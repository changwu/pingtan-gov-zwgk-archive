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君山片区安全生产专项整治三年行动</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实施方案</w:t>
      </w:r>
    </w:p>
    <w:p>
      <w:pPr>
        <w:keepNext w:val="0"/>
        <w:keepLines w:val="0"/>
        <w:pageBreakBefore w:val="0"/>
        <w:kinsoku/>
        <w:overflowPunct/>
        <w:topLinePunct w:val="0"/>
        <w:bidi w:val="0"/>
        <w:spacing w:line="600" w:lineRule="exact"/>
        <w:ind w:firstLine="640" w:firstLineChars="200"/>
        <w:rPr>
          <w:rFonts w:hint="eastAsia" w:ascii="仿宋_GB2312" w:eastAsia="仿宋_GB2312" w:cs="仿宋_GB2312"/>
          <w:sz w:val="32"/>
          <w:szCs w:val="32"/>
        </w:rPr>
      </w:pP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为认真贯彻落实习近平总书记关于安全生产重要论述，特别是近期作出的“从根本上消除事故隐患”的重要指示精神，按照李克强总理等国务院领导批示要求，</w:t>
      </w:r>
      <w:r>
        <w:rPr>
          <w:rFonts w:hint="eastAsia" w:ascii="仿宋_GB2312" w:eastAsia="仿宋_GB2312" w:cs="仿宋_GB2312"/>
          <w:spacing w:val="8"/>
          <w:sz w:val="32"/>
          <w:szCs w:val="32"/>
          <w:shd w:val="clear" w:color="auto" w:fill="FFFFFF"/>
        </w:rPr>
        <w:t>根据《全</w:t>
      </w:r>
      <w:r>
        <w:rPr>
          <w:rFonts w:hint="eastAsia" w:ascii="仿宋_GB2312" w:eastAsia="仿宋_GB2312" w:cs="仿宋_GB2312"/>
          <w:spacing w:val="8"/>
          <w:sz w:val="32"/>
          <w:szCs w:val="32"/>
          <w:shd w:val="clear" w:color="auto" w:fill="FFFFFF"/>
          <w:lang w:eastAsia="zh-CN"/>
        </w:rPr>
        <w:t>省</w:t>
      </w:r>
      <w:r>
        <w:rPr>
          <w:rFonts w:hint="eastAsia" w:ascii="仿宋_GB2312" w:eastAsia="仿宋_GB2312" w:cs="仿宋_GB2312"/>
          <w:spacing w:val="8"/>
          <w:sz w:val="32"/>
          <w:szCs w:val="32"/>
          <w:shd w:val="clear" w:color="auto" w:fill="FFFFFF"/>
        </w:rPr>
        <w:t>安全生产专项整治三年行动计划》和《全</w:t>
      </w:r>
      <w:r>
        <w:rPr>
          <w:rFonts w:hint="eastAsia" w:ascii="仿宋_GB2312" w:eastAsia="仿宋_GB2312" w:cs="仿宋_GB2312"/>
          <w:spacing w:val="8"/>
          <w:sz w:val="32"/>
          <w:szCs w:val="32"/>
          <w:shd w:val="clear" w:color="auto" w:fill="FFFFFF"/>
          <w:lang w:eastAsia="zh-CN"/>
        </w:rPr>
        <w:t>区</w:t>
      </w:r>
      <w:r>
        <w:rPr>
          <w:rFonts w:hint="eastAsia" w:ascii="仿宋_GB2312" w:eastAsia="仿宋_GB2312" w:cs="仿宋_GB2312"/>
          <w:spacing w:val="8"/>
          <w:sz w:val="32"/>
          <w:szCs w:val="32"/>
          <w:shd w:val="clear" w:color="auto" w:fill="FFFFFF"/>
        </w:rPr>
        <w:t>安全生产专项整治三年行动实施方案》有关要求，以及省委、省政府和区党工委、管委会关于安全生产工作的具体部署，结合《</w:t>
      </w:r>
      <w:r>
        <w:rPr>
          <w:rFonts w:hint="eastAsia" w:ascii="仿宋_GB2312" w:eastAsia="仿宋_GB2312" w:cs="仿宋_GB2312"/>
          <w:spacing w:val="8"/>
          <w:sz w:val="32"/>
          <w:szCs w:val="32"/>
          <w:shd w:val="clear" w:color="auto" w:fill="FFFFFF"/>
          <w:lang w:eastAsia="zh-CN"/>
        </w:rPr>
        <w:t>君山片区</w:t>
      </w:r>
      <w:r>
        <w:rPr>
          <w:rFonts w:hint="eastAsia" w:ascii="仿宋_GB2312" w:eastAsia="仿宋_GB2312" w:cs="仿宋_GB2312"/>
          <w:spacing w:val="8"/>
          <w:sz w:val="32"/>
          <w:szCs w:val="32"/>
          <w:shd w:val="clear" w:color="auto" w:fill="FFFFFF"/>
        </w:rPr>
        <w:t>安全隐患大排查大整治工作方案》，制定</w:t>
      </w:r>
      <w:r>
        <w:rPr>
          <w:rFonts w:hint="eastAsia" w:ascii="仿宋_GB2312" w:eastAsia="仿宋_GB2312" w:cs="仿宋_GB2312"/>
          <w:spacing w:val="8"/>
          <w:sz w:val="32"/>
          <w:szCs w:val="32"/>
          <w:shd w:val="clear" w:color="auto" w:fill="FFFFFF"/>
          <w:lang w:eastAsia="zh-CN"/>
        </w:rPr>
        <w:t>君山片区</w:t>
      </w:r>
      <w:r>
        <w:rPr>
          <w:rFonts w:hint="eastAsia" w:ascii="仿宋_GB2312" w:eastAsia="仿宋_GB2312" w:cs="仿宋_GB2312"/>
          <w:sz w:val="32"/>
          <w:szCs w:val="32"/>
        </w:rPr>
        <w:t>安全生产专项整治三年行动实施方案。</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仿宋_GB2312" w:hAnsi="仿宋_GB2312" w:eastAsia="仿宋_GB2312" w:cs="仿宋_GB2312"/>
          <w:sz w:val="32"/>
          <w:szCs w:val="32"/>
          <w:lang w:val="en-US" w:eastAsia="zh-CN"/>
        </w:rPr>
        <w:t xml:space="preserve"> </w:t>
      </w:r>
      <w:r>
        <w:rPr>
          <w:rFonts w:hint="eastAsia" w:ascii="黑体" w:eastAsia="黑体" w:cs="黑体"/>
          <w:sz w:val="32"/>
          <w:szCs w:val="32"/>
        </w:rPr>
        <w:t>一、总体要求</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坚持以习近平新时代中国特色社会主义思想为指导，全面贯彻党的十九大和十九届二中、三中、四中全会精神，深入贯彻习近平总书记关于安全生产重要论述，树牢安全发展理念，强化底线思维和红线意识，坚持问题导向、目标导向和结果导向，深化源头治理、系统治理和综合治理，切实在转变理念、狠抓治本上下功夫，完善和落实重在“从根本上消除事故隐患”的责任链条、制度成果、管理办法、重点工程和工作机制，着力防范化解危及人身安全风险隐患，深查、细查、严查，补短板、堵漏洞、扫死角，力争专项整治取得积极成效，事故总量持续下降，一般事故有效控制，坚决遏制较大及以上事故，</w:t>
      </w:r>
      <w:r>
        <w:rPr>
          <w:rFonts w:hint="eastAsia" w:ascii="仿宋_GB2312" w:eastAsia="仿宋_GB2312" w:cs="仿宋_GB2312"/>
          <w:sz w:val="32"/>
          <w:szCs w:val="32"/>
          <w:lang w:eastAsia="zh-CN"/>
        </w:rPr>
        <w:t>片区</w:t>
      </w:r>
      <w:r>
        <w:rPr>
          <w:rFonts w:hint="eastAsia" w:ascii="仿宋_GB2312" w:eastAsia="仿宋_GB2312" w:cs="仿宋_GB2312"/>
          <w:sz w:val="32"/>
          <w:szCs w:val="32"/>
        </w:rPr>
        <w:t>安全生产整体水平明显提高，为全面维护好人民群众生命财产安全，深入推进“一岛两窗三区”建设提供有力的安全生产保障。</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二、主要任务</w:t>
      </w:r>
    </w:p>
    <w:p>
      <w:pPr>
        <w:keepNext w:val="0"/>
        <w:keepLines w:val="0"/>
        <w:pageBreakBefore w:val="0"/>
        <w:kinsoku/>
        <w:overflowPunct/>
        <w:topLinePunct w:val="0"/>
        <w:bidi w:val="0"/>
        <w:adjustRightInd w:val="0"/>
        <w:snapToGrid w:val="0"/>
        <w:spacing w:line="600" w:lineRule="exact"/>
        <w:ind w:firstLine="640" w:firstLineChars="200"/>
        <w:rPr>
          <w:rFonts w:hint="eastAsia" w:ascii="仿宋_GB2312" w:eastAsia="仿宋_GB2312" w:cs="仿宋_GB2312"/>
          <w:bCs/>
          <w:sz w:val="32"/>
          <w:szCs w:val="32"/>
        </w:rPr>
      </w:pPr>
      <w:r>
        <w:rPr>
          <w:rFonts w:hint="eastAsia" w:ascii="仿宋_GB2312" w:eastAsia="仿宋_GB2312" w:cs="仿宋_GB2312"/>
          <w:bCs/>
          <w:sz w:val="32"/>
          <w:szCs w:val="32"/>
        </w:rPr>
        <w:t>推动各有关</w:t>
      </w:r>
      <w:r>
        <w:rPr>
          <w:rFonts w:hint="eastAsia" w:ascii="仿宋_GB2312" w:eastAsia="仿宋_GB2312" w:cs="仿宋_GB2312"/>
          <w:bCs/>
          <w:sz w:val="32"/>
          <w:szCs w:val="32"/>
          <w:lang w:eastAsia="zh-CN"/>
        </w:rPr>
        <w:t>处室</w:t>
      </w:r>
      <w:r>
        <w:rPr>
          <w:rFonts w:hint="eastAsia" w:ascii="仿宋_GB2312" w:eastAsia="仿宋_GB2312" w:cs="仿宋_GB2312"/>
          <w:bCs/>
          <w:sz w:val="32"/>
          <w:szCs w:val="32"/>
        </w:rPr>
        <w:t>和企业单位坚持以习近平总书记关于安全生产重要论述武装头脑、指导实践，务必把安全生产摆到重要位置，切实解决思想认知不足、安全发展理念不牢和抓落实存在很大差距等突出问题；完善和落实安全生产责任和管理制度，健全落实党政同责、一岗双责、齐抓共管、失职追责的安全生产责任制，厘清各有关</w:t>
      </w:r>
      <w:r>
        <w:rPr>
          <w:rFonts w:hint="eastAsia" w:ascii="仿宋_GB2312" w:eastAsia="仿宋_GB2312" w:cs="仿宋_GB2312"/>
          <w:bCs/>
          <w:sz w:val="32"/>
          <w:szCs w:val="32"/>
          <w:lang w:eastAsia="zh-CN"/>
        </w:rPr>
        <w:t>处室</w:t>
      </w:r>
      <w:r>
        <w:rPr>
          <w:rFonts w:hint="eastAsia" w:ascii="仿宋_GB2312" w:eastAsia="仿宋_GB2312" w:cs="仿宋_GB2312"/>
          <w:bCs/>
          <w:sz w:val="32"/>
          <w:szCs w:val="32"/>
        </w:rPr>
        <w:t>和单位安全生产职责，强化党政领导责任、</w:t>
      </w:r>
      <w:r>
        <w:rPr>
          <w:rFonts w:hint="eastAsia" w:ascii="仿宋_GB2312" w:eastAsia="仿宋_GB2312" w:cs="仿宋_GB2312"/>
          <w:bCs/>
          <w:sz w:val="32"/>
          <w:szCs w:val="32"/>
          <w:lang w:eastAsia="zh-CN"/>
        </w:rPr>
        <w:t>处室</w:t>
      </w:r>
      <w:r>
        <w:rPr>
          <w:rFonts w:hint="eastAsia" w:ascii="仿宋_GB2312" w:eastAsia="仿宋_GB2312" w:cs="仿宋_GB2312"/>
          <w:bCs/>
          <w:sz w:val="32"/>
          <w:szCs w:val="32"/>
        </w:rPr>
        <w:t>监管责任和企业主体责任，推进安全生产由企业被动接受监管向主动加强管理转变、安全风险管控由政府推动为主向企业自主开展转变、隐患排查治理由</w:t>
      </w:r>
      <w:r>
        <w:rPr>
          <w:rFonts w:hint="eastAsia" w:ascii="仿宋_GB2312" w:eastAsia="仿宋_GB2312" w:cs="仿宋_GB2312"/>
          <w:bCs/>
          <w:sz w:val="32"/>
          <w:szCs w:val="32"/>
          <w:lang w:eastAsia="zh-CN"/>
        </w:rPr>
        <w:t>处室</w:t>
      </w:r>
      <w:r>
        <w:rPr>
          <w:rFonts w:hint="eastAsia" w:ascii="仿宋_GB2312" w:eastAsia="仿宋_GB2312" w:cs="仿宋_GB2312"/>
          <w:bCs/>
          <w:sz w:val="32"/>
          <w:szCs w:val="32"/>
        </w:rPr>
        <w:t>行政执法为主向企业日常自查自纠转变；持续加强基础建设，全面提升本质安全水平。结合</w:t>
      </w:r>
      <w:r>
        <w:rPr>
          <w:rFonts w:hint="eastAsia" w:ascii="仿宋_GB2312" w:eastAsia="仿宋_GB2312" w:cs="仿宋_GB2312"/>
          <w:bCs/>
          <w:sz w:val="32"/>
          <w:szCs w:val="32"/>
          <w:lang w:eastAsia="zh-CN"/>
        </w:rPr>
        <w:t>片</w:t>
      </w:r>
      <w:r>
        <w:rPr>
          <w:rFonts w:hint="eastAsia" w:ascii="仿宋_GB2312" w:eastAsia="仿宋_GB2312" w:cs="仿宋_GB2312"/>
          <w:bCs/>
          <w:sz w:val="32"/>
          <w:szCs w:val="32"/>
        </w:rPr>
        <w:t>区实际，重点分</w:t>
      </w:r>
      <w:r>
        <w:rPr>
          <w:rFonts w:ascii="仿宋_GB2312" w:eastAsia="仿宋_GB2312" w:cs="仿宋_GB2312"/>
          <w:bCs/>
          <w:sz w:val="32"/>
          <w:szCs w:val="32"/>
        </w:rPr>
        <w:t>2</w:t>
      </w:r>
      <w:r>
        <w:rPr>
          <w:rFonts w:hint="eastAsia" w:ascii="仿宋_GB2312" w:eastAsia="仿宋_GB2312" w:cs="仿宋_GB2312"/>
          <w:bCs/>
          <w:sz w:val="32"/>
          <w:szCs w:val="32"/>
        </w:rPr>
        <w:t>个专题和</w:t>
      </w:r>
      <w:r>
        <w:rPr>
          <w:rFonts w:hint="eastAsia" w:ascii="仿宋_GB2312" w:eastAsia="仿宋_GB2312" w:cs="仿宋_GB2312"/>
          <w:bCs/>
          <w:sz w:val="32"/>
          <w:szCs w:val="32"/>
          <w:lang w:val="en-US" w:eastAsia="zh-CN"/>
        </w:rPr>
        <w:t>9</w:t>
      </w:r>
      <w:r>
        <w:rPr>
          <w:rFonts w:hint="eastAsia" w:ascii="仿宋_GB2312" w:eastAsia="仿宋_GB2312" w:cs="仿宋_GB2312"/>
          <w:bCs/>
          <w:sz w:val="32"/>
          <w:szCs w:val="32"/>
        </w:rPr>
        <w:t>个行业领域深入推动实施。</w:t>
      </w:r>
    </w:p>
    <w:p>
      <w:pPr>
        <w:keepNext w:val="0"/>
        <w:keepLines w:val="0"/>
        <w:pageBreakBefore w:val="0"/>
        <w:kinsoku/>
        <w:overflowPunct/>
        <w:topLinePunct w:val="0"/>
        <w:bidi w:val="0"/>
        <w:spacing w:line="600" w:lineRule="exact"/>
        <w:ind w:firstLine="643" w:firstLineChars="200"/>
        <w:rPr>
          <w:rFonts w:ascii="楷体_GB2312" w:eastAsia="楷体_GB2312" w:cs="楷体_GB2312"/>
          <w:sz w:val="32"/>
          <w:szCs w:val="32"/>
        </w:rPr>
      </w:pPr>
      <w:r>
        <w:rPr>
          <w:rFonts w:hint="eastAsia" w:ascii="楷体_GB2312" w:hAnsi="楷体_GB2312" w:eastAsia="楷体_GB2312" w:cs="楷体_GB2312"/>
          <w:b/>
          <w:bCs w:val="0"/>
          <w:sz w:val="32"/>
          <w:szCs w:val="32"/>
        </w:rPr>
        <w:t>（一）学习宣传贯彻习近平总书记关于安全生产重要论述专题。</w:t>
      </w:r>
      <w:r>
        <w:rPr>
          <w:rFonts w:hint="eastAsia" w:ascii="仿宋_GB2312" w:hAnsi="仿宋_GB2312" w:eastAsia="仿宋_GB2312" w:cs="仿宋_GB2312"/>
          <w:b/>
          <w:sz w:val="32"/>
          <w:szCs w:val="32"/>
        </w:rPr>
        <w:t>一是集中抓学习教育。</w:t>
      </w:r>
      <w:r>
        <w:rPr>
          <w:rFonts w:hint="eastAsia" w:ascii="仿宋_GB2312" w:eastAsia="仿宋_GB2312" w:cs="仿宋_GB2312"/>
          <w:sz w:val="32"/>
          <w:szCs w:val="32"/>
        </w:rPr>
        <w:t>组织开展“生命重于泰山</w:t>
      </w:r>
      <w:r>
        <w:rPr>
          <w:rFonts w:ascii="仿宋_GB2312" w:eastAsia="仿宋_GB2312" w:cs="仿宋_GB2312"/>
          <w:sz w:val="32"/>
          <w:szCs w:val="32"/>
        </w:rPr>
        <w:t>——</w:t>
      </w:r>
      <w:r>
        <w:rPr>
          <w:rFonts w:hint="eastAsia" w:ascii="仿宋_GB2312" w:eastAsia="仿宋_GB2312" w:cs="仿宋_GB2312"/>
          <w:sz w:val="32"/>
          <w:szCs w:val="32"/>
        </w:rPr>
        <w:t>学习习近平总书记关于安全生产重要论述”电视专题片集中学习教育和广泛宣传活动。党委理论学习中心组安排专题学习，结合</w:t>
      </w:r>
      <w:r>
        <w:rPr>
          <w:rFonts w:hint="eastAsia" w:ascii="仿宋_GB2312" w:eastAsia="仿宋_GB2312" w:cs="仿宋_GB2312"/>
          <w:sz w:val="32"/>
          <w:szCs w:val="32"/>
          <w:lang w:eastAsia="zh-CN"/>
        </w:rPr>
        <w:t>片区</w:t>
      </w:r>
      <w:r>
        <w:rPr>
          <w:rFonts w:hint="eastAsia" w:ascii="仿宋_GB2312" w:eastAsia="仿宋_GB2312" w:cs="仿宋_GB2312"/>
          <w:sz w:val="32"/>
          <w:szCs w:val="32"/>
        </w:rPr>
        <w:t>实际研究贯彻落实措施，分级分批组织安全监管干部和企业负责人、安全管理人员开展轮训，推进学习教育全覆盖。</w:t>
      </w:r>
      <w:r>
        <w:rPr>
          <w:rFonts w:hint="eastAsia" w:ascii="仿宋_GB2312" w:eastAsia="仿宋_GB2312" w:cs="仿宋_GB2312"/>
          <w:b/>
          <w:sz w:val="32"/>
          <w:szCs w:val="32"/>
        </w:rPr>
        <w:t>二是系统抓宣传贯彻。</w:t>
      </w:r>
      <w:r>
        <w:rPr>
          <w:rFonts w:hint="eastAsia" w:ascii="仿宋_GB2312" w:eastAsia="仿宋_GB2312" w:cs="仿宋_GB2312"/>
          <w:sz w:val="32"/>
          <w:szCs w:val="32"/>
        </w:rPr>
        <w:t>将宣传贯彻习近平总书记关于安全生产重要论述纳入宣传工作重点，精心制定宣传方案，部署开展经常性、系统性宣传贯彻和主题宣讲活动，形成集中宣传声势。</w:t>
      </w:r>
      <w:r>
        <w:rPr>
          <w:rFonts w:hint="eastAsia" w:ascii="仿宋_GB2312" w:eastAsia="仿宋_GB2312" w:cs="仿宋_GB2312"/>
          <w:b/>
          <w:sz w:val="32"/>
          <w:szCs w:val="32"/>
        </w:rPr>
        <w:t>三是着力抓责任落实。</w:t>
      </w:r>
      <w:r>
        <w:rPr>
          <w:rFonts w:hint="eastAsia" w:ascii="仿宋_GB2312" w:eastAsia="仿宋_GB2312" w:cs="仿宋_GB2312"/>
          <w:sz w:val="32"/>
          <w:szCs w:val="32"/>
        </w:rPr>
        <w:t>认真落实《福建省党政领导干部安全生产责任制实施细则》，健全定期研究解决安全生产重大问题的会议制度。各有关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要把安全生产工作作为本行业领域管理的重要内容，切实消除盲区漏洞。</w:t>
      </w:r>
      <w:r>
        <w:rPr>
          <w:rFonts w:hint="eastAsia" w:ascii="仿宋_GB2312" w:eastAsia="仿宋_GB2312" w:cs="仿宋_GB2312"/>
          <w:b/>
          <w:sz w:val="32"/>
          <w:szCs w:val="32"/>
        </w:rPr>
        <w:t>四是有效抓安全风险防范。</w:t>
      </w:r>
      <w:r>
        <w:rPr>
          <w:rFonts w:hint="eastAsia" w:ascii="仿宋_GB2312" w:eastAsia="仿宋_GB2312" w:cs="仿宋_GB2312"/>
          <w:sz w:val="32"/>
          <w:szCs w:val="32"/>
        </w:rPr>
        <w:t>建立公共安全隐患排查和安全预防控制体系，建立安全风险评估制度。突出重点行业领域开展专项整治，尤其要突出加强危险化学品、桥梁、隧道、铁路、电力、油气、水利等重大工程和设施安全风险防控，强化规划设计、建设施工、运营管理等各个环节的安全责任措施落实。深入贯彻落实区党工委、管委会印发的《关于推进安全生产领域改革发展的实施意见》，按照要求做好危险化学品安全监管和安全生产执法体制改革，建立健全安全生产有关规章制度。</w:t>
      </w:r>
      <w:r>
        <w:rPr>
          <w:rFonts w:hint="eastAsia" w:ascii="仿宋_GB2312" w:eastAsia="仿宋_GB2312" w:cs="仿宋_GB2312"/>
          <w:b/>
          <w:sz w:val="32"/>
          <w:szCs w:val="32"/>
        </w:rPr>
        <w:t>五是切实抓队伍建设。</w:t>
      </w:r>
      <w:r>
        <w:rPr>
          <w:rFonts w:hint="eastAsia" w:ascii="仿宋_GB2312" w:eastAsia="仿宋_GB2312" w:cs="仿宋_GB2312"/>
          <w:sz w:val="32"/>
          <w:szCs w:val="32"/>
        </w:rPr>
        <w:t>认真落实安全生产行政执法队伍建设规划和标准导则，提升安全监管执法水平。</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党群工作</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党政办</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35" w:firstLineChars="200"/>
        <w:rPr>
          <w:rFonts w:hint="eastAsia" w:ascii="楷体_GB2312" w:eastAsia="楷体_GB2312" w:cs="楷体_GB2312"/>
          <w:spacing w:val="-2"/>
          <w:sz w:val="32"/>
          <w:szCs w:val="32"/>
        </w:rPr>
      </w:pPr>
      <w:r>
        <w:rPr>
          <w:rFonts w:hint="eastAsia" w:ascii="楷体_GB2312" w:hAnsi="楷体_GB2312" w:eastAsia="楷体_GB2312" w:cs="楷体_GB2312"/>
          <w:b/>
          <w:bCs w:val="0"/>
          <w:spacing w:val="-2"/>
          <w:sz w:val="32"/>
          <w:szCs w:val="32"/>
        </w:rPr>
        <w:t>（二）落实企业安全生产主体责任专题。</w:t>
      </w:r>
      <w:r>
        <w:rPr>
          <w:rFonts w:hint="eastAsia" w:ascii="楷体_GB2312" w:hAnsi="楷体_GB2312" w:eastAsia="楷体_GB2312" w:cs="楷体_GB2312"/>
          <w:b/>
          <w:bCs/>
          <w:spacing w:val="-2"/>
          <w:sz w:val="32"/>
          <w:szCs w:val="32"/>
        </w:rPr>
        <w:t>一是建立健全企业安全生产责任体系。</w:t>
      </w:r>
      <w:r>
        <w:rPr>
          <w:rFonts w:hint="eastAsia" w:ascii="仿宋_GB2312" w:eastAsia="仿宋_GB2312" w:cs="仿宋_GB2312"/>
          <w:spacing w:val="-2"/>
          <w:sz w:val="32"/>
          <w:szCs w:val="32"/>
        </w:rPr>
        <w:t>制定落实企业安全生产主体责任若干制度，落实全员安全生产责任制，加强企业安全文化建设</w:t>
      </w:r>
      <w:r>
        <w:rPr>
          <w:rFonts w:hint="eastAsia" w:ascii="仿宋_GB2312" w:eastAsia="仿宋_GB2312" w:cs="仿宋_GB2312"/>
          <w:spacing w:val="-2"/>
          <w:sz w:val="32"/>
          <w:szCs w:val="32"/>
          <w:lang w:eastAsia="zh-CN"/>
        </w:rPr>
        <w:t>。</w:t>
      </w:r>
      <w:r>
        <w:rPr>
          <w:rFonts w:hint="eastAsia" w:ascii="仿宋_GB2312" w:eastAsia="仿宋_GB2312" w:cs="仿宋_GB2312"/>
          <w:b/>
          <w:bCs/>
          <w:spacing w:val="-2"/>
          <w:sz w:val="32"/>
          <w:szCs w:val="32"/>
        </w:rPr>
        <w:t>二是建立健全企业安全风险防控体系。</w:t>
      </w:r>
      <w:r>
        <w:rPr>
          <w:rFonts w:hint="eastAsia" w:ascii="仿宋_GB2312" w:eastAsia="仿宋_GB2312" w:cs="仿宋_GB2312"/>
          <w:spacing w:val="-2"/>
          <w:sz w:val="32"/>
          <w:szCs w:val="32"/>
        </w:rPr>
        <w:t>推动企业定期开展安全风险辨识评估，针对高危工艺、设备、物品、场所和岗位等，加强动态分级管理，落实风险防控措施，实现可防可控。</w:t>
      </w:r>
      <w:r>
        <w:rPr>
          <w:rFonts w:hint="eastAsia" w:ascii="仿宋_GB2312" w:eastAsia="仿宋_GB2312" w:cs="仿宋_GB2312"/>
          <w:b/>
          <w:bCs/>
          <w:spacing w:val="-2"/>
          <w:sz w:val="32"/>
          <w:szCs w:val="32"/>
        </w:rPr>
        <w:t>三是建立健全隐患排查治理体系。</w:t>
      </w:r>
      <w:r>
        <w:rPr>
          <w:rFonts w:hint="eastAsia" w:ascii="仿宋_GB2312" w:eastAsia="仿宋_GB2312" w:cs="仿宋_GB2312"/>
          <w:spacing w:val="-2"/>
          <w:sz w:val="32"/>
          <w:szCs w:val="32"/>
        </w:rPr>
        <w:t>规范分级分类排查治理标准，明确“查什么怎么查”“做什么怎么做”，加强落实重大隐患治理，继续推行安全风险隐患提示制度，适时将大排查大整治发现的重大隐患进行挂牌督办，推进整改清零。</w:t>
      </w:r>
      <w:r>
        <w:rPr>
          <w:rFonts w:hint="eastAsia" w:ascii="仿宋_GB2312" w:eastAsia="仿宋_GB2312" w:cs="仿宋_GB2312"/>
          <w:b/>
          <w:bCs/>
          <w:spacing w:val="-2"/>
          <w:sz w:val="32"/>
          <w:szCs w:val="32"/>
        </w:rPr>
        <w:t>四是建立健全安全生产社会化服务体系。</w:t>
      </w:r>
      <w:r>
        <w:rPr>
          <w:rFonts w:hint="eastAsia" w:ascii="仿宋_GB2312" w:eastAsia="仿宋_GB2312" w:cs="仿宋_GB2312"/>
          <w:spacing w:val="-2"/>
          <w:sz w:val="32"/>
          <w:szCs w:val="32"/>
        </w:rPr>
        <w:t>督促企业加大安全投入，用足用好企业安全生产费用提取使用，重点用于风险防控和隐患排查治理，推进各重点行业领域机械化、信息化、智能化建设。</w:t>
      </w:r>
      <w:r>
        <w:rPr>
          <w:rFonts w:hint="eastAsia" w:ascii="仿宋_GB2312" w:eastAsia="仿宋_GB2312" w:cs="仿宋_GB2312"/>
          <w:b/>
          <w:bCs/>
          <w:spacing w:val="-2"/>
          <w:sz w:val="32"/>
          <w:szCs w:val="32"/>
        </w:rPr>
        <w:t>五是建立健全安全生产标准化规范体系。</w:t>
      </w:r>
      <w:r>
        <w:rPr>
          <w:rFonts w:hint="eastAsia" w:ascii="仿宋_GB2312" w:eastAsia="仿宋_GB2312" w:cs="仿宋_GB2312"/>
          <w:spacing w:val="-2"/>
          <w:sz w:val="32"/>
          <w:szCs w:val="32"/>
        </w:rPr>
        <w:t>突出企业安全生产工作的日常化、显性化，建立自我约束、持续改进的内生机制，实现安全生产现场管理、操作行为、设备设施和作业环境的规范化。</w:t>
      </w:r>
      <w:r>
        <w:rPr>
          <w:rFonts w:hint="eastAsia" w:ascii="仿宋_GB2312" w:eastAsia="仿宋_GB2312" w:cs="仿宋_GB2312"/>
          <w:b/>
          <w:bCs/>
          <w:spacing w:val="-2"/>
          <w:sz w:val="32"/>
          <w:szCs w:val="32"/>
        </w:rPr>
        <w:t>六是建立健全企业安全管理制度体系。</w:t>
      </w:r>
      <w:r>
        <w:rPr>
          <w:rFonts w:hint="eastAsia" w:ascii="仿宋_GB2312" w:eastAsia="仿宋_GB2312" w:cs="仿宋_GB2312"/>
          <w:spacing w:val="-2"/>
          <w:sz w:val="32"/>
          <w:szCs w:val="32"/>
        </w:rPr>
        <w:t>完善和落实企业安全生产诚信、承诺公告、举报奖励和教育培训等制度，建立健全企业风险管控和隐患排查治理情况向负有安全生产监督管理职责的</w:t>
      </w:r>
      <w:r>
        <w:rPr>
          <w:rFonts w:hint="eastAsia" w:ascii="仿宋_GB2312" w:eastAsia="仿宋_GB2312" w:cs="仿宋_GB2312"/>
          <w:spacing w:val="-2"/>
          <w:sz w:val="32"/>
          <w:szCs w:val="32"/>
          <w:lang w:eastAsia="zh-CN"/>
        </w:rPr>
        <w:t>处室的报告</w:t>
      </w:r>
      <w:r>
        <w:rPr>
          <w:rFonts w:hint="eastAsia" w:ascii="仿宋_GB2312" w:eastAsia="仿宋_GB2312" w:cs="仿宋_GB2312"/>
          <w:color w:val="auto"/>
          <w:spacing w:val="-2"/>
          <w:sz w:val="32"/>
          <w:szCs w:val="32"/>
        </w:rPr>
        <w:t>制度</w:t>
      </w:r>
      <w:r>
        <w:rPr>
          <w:rFonts w:hint="eastAsia" w:ascii="仿宋_GB2312" w:eastAsia="仿宋_GB2312" w:cs="仿宋_GB2312"/>
          <w:spacing w:val="-2"/>
          <w:sz w:val="32"/>
          <w:szCs w:val="32"/>
        </w:rPr>
        <w:t>，自觉接受监督。</w:t>
      </w:r>
      <w:r>
        <w:rPr>
          <w:rFonts w:hint="eastAsia" w:ascii="仿宋_GB2312" w:hAnsi="仿宋_GB2312" w:eastAsia="仿宋_GB2312" w:cs="仿宋_GB2312"/>
          <w:spacing w:val="-2"/>
          <w:sz w:val="32"/>
          <w:szCs w:val="32"/>
        </w:rPr>
        <w:t>（</w:t>
      </w:r>
      <w:r>
        <w:rPr>
          <w:rFonts w:hint="eastAsia" w:ascii="仿宋_GB2312" w:hAnsi="仿宋_GB2312" w:eastAsia="仿宋_GB2312" w:cs="仿宋_GB2312"/>
          <w:spacing w:val="-2"/>
          <w:sz w:val="32"/>
          <w:szCs w:val="32"/>
          <w:lang w:eastAsia="zh-CN"/>
        </w:rPr>
        <w:t>经济发展处、政法综治处</w:t>
      </w:r>
      <w:r>
        <w:rPr>
          <w:rFonts w:hint="eastAsia" w:ascii="仿宋_GB2312" w:hAnsi="仿宋_GB2312" w:eastAsia="仿宋_GB2312" w:cs="仿宋_GB2312"/>
          <w:spacing w:val="-2"/>
          <w:sz w:val="32"/>
          <w:szCs w:val="32"/>
        </w:rPr>
        <w:t>按职责分工负责）</w:t>
      </w:r>
    </w:p>
    <w:p>
      <w:pPr>
        <w:keepNext w:val="0"/>
        <w:keepLines w:val="0"/>
        <w:pageBreakBefore w:val="0"/>
        <w:kinsoku/>
        <w:overflowPunct/>
        <w:topLinePunct w:val="0"/>
        <w:bidi w:val="0"/>
        <w:spacing w:line="600" w:lineRule="exact"/>
        <w:ind w:firstLine="643" w:firstLineChars="200"/>
        <w:rPr>
          <w:rFonts w:hint="eastAsia" w:ascii="仿宋_GB2312" w:hAnsi="仿宋_GB2312" w:eastAsia="仿宋_GB2312" w:cs="仿宋_GB2312"/>
          <w:sz w:val="32"/>
          <w:szCs w:val="32"/>
        </w:rPr>
      </w:pPr>
      <w:r>
        <w:rPr>
          <w:rFonts w:hint="eastAsia" w:ascii="楷体_GB2312" w:eastAsia="楷体_GB2312"/>
          <w:b/>
          <w:bCs w:val="0"/>
          <w:sz w:val="32"/>
          <w:szCs w:val="32"/>
        </w:rPr>
        <w:t>（三）危险化学品、烟花爆竹和民爆物品安全整治。</w:t>
      </w:r>
      <w:r>
        <w:rPr>
          <w:rFonts w:hint="eastAsia" w:ascii="仿宋_GB2312" w:eastAsia="仿宋_GB2312"/>
          <w:sz w:val="32"/>
          <w:szCs w:val="32"/>
        </w:rPr>
        <w:t>贯彻落实《中共中央办公厅</w:t>
      </w:r>
      <w:r>
        <w:rPr>
          <w:rFonts w:ascii="仿宋_GB2312" w:eastAsia="仿宋_GB2312"/>
          <w:sz w:val="32"/>
          <w:szCs w:val="32"/>
        </w:rPr>
        <w:t xml:space="preserve"> </w:t>
      </w:r>
      <w:r>
        <w:rPr>
          <w:rFonts w:hint="eastAsia" w:ascii="仿宋_GB2312" w:eastAsia="仿宋_GB2312"/>
          <w:sz w:val="32"/>
          <w:szCs w:val="32"/>
        </w:rPr>
        <w:t>国务院办公厅关于全面加强危险化学品安全生产工作的意见》，推动各项制度措施落地见效。从安全准入、隐患排查治理、强化各环节监管等方面提升危险化学品重大安全风险管控能力。完善和落实危险化学品企业安全风险隐患排查治理导则，分级分类排查治理安全风险和隐患，全面提高危险化学品企业本质安全水平。通过教育培训、实施安全技能提升行动计划等提高从业人员素质能力。严格精准执法、全面推进安全生产标准化建设、开展“打非治违”</w:t>
      </w:r>
      <w:r>
        <w:rPr>
          <w:rFonts w:hint="eastAsia" w:ascii="仿宋_GB2312" w:eastAsia="仿宋_GB2312"/>
          <w:sz w:val="32"/>
          <w:szCs w:val="32"/>
          <w:lang w:val="en-US" w:eastAsia="zh-CN"/>
        </w:rPr>
        <w:t>行动</w:t>
      </w:r>
      <w:r>
        <w:rPr>
          <w:rFonts w:hint="eastAsia" w:ascii="仿宋_GB2312" w:eastAsia="仿宋_GB2312"/>
          <w:sz w:val="32"/>
          <w:szCs w:val="32"/>
        </w:rPr>
        <w:t>。强化监管队伍建设，加强应急救援能力建设</w:t>
      </w:r>
      <w:r>
        <w:rPr>
          <w:rFonts w:hint="eastAsia" w:ascii="仿宋_GB2312" w:eastAsia="仿宋_GB2312"/>
          <w:sz w:val="32"/>
          <w:szCs w:val="32"/>
          <w:lang w:eastAsia="zh-CN"/>
        </w:rPr>
        <w:t>，</w:t>
      </w:r>
      <w:r>
        <w:rPr>
          <w:rFonts w:hint="eastAsia" w:ascii="仿宋_GB2312" w:eastAsia="仿宋_GB2312"/>
          <w:sz w:val="32"/>
          <w:szCs w:val="32"/>
        </w:rPr>
        <w:t>提高安全监管水平。重点整治烟花爆竹批发企业“六严禁”不落实，烟花爆竹零售点“两关闭”“三严禁”不落实，“下店上宅”“前店后宅”等不符合安全要求的问题。</w:t>
      </w:r>
      <w:r>
        <w:rPr>
          <w:rFonts w:hint="eastAsia" w:ascii="仿宋_GB2312" w:eastAsia="仿宋_GB2312"/>
          <w:color w:val="auto"/>
          <w:sz w:val="32"/>
          <w:szCs w:val="32"/>
        </w:rPr>
        <w:t>重点整治民爆物品企业安全措施不完善，视频监控存在盲区，安全联锁参数设置不合理，出入库管理不规范等问题。</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负责）</w:t>
      </w:r>
    </w:p>
    <w:p>
      <w:pPr>
        <w:keepNext w:val="0"/>
        <w:keepLines w:val="0"/>
        <w:pageBreakBefore w:val="0"/>
        <w:kinsoku/>
        <w:overflowPunct/>
        <w:topLinePunct w:val="0"/>
        <w:bidi w:val="0"/>
        <w:spacing w:line="600" w:lineRule="exact"/>
        <w:ind w:firstLine="643" w:firstLineChars="200"/>
        <w:rPr>
          <w:rFonts w:hint="eastAsia" w:ascii="楷体_GB2312" w:eastAsia="楷体_GB2312" w:cs="楷体_GB2312"/>
          <w:sz w:val="32"/>
          <w:szCs w:val="32"/>
        </w:rPr>
      </w:pPr>
      <w:r>
        <w:rPr>
          <w:rFonts w:hint="eastAsia" w:ascii="楷体_GB2312" w:eastAsia="楷体_GB2312"/>
          <w:b/>
          <w:bCs w:val="0"/>
          <w:sz w:val="32"/>
          <w:szCs w:val="32"/>
        </w:rPr>
        <w:t>（四）非煤矿山安全整治。</w:t>
      </w:r>
      <w:r>
        <w:rPr>
          <w:rFonts w:hint="eastAsia" w:ascii="仿宋_GB2312" w:eastAsia="仿宋_GB2312" w:cs="仿宋_GB2312"/>
          <w:sz w:val="32"/>
          <w:szCs w:val="32"/>
        </w:rPr>
        <w:t>严格非煤矿山安全生产许可，严格执行非煤矿山主要矿种最小开采规模和最低服务年限标准，加大整治力度。落实落细非煤矿山安全风险分级管控工作指南，严厉打击外包工程以包代管、包而不管等违法违规行为。推进“机械化换人，自动化减人”工作，逐步提高机械化、自动化水平。制定完善非煤矿山企业安全生产主体责</w:t>
      </w:r>
      <w:r>
        <w:rPr>
          <w:rFonts w:hint="eastAsia" w:ascii="仿宋_GB2312" w:hAnsi="仿宋_GB2312" w:eastAsia="仿宋_GB2312" w:cs="仿宋_GB2312"/>
          <w:sz w:val="32"/>
          <w:szCs w:val="32"/>
        </w:rPr>
        <w:t>任清单。（资源生态</w:t>
      </w:r>
      <w:r>
        <w:rPr>
          <w:rFonts w:hint="eastAsia" w:ascii="仿宋_GB2312" w:hAnsi="仿宋_GB2312" w:eastAsia="仿宋_GB2312" w:cs="仿宋_GB2312"/>
          <w:sz w:val="32"/>
          <w:szCs w:val="32"/>
          <w:lang w:eastAsia="zh-CN"/>
        </w:rPr>
        <w:t>处、政法综治处按职责分工</w:t>
      </w:r>
      <w:r>
        <w:rPr>
          <w:rFonts w:hint="eastAsia" w:ascii="仿宋_GB2312" w:hAnsi="仿宋_GB2312" w:eastAsia="仿宋_GB2312" w:cs="仿宋_GB2312"/>
          <w:sz w:val="32"/>
          <w:szCs w:val="32"/>
        </w:rPr>
        <w:t>负责）</w:t>
      </w:r>
    </w:p>
    <w:p>
      <w:pPr>
        <w:keepNext w:val="0"/>
        <w:keepLines w:val="0"/>
        <w:pageBreakBefore w:val="0"/>
        <w:kinsoku/>
        <w:overflowPunct/>
        <w:topLinePunct w:val="0"/>
        <w:bidi w:val="0"/>
        <w:spacing w:line="600" w:lineRule="exact"/>
        <w:ind w:firstLine="643" w:firstLineChars="200"/>
        <w:rPr>
          <w:rFonts w:hint="eastAsia" w:ascii="楷体_GB2312" w:eastAsia="楷体_GB2312" w:cs="楷体_GB2312"/>
          <w:sz w:val="32"/>
          <w:szCs w:val="32"/>
        </w:rPr>
      </w:pPr>
      <w:r>
        <w:rPr>
          <w:rFonts w:hint="eastAsia" w:ascii="楷体_GB2312" w:eastAsia="楷体_GB2312"/>
          <w:b/>
          <w:bCs w:val="0"/>
          <w:sz w:val="32"/>
          <w:szCs w:val="32"/>
        </w:rPr>
        <w:t>（五）消防安全整治。</w:t>
      </w:r>
      <w:r>
        <w:rPr>
          <w:rFonts w:hint="eastAsia" w:ascii="仿宋_GB2312" w:eastAsia="仿宋_GB2312"/>
          <w:sz w:val="32"/>
          <w:szCs w:val="32"/>
        </w:rPr>
        <w:t>组织开展打通消防“生命通道”工</w:t>
      </w:r>
      <w:r>
        <w:rPr>
          <w:rFonts w:hint="eastAsia" w:ascii="仿宋_GB2312" w:hAnsi="仿宋_GB2312" w:eastAsia="仿宋_GB2312" w:cs="仿宋_GB2312"/>
          <w:sz w:val="32"/>
          <w:szCs w:val="32"/>
        </w:rPr>
        <w:t>程，制定实施“一小区一策”综合治理方案，2022年底前分类分批完成督办整改。针对高层建筑、商场超市、危险化学品等重点场所，制定实施消防安全能力提升方案，2022年底前实现标准化、规范化管理。聚焦高层建筑、大型商业综合体、地下建筑、易燃易爆危险化学品企业、物流仓储、家庭加工作坊、“三合一”等场所突出风险以及乡村、电动自行车火灾特点，分阶段集中开展排查整治，2022年底前全面落实差异化风险管控措施。党群工作</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、社会事业</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等重点行业</w:t>
      </w:r>
      <w:r>
        <w:rPr>
          <w:rFonts w:hint="eastAsia" w:ascii="仿宋_GB2312" w:hAnsi="仿宋_GB2312" w:eastAsia="仿宋_GB2312" w:cs="仿宋_GB2312"/>
          <w:sz w:val="32"/>
          <w:szCs w:val="32"/>
          <w:lang w:eastAsia="zh-CN"/>
        </w:rPr>
        <w:t>处室</w:t>
      </w:r>
      <w:r>
        <w:rPr>
          <w:rFonts w:hint="eastAsia" w:ascii="仿宋_GB2312" w:hAnsi="仿宋_GB2312" w:eastAsia="仿宋_GB2312" w:cs="仿宋_GB2312"/>
          <w:sz w:val="32"/>
          <w:szCs w:val="32"/>
        </w:rPr>
        <w:t>建立完善行业消防安全管理规定，明确</w:t>
      </w:r>
      <w:r>
        <w:rPr>
          <w:rFonts w:hint="eastAsia" w:ascii="仿宋_GB2312" w:hAnsi="仿宋_GB2312" w:eastAsia="仿宋_GB2312" w:cs="仿宋_GB2312"/>
          <w:sz w:val="32"/>
          <w:szCs w:val="32"/>
          <w:lang w:val="en-US" w:eastAsia="zh-CN"/>
        </w:rPr>
        <w:t>三</w:t>
      </w:r>
      <w:r>
        <w:rPr>
          <w:rFonts w:hint="eastAsia" w:ascii="仿宋_GB2312" w:hAnsi="仿宋_GB2312" w:eastAsia="仿宋_GB2312" w:cs="仿宋_GB2312"/>
          <w:sz w:val="32"/>
          <w:szCs w:val="32"/>
        </w:rPr>
        <w:t>年整治目标任务，提升消防安全管理水平。（</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党群工作</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、社会事业</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交通与建设处</w:t>
      </w:r>
      <w:r>
        <w:rPr>
          <w:rFonts w:hint="eastAsia" w:ascii="仿宋_GB2312" w:hAnsi="仿宋_GB2312" w:eastAsia="仿宋_GB2312" w:cs="仿宋_GB2312"/>
          <w:sz w:val="32"/>
          <w:szCs w:val="32"/>
        </w:rPr>
        <w:t>、农业农村</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hint="eastAsia" w:ascii="楷体_GB2312" w:eastAsia="楷体_GB2312" w:cs="楷体_GB2312"/>
          <w:sz w:val="32"/>
          <w:szCs w:val="32"/>
        </w:rPr>
      </w:pPr>
      <w:r>
        <w:rPr>
          <w:rFonts w:hint="eastAsia" w:ascii="楷体_GB2312" w:hAnsi="楷体_GB2312" w:eastAsia="楷体_GB2312" w:cs="楷体_GB2312"/>
          <w:b/>
          <w:bCs w:val="0"/>
          <w:sz w:val="32"/>
          <w:szCs w:val="32"/>
        </w:rPr>
        <w:t>（六）道路</w:t>
      </w:r>
      <w:r>
        <w:rPr>
          <w:rFonts w:hint="eastAsia" w:ascii="楷体_GB2312" w:hAnsi="楷体_GB2312" w:eastAsia="楷体_GB2312" w:cs="楷体_GB2312"/>
          <w:b/>
          <w:bCs w:val="0"/>
          <w:sz w:val="32"/>
          <w:szCs w:val="32"/>
          <w:lang w:eastAsia="zh-CN"/>
        </w:rPr>
        <w:t>交通</w:t>
      </w:r>
      <w:r>
        <w:rPr>
          <w:rFonts w:hint="eastAsia" w:ascii="楷体_GB2312" w:hAnsi="楷体_GB2312" w:eastAsia="楷体_GB2312" w:cs="楷体_GB2312"/>
          <w:b/>
          <w:bCs w:val="0"/>
          <w:sz w:val="32"/>
          <w:szCs w:val="32"/>
        </w:rPr>
        <w:t>安全整治。</w:t>
      </w:r>
      <w:r>
        <w:rPr>
          <w:rFonts w:hint="eastAsia" w:ascii="楷体_GB2312" w:hAnsi="楷体_GB2312" w:eastAsia="楷体_GB2312" w:cs="楷体_GB2312"/>
          <w:b/>
          <w:bCs/>
          <w:sz w:val="32"/>
          <w:szCs w:val="32"/>
        </w:rPr>
        <w:t>一是加强公路安全生命防护工程建设。</w:t>
      </w:r>
      <w:r>
        <w:rPr>
          <w:rFonts w:hint="eastAsia" w:ascii="仿宋_GB2312" w:eastAsia="仿宋_GB2312" w:cs="仿宋_GB2312"/>
          <w:sz w:val="32"/>
          <w:szCs w:val="32"/>
        </w:rPr>
        <w:t>将急弯陡坡、隧道桥梁等重点路段和事故多发点段排查整治，推动列入民办实事项目实施治理。深化“千灯万带”示范工程，推进农村公路平交路口信号灯、减速带建设。清理整治“马路市场”和省道沿线集镇村庄违规开口。</w:t>
      </w:r>
      <w:r>
        <w:rPr>
          <w:rFonts w:hint="eastAsia" w:ascii="仿宋_GB2312" w:eastAsia="仿宋_GB2312" w:cs="仿宋_GB2312"/>
          <w:b/>
          <w:bCs/>
          <w:sz w:val="32"/>
          <w:szCs w:val="32"/>
        </w:rPr>
        <w:t>二是加强隐患车辆专项整治。</w:t>
      </w:r>
      <w:r>
        <w:rPr>
          <w:rFonts w:hint="eastAsia" w:ascii="仿宋_GB2312" w:eastAsia="仿宋_GB2312" w:cs="仿宋_GB2312"/>
          <w:sz w:val="32"/>
          <w:szCs w:val="32"/>
        </w:rPr>
        <w:t>开展常压液体危险货物罐车专项治理，稳步推进超长平板半挂车和超长集装箱半挂车治理。全面排查货车、车辆维修企业和车辆非法改装站点。加大对货车非法改装企业的打击力度，到</w:t>
      </w:r>
      <w:r>
        <w:rPr>
          <w:rFonts w:ascii="仿宋_GB2312" w:eastAsia="仿宋_GB2312" w:cs="仿宋_GB2312"/>
          <w:sz w:val="32"/>
          <w:szCs w:val="32"/>
        </w:rPr>
        <w:t>2022</w:t>
      </w:r>
      <w:r>
        <w:rPr>
          <w:rFonts w:hint="eastAsia" w:ascii="仿宋_GB2312" w:eastAsia="仿宋_GB2312" w:cs="仿宋_GB2312"/>
          <w:sz w:val="32"/>
          <w:szCs w:val="32"/>
        </w:rPr>
        <w:t>年基本消除货车非法改装、“大吨小标”等违法违规突出问题。</w:t>
      </w:r>
      <w:r>
        <w:rPr>
          <w:rFonts w:hint="eastAsia" w:ascii="仿宋_GB2312" w:eastAsia="仿宋_GB2312" w:cs="仿宋_GB2312"/>
          <w:b/>
          <w:bCs/>
          <w:sz w:val="32"/>
          <w:szCs w:val="32"/>
        </w:rPr>
        <w:t>三是加强超限超载违法行为查处。</w:t>
      </w:r>
      <w:r>
        <w:rPr>
          <w:rFonts w:hint="eastAsia" w:ascii="仿宋_GB2312" w:eastAsia="仿宋_GB2312" w:cs="仿宋_GB2312"/>
          <w:color w:val="auto"/>
          <w:sz w:val="32"/>
          <w:szCs w:val="32"/>
        </w:rPr>
        <w:t>深入推进治超联合执法常态化、制度化，加强超限超载车辆及其处罚信息共享，落实“一超四罚”措施。</w:t>
      </w:r>
      <w:r>
        <w:rPr>
          <w:rFonts w:hint="eastAsia" w:ascii="仿宋_GB2312" w:eastAsia="仿宋_GB2312" w:cs="仿宋_GB2312"/>
          <w:b/>
          <w:bCs/>
          <w:sz w:val="32"/>
          <w:szCs w:val="32"/>
        </w:rPr>
        <w:t>四是加强危险货物运输安全监管。</w:t>
      </w:r>
      <w:r>
        <w:rPr>
          <w:rFonts w:hint="eastAsia" w:ascii="仿宋_GB2312" w:eastAsia="仿宋_GB2312" w:cs="仿宋_GB2312"/>
          <w:sz w:val="32"/>
          <w:szCs w:val="32"/>
        </w:rPr>
        <w:t>落实《危险货物道路运输安全管理办法》，推动构建“政府主导、多</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协同，信息化支撑、全链条监管”的危险化学品运输安全防控体系，加快提升行业综合治理能力。</w:t>
      </w:r>
      <w:r>
        <w:rPr>
          <w:rFonts w:hint="eastAsia" w:ascii="仿宋_GB2312" w:eastAsia="仿宋_GB2312" w:cs="仿宋_GB2312"/>
          <w:b/>
          <w:bCs/>
          <w:sz w:val="32"/>
          <w:szCs w:val="32"/>
        </w:rPr>
        <w:t>五是加强运输企业安全生产主体责任落实。</w:t>
      </w:r>
      <w:r>
        <w:rPr>
          <w:rFonts w:hint="eastAsia" w:ascii="仿宋_GB2312" w:eastAsia="仿宋_GB2312" w:cs="仿宋_GB2312"/>
          <w:sz w:val="32"/>
          <w:szCs w:val="32"/>
        </w:rPr>
        <w:t>督促道路运输企业、场站严格落实安全生产主体责任。加快推动建立道路运输领域安全生产守信激励和失信惩戒机制。对存在重大安全隐患或者发生生产安全责任事故的运输企业实施挂牌督办，督促及时消除隐患。加强警示教育，针对“两客一危一货”、校车以及一次记满</w:t>
      </w:r>
      <w:r>
        <w:rPr>
          <w:rFonts w:ascii="仿宋_GB2312" w:eastAsia="仿宋_GB2312" w:cs="仿宋_GB2312"/>
          <w:sz w:val="32"/>
          <w:szCs w:val="32"/>
        </w:rPr>
        <w:t>12</w:t>
      </w:r>
      <w:r>
        <w:rPr>
          <w:rFonts w:hint="eastAsia" w:ascii="仿宋_GB2312" w:eastAsia="仿宋_GB2312" w:cs="仿宋_GB2312"/>
          <w:sz w:val="32"/>
          <w:szCs w:val="32"/>
        </w:rPr>
        <w:t>分、易发亡人事故的严重交通违法类驾驶人实施精准、滴灌式安全警示，持续曝光“高危风险企业”“突出违法车辆”“典型事故案例”“终生禁驾人员”，督促客运驾驶人行车前提醒乘客使用安全带。</w:t>
      </w:r>
      <w:r>
        <w:rPr>
          <w:rFonts w:hint="eastAsia" w:ascii="仿宋_GB2312" w:eastAsia="仿宋_GB2312" w:cs="仿宋_GB2312"/>
          <w:b/>
          <w:bCs/>
          <w:sz w:val="32"/>
          <w:szCs w:val="32"/>
        </w:rPr>
        <w:t>六是加强交通违法行为查处。</w:t>
      </w:r>
      <w:r>
        <w:rPr>
          <w:rFonts w:hint="eastAsia" w:ascii="仿宋_GB2312" w:eastAsia="仿宋_GB2312" w:cs="仿宋_GB2312"/>
          <w:sz w:val="32"/>
          <w:szCs w:val="32"/>
        </w:rPr>
        <w:t>推动集中整治、周末夜查、</w:t>
      </w:r>
      <w:r>
        <w:rPr>
          <w:rFonts w:hint="eastAsia" w:ascii="仿宋_GB2312" w:hAnsi="仿宋_GB2312" w:eastAsia="仿宋_GB2312" w:cs="仿宋_GB2312"/>
          <w:sz w:val="32"/>
          <w:szCs w:val="32"/>
        </w:rPr>
        <w:t>区域联动，组织开展“两客一危一货”、校车、渣土车等车辆专项整治，严处酒醉驾、“三超一疲劳”等各类严重交通违法行为。加大非法营运查处力度，全面清查道路客运市场“黑企业”“黑站点”“黑车”。（</w:t>
      </w:r>
      <w:r>
        <w:rPr>
          <w:rFonts w:hint="eastAsia" w:ascii="仿宋_GB2312" w:hAnsi="仿宋_GB2312" w:eastAsia="仿宋_GB2312" w:cs="仿宋_GB2312"/>
          <w:sz w:val="32"/>
          <w:szCs w:val="32"/>
          <w:lang w:eastAsia="zh-CN"/>
        </w:rPr>
        <w:t>交通与建设处、政法综治处、属地派出所</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hint="eastAsia" w:ascii="楷体_GB2312" w:eastAsia="楷体_GB2312" w:cs="仿宋_GB2312"/>
          <w:sz w:val="32"/>
          <w:szCs w:val="32"/>
        </w:rPr>
      </w:pPr>
      <w:r>
        <w:rPr>
          <w:rFonts w:hint="eastAsia" w:ascii="楷体_GB2312" w:hAnsi="楷体_GB2312" w:eastAsia="楷体_GB2312" w:cs="楷体_GB2312"/>
          <w:b/>
          <w:bCs w:val="0"/>
          <w:sz w:val="32"/>
          <w:szCs w:val="32"/>
        </w:rPr>
        <w:t>（</w:t>
      </w:r>
      <w:r>
        <w:rPr>
          <w:rFonts w:hint="eastAsia" w:ascii="楷体_GB2312" w:hAnsi="楷体_GB2312" w:eastAsia="楷体_GB2312" w:cs="楷体_GB2312"/>
          <w:b/>
          <w:bCs w:val="0"/>
          <w:sz w:val="32"/>
          <w:szCs w:val="32"/>
          <w:lang w:eastAsia="zh-CN"/>
        </w:rPr>
        <w:t>七</w:t>
      </w:r>
      <w:r>
        <w:rPr>
          <w:rFonts w:hint="eastAsia" w:ascii="楷体_GB2312" w:hAnsi="楷体_GB2312" w:eastAsia="楷体_GB2312" w:cs="楷体_GB2312"/>
          <w:b/>
          <w:bCs w:val="0"/>
          <w:sz w:val="32"/>
          <w:szCs w:val="32"/>
        </w:rPr>
        <w:t>）渔业船舶安全整治。</w:t>
      </w:r>
      <w:r>
        <w:rPr>
          <w:rFonts w:hint="eastAsia" w:ascii="仿宋_GB2312" w:hAnsi="仿宋_GB2312" w:eastAsia="仿宋_GB2312" w:cs="仿宋_GB2312"/>
          <w:b/>
          <w:bCs/>
          <w:sz w:val="32"/>
          <w:szCs w:val="32"/>
        </w:rPr>
        <w:t>一是深化渔业生产治理。</w:t>
      </w:r>
      <w:r>
        <w:rPr>
          <w:rFonts w:hint="eastAsia" w:ascii="仿宋_GB2312" w:eastAsia="仿宋_GB2312" w:cs="仿宋_GB2312"/>
          <w:sz w:val="32"/>
          <w:szCs w:val="32"/>
        </w:rPr>
        <w:t>开展以船舶不适航、船员不适任和渔船非法载客为重点的专项整治。</w:t>
      </w:r>
      <w:r>
        <w:rPr>
          <w:rFonts w:hint="eastAsia" w:ascii="仿宋_GB2312" w:eastAsia="仿宋_GB2312" w:cs="仿宋_GB2312"/>
          <w:b/>
          <w:bCs/>
          <w:sz w:val="32"/>
          <w:szCs w:val="32"/>
        </w:rPr>
        <w:t>二是</w:t>
      </w:r>
      <w:r>
        <w:rPr>
          <w:rStyle w:val="10"/>
          <w:rFonts w:hint="eastAsia" w:ascii="仿宋_GB2312" w:eastAsia="仿宋_GB2312" w:cs="楷体_GB2312"/>
          <w:b/>
          <w:bCs/>
          <w:sz w:val="32"/>
          <w:szCs w:val="32"/>
        </w:rPr>
        <w:t>规范渔港管理。</w:t>
      </w:r>
      <w:r>
        <w:rPr>
          <w:rStyle w:val="10"/>
          <w:rFonts w:hint="eastAsia" w:ascii="仿宋_GB2312" w:eastAsia="仿宋_GB2312" w:cs="仿宋_GB2312"/>
          <w:sz w:val="32"/>
          <w:szCs w:val="32"/>
        </w:rPr>
        <w:t>加大渔港基础设施建设和渔船安全设施设备升级改造力度，升级改造和整治维护一批渔港、避风锚地，切实提升渔港安全停泊避风能力。</w:t>
      </w:r>
      <w:r>
        <w:rPr>
          <w:rStyle w:val="10"/>
          <w:rFonts w:hint="eastAsia" w:ascii="仿宋_GB2312" w:eastAsia="仿宋_GB2312" w:cs="仿宋_GB2312"/>
          <w:b/>
          <w:bCs/>
          <w:sz w:val="32"/>
          <w:szCs w:val="32"/>
        </w:rPr>
        <w:t>三是健全应急管理体系。</w:t>
      </w:r>
      <w:r>
        <w:rPr>
          <w:rFonts w:hint="eastAsia" w:ascii="仿宋_GB2312" w:eastAsia="仿宋_GB2312" w:cs="仿宋_GB2312"/>
          <w:sz w:val="32"/>
          <w:szCs w:val="32"/>
        </w:rPr>
        <w:t>加强</w:t>
      </w:r>
      <w:r>
        <w:rPr>
          <w:rFonts w:hint="eastAsia" w:ascii="仿宋_GB2312" w:hAnsi="仿宋_GB2312" w:eastAsia="仿宋_GB2312" w:cs="仿宋_GB2312"/>
          <w:sz w:val="32"/>
          <w:szCs w:val="32"/>
        </w:rPr>
        <w:t>渔业应急管理体系建设，健全应急管理机制，理顺渔业应急工作机制。（</w:t>
      </w:r>
      <w:r>
        <w:rPr>
          <w:rFonts w:hint="eastAsia" w:ascii="仿宋_GB2312" w:hAnsi="仿宋_GB2312" w:eastAsia="仿宋_GB2312" w:cs="仿宋_GB2312"/>
          <w:sz w:val="32"/>
          <w:szCs w:val="32"/>
          <w:lang w:eastAsia="zh-CN"/>
        </w:rPr>
        <w:t>农业农村处</w:t>
      </w:r>
      <w:r>
        <w:rPr>
          <w:rFonts w:hint="eastAsia" w:ascii="仿宋_GB2312" w:hAnsi="仿宋_GB2312" w:eastAsia="仿宋_GB2312" w:cs="仿宋_GB2312"/>
          <w:sz w:val="32"/>
          <w:szCs w:val="32"/>
        </w:rPr>
        <w:t>负责）</w:t>
      </w:r>
    </w:p>
    <w:p>
      <w:pPr>
        <w:keepNext w:val="0"/>
        <w:keepLines w:val="0"/>
        <w:pageBreakBefore w:val="0"/>
        <w:kinsoku/>
        <w:overflowPunct/>
        <w:topLinePunct w:val="0"/>
        <w:bidi w:val="0"/>
        <w:spacing w:line="600" w:lineRule="exact"/>
        <w:ind w:firstLine="643" w:firstLineChars="200"/>
        <w:rPr>
          <w:rFonts w:hint="eastAsia" w:ascii="楷体_GB2312" w:eastAsia="楷体_GB2312" w:cs="楷体_GB2312"/>
          <w:sz w:val="32"/>
          <w:szCs w:val="32"/>
        </w:rPr>
      </w:pPr>
      <w:r>
        <w:rPr>
          <w:rFonts w:hint="eastAsia" w:ascii="楷体_GB2312" w:eastAsia="楷体_GB2312"/>
          <w:b/>
          <w:bCs w:val="0"/>
          <w:sz w:val="32"/>
          <w:szCs w:val="32"/>
        </w:rPr>
        <w:t>（</w:t>
      </w:r>
      <w:r>
        <w:rPr>
          <w:rFonts w:hint="eastAsia" w:ascii="楷体_GB2312" w:eastAsia="楷体_GB2312"/>
          <w:b/>
          <w:bCs w:val="0"/>
          <w:sz w:val="32"/>
          <w:szCs w:val="32"/>
          <w:lang w:eastAsia="zh-CN"/>
        </w:rPr>
        <w:t>八</w:t>
      </w:r>
      <w:r>
        <w:rPr>
          <w:rFonts w:hint="eastAsia" w:ascii="楷体_GB2312" w:eastAsia="楷体_GB2312"/>
          <w:b/>
          <w:bCs w:val="0"/>
          <w:sz w:val="32"/>
          <w:szCs w:val="32"/>
        </w:rPr>
        <w:t>）城市建设安全整治。</w:t>
      </w:r>
      <w:r>
        <w:rPr>
          <w:rFonts w:hint="eastAsia" w:ascii="仿宋_GB2312" w:eastAsia="仿宋_GB2312" w:cs="仿宋_GB2312"/>
          <w:b/>
          <w:bCs/>
          <w:sz w:val="32"/>
          <w:szCs w:val="32"/>
        </w:rPr>
        <w:t>一是推进</w:t>
      </w:r>
      <w:r>
        <w:rPr>
          <w:rFonts w:hint="eastAsia" w:ascii="仿宋_GB2312" w:eastAsia="仿宋_GB2312" w:cs="仿宋_GB2312"/>
          <w:b/>
          <w:bCs/>
          <w:sz w:val="32"/>
          <w:szCs w:val="32"/>
          <w:lang w:eastAsia="zh-CN"/>
        </w:rPr>
        <w:t>片</w:t>
      </w:r>
      <w:r>
        <w:rPr>
          <w:rFonts w:hint="eastAsia" w:ascii="仿宋_GB2312" w:eastAsia="仿宋_GB2312" w:cs="仿宋_GB2312"/>
          <w:b/>
          <w:bCs/>
          <w:sz w:val="32"/>
          <w:szCs w:val="32"/>
        </w:rPr>
        <w:t>区房屋结构安全隐患大排查大整治。</w:t>
      </w:r>
      <w:r>
        <w:rPr>
          <w:rFonts w:hint="eastAsia" w:ascii="仿宋_GB2312" w:eastAsia="仿宋_GB2312" w:cs="仿宋_GB2312"/>
          <w:sz w:val="32"/>
          <w:szCs w:val="32"/>
        </w:rPr>
        <w:t>努力做到地毯式、全覆盖、无死角、零容忍，不漏一户一房，对于重大安全隐患立即清理，坚决整改整治到位。突出排查利用原有建筑物改建用为酒店、饭店、学校、体育馆等人员聚集场所房屋安全隐患。依法查处违法建设、违规改变建筑主体结构或使用功能等造成安全隐患行为。根据城市建设安全出现的新情况，明确建筑物所有权人、参建各方的主体责任以及相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的监管责任。</w:t>
      </w:r>
      <w:r>
        <w:rPr>
          <w:rFonts w:hint="eastAsia" w:ascii="仿宋_GB2312" w:eastAsia="仿宋_GB2312" w:cs="仿宋_GB2312"/>
          <w:sz w:val="32"/>
          <w:szCs w:val="32"/>
          <w:lang w:eastAsia="zh-CN"/>
        </w:rPr>
        <w:t>二</w:t>
      </w:r>
      <w:r>
        <w:rPr>
          <w:rFonts w:hint="eastAsia" w:ascii="仿宋_GB2312" w:eastAsia="仿宋_GB2312" w:cs="仿宋_GB2312"/>
          <w:b/>
          <w:bCs/>
          <w:sz w:val="32"/>
          <w:szCs w:val="32"/>
        </w:rPr>
        <w:t>是推进燃气安全监管。</w:t>
      </w:r>
      <w:r>
        <w:rPr>
          <w:rFonts w:hint="eastAsia" w:ascii="仿宋_GB2312" w:eastAsia="仿宋_GB2312" w:cs="仿宋_GB2312"/>
          <w:sz w:val="32"/>
          <w:szCs w:val="32"/>
        </w:rPr>
        <w:t>抓好餐饮场所用气使用环节安全管理，严厉打击瓶装液化石油气非法经营和违规使用</w:t>
      </w:r>
      <w:r>
        <w:rPr>
          <w:rFonts w:hint="eastAsia" w:ascii="仿宋_GB2312" w:eastAsia="仿宋_GB2312" w:cs="仿宋_GB2312"/>
          <w:color w:val="auto"/>
          <w:sz w:val="32"/>
          <w:szCs w:val="32"/>
          <w:shd w:val="clear" w:color="auto" w:fill="auto"/>
        </w:rPr>
        <w:t>。</w:t>
      </w:r>
      <w:r>
        <w:rPr>
          <w:rFonts w:hint="eastAsia" w:ascii="仿宋_GB2312" w:eastAsia="仿宋_GB2312" w:cs="仿宋_GB2312"/>
          <w:b/>
          <w:bCs/>
          <w:sz w:val="32"/>
          <w:szCs w:val="32"/>
          <w:lang w:eastAsia="zh-CN"/>
        </w:rPr>
        <w:t>三</w:t>
      </w:r>
      <w:r>
        <w:rPr>
          <w:rFonts w:hint="eastAsia" w:ascii="仿宋_GB2312" w:eastAsia="仿宋_GB2312" w:cs="仿宋_GB2312"/>
          <w:b/>
          <w:bCs/>
          <w:sz w:val="32"/>
          <w:szCs w:val="32"/>
        </w:rPr>
        <w:t>是推进房建市政工程施工安全隐患排查整治。</w:t>
      </w:r>
      <w:r>
        <w:rPr>
          <w:rFonts w:hint="eastAsia" w:ascii="仿宋_GB2312" w:eastAsia="仿宋_GB2312" w:cs="仿宋_GB2312"/>
          <w:sz w:val="32"/>
          <w:szCs w:val="32"/>
        </w:rPr>
        <w:t>重点排查整治起重机械、高支模、深基坑、高边坡等，健全房建市政工程质量安全动态监管</w:t>
      </w:r>
      <w:r>
        <w:rPr>
          <w:rFonts w:hint="eastAsia" w:ascii="仿宋_GB2312" w:hAnsi="仿宋_GB2312" w:eastAsia="仿宋_GB2312" w:cs="仿宋_GB2312"/>
          <w:sz w:val="32"/>
          <w:szCs w:val="32"/>
        </w:rPr>
        <w:t>制度。依法打击建筑市场违法违规行为。（</w:t>
      </w:r>
      <w:r>
        <w:rPr>
          <w:rFonts w:hint="eastAsia" w:ascii="仿宋_GB2312" w:hAnsi="仿宋_GB2312" w:eastAsia="仿宋_GB2312" w:cs="仿宋_GB2312"/>
          <w:sz w:val="32"/>
          <w:szCs w:val="32"/>
          <w:lang w:eastAsia="zh-CN"/>
        </w:rPr>
        <w:t>交通与建设处、经济发展处</w:t>
      </w:r>
      <w:r>
        <w:rPr>
          <w:rFonts w:hint="eastAsia" w:ascii="仿宋_GB2312" w:hAnsi="仿宋_GB2312" w:eastAsia="仿宋_GB2312" w:cs="仿宋_GB2312"/>
          <w:sz w:val="32"/>
          <w:szCs w:val="32"/>
        </w:rPr>
        <w:t>、社会事业</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楷体_GB2312" w:eastAsia="楷体_GB2312" w:cs="楷体_GB2312"/>
          <w:sz w:val="32"/>
          <w:szCs w:val="32"/>
        </w:rPr>
      </w:pPr>
      <w:r>
        <w:rPr>
          <w:rFonts w:hint="eastAsia" w:ascii="楷体_GB2312" w:eastAsia="楷体_GB2312"/>
          <w:b/>
          <w:bCs w:val="0"/>
          <w:sz w:val="32"/>
          <w:szCs w:val="32"/>
        </w:rPr>
        <w:t>（</w:t>
      </w:r>
      <w:r>
        <w:rPr>
          <w:rFonts w:hint="eastAsia" w:ascii="楷体_GB2312" w:eastAsia="楷体_GB2312"/>
          <w:b/>
          <w:bCs w:val="0"/>
          <w:sz w:val="32"/>
          <w:szCs w:val="32"/>
          <w:lang w:eastAsia="zh-CN"/>
        </w:rPr>
        <w:t>九</w:t>
      </w:r>
      <w:r>
        <w:rPr>
          <w:rFonts w:hint="eastAsia" w:ascii="楷体_GB2312" w:eastAsia="楷体_GB2312"/>
          <w:b/>
          <w:bCs w:val="0"/>
          <w:sz w:val="32"/>
          <w:szCs w:val="32"/>
        </w:rPr>
        <w:t>）工业园区等功能区安全整治。</w:t>
      </w:r>
      <w:r>
        <w:rPr>
          <w:rFonts w:hint="eastAsia" w:ascii="仿宋_GB2312" w:eastAsia="仿宋_GB2312" w:cs="仿宋_GB2312"/>
          <w:sz w:val="32"/>
          <w:szCs w:val="32"/>
        </w:rPr>
        <w:t>完善工业园区等功能区（简称“园区”）监管体制机制，明确职责分工，落实属地和</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监管责任。建立园区风险分级管控和隐患排查治理安全预防控制体系，深化园区安全隐患整治，尤其要加强仓储物流园区、新兴</w:t>
      </w:r>
      <w:r>
        <w:rPr>
          <w:rFonts w:hint="eastAsia" w:ascii="仿宋_GB2312" w:hAnsi="仿宋_GB2312" w:eastAsia="仿宋_GB2312" w:cs="仿宋_GB2312"/>
          <w:sz w:val="32"/>
          <w:szCs w:val="32"/>
        </w:rPr>
        <w:t>产业园区</w:t>
      </w:r>
      <w:r>
        <w:rPr>
          <w:rFonts w:hint="eastAsia" w:ascii="仿宋_GB2312" w:hAnsi="仿宋_GB2312" w:eastAsia="仿宋_GB2312" w:cs="仿宋_GB2312"/>
          <w:sz w:val="32"/>
          <w:szCs w:val="32"/>
          <w:lang w:eastAsia="zh-CN"/>
        </w:rPr>
        <w:t>和</w:t>
      </w:r>
      <w:r>
        <w:rPr>
          <w:rFonts w:hint="eastAsia" w:ascii="仿宋_GB2312" w:hAnsi="仿宋_GB2312" w:eastAsia="仿宋_GB2312" w:cs="仿宋_GB2312"/>
          <w:sz w:val="32"/>
          <w:szCs w:val="32"/>
        </w:rPr>
        <w:t>港口码头等安全监督管理，开展园区整体性安全风险评估，按照“一园一策”原则，限期整改提升，有序推进园区封闭化管理。（</w:t>
      </w:r>
      <w:r>
        <w:rPr>
          <w:rFonts w:hint="eastAsia" w:ascii="仿宋_GB2312" w:hAnsi="仿宋_GB2312" w:eastAsia="仿宋_GB2312" w:cs="仿宋_GB2312"/>
          <w:sz w:val="32"/>
          <w:szCs w:val="32"/>
          <w:lang w:eastAsia="zh-CN"/>
        </w:rPr>
        <w:t>经济发展处、交通与建设处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35" w:firstLineChars="200"/>
        <w:rPr>
          <w:rFonts w:ascii="楷体_GB2312" w:eastAsia="楷体_GB2312" w:cs="楷体_GB2312"/>
          <w:spacing w:val="-2"/>
          <w:sz w:val="32"/>
          <w:szCs w:val="32"/>
        </w:rPr>
      </w:pPr>
      <w:r>
        <w:rPr>
          <w:rFonts w:hint="eastAsia" w:ascii="楷体_GB2312" w:eastAsia="楷体_GB2312"/>
          <w:b/>
          <w:bCs w:val="0"/>
          <w:spacing w:val="-2"/>
          <w:sz w:val="32"/>
          <w:szCs w:val="32"/>
        </w:rPr>
        <w:t>（十）危险废物等安全整治。</w:t>
      </w:r>
      <w:r>
        <w:rPr>
          <w:rFonts w:hint="eastAsia" w:ascii="仿宋_GB2312" w:eastAsia="仿宋_GB2312" w:cs="仿宋_GB2312"/>
          <w:b/>
          <w:bCs/>
          <w:spacing w:val="-2"/>
          <w:sz w:val="32"/>
          <w:szCs w:val="32"/>
        </w:rPr>
        <w:t>在废弃危险化学品等危险废物方面：</w:t>
      </w:r>
      <w:r>
        <w:rPr>
          <w:rFonts w:hint="eastAsia" w:ascii="仿宋_GB2312" w:eastAsia="仿宋_GB2312" w:cs="仿宋_GB2312"/>
          <w:spacing w:val="-2"/>
          <w:sz w:val="32"/>
          <w:szCs w:val="32"/>
        </w:rPr>
        <w:t>全面开展危险废物排查，对属性不明的固体废物进行鉴别鉴定，重点整治危险化学品单位等可能存在的违规堆存、随意倾倒、私自填埋危险废物等问题，确保危险废物贮存、运输、处置安全。建立完善危险废物由产生到处置各环节联单制度。建立</w:t>
      </w:r>
      <w:r>
        <w:rPr>
          <w:rFonts w:hint="eastAsia" w:ascii="仿宋_GB2312" w:eastAsia="仿宋_GB2312" w:cs="仿宋_GB2312"/>
          <w:spacing w:val="-2"/>
          <w:sz w:val="32"/>
          <w:szCs w:val="32"/>
          <w:lang w:eastAsia="zh-CN"/>
        </w:rPr>
        <w:t>处室</w:t>
      </w:r>
      <w:r>
        <w:rPr>
          <w:rFonts w:hint="eastAsia" w:ascii="仿宋_GB2312" w:eastAsia="仿宋_GB2312" w:cs="仿宋_GB2312"/>
          <w:spacing w:val="-2"/>
          <w:sz w:val="32"/>
          <w:szCs w:val="32"/>
        </w:rPr>
        <w:t>联动、重大案件会商督办制度，形成覆盖危险废物产生、收集、贮存、转移、运输、利用、处置等全过程的监管体系，加大打击故意隐瞒、偷放偷排或违法违规处置危险废物违法犯罪行为力度。督促企业对重点环保设施和项目组织安全风险评估论证和隐患排查治理。</w:t>
      </w:r>
      <w:r>
        <w:rPr>
          <w:rFonts w:hint="eastAsia" w:ascii="仿宋_GB2312" w:hAnsi="仿宋_GB2312" w:eastAsia="仿宋_GB2312" w:cs="仿宋_GB2312"/>
          <w:spacing w:val="-2"/>
          <w:sz w:val="32"/>
          <w:szCs w:val="32"/>
        </w:rPr>
        <w:t>（</w:t>
      </w:r>
      <w:r>
        <w:rPr>
          <w:rFonts w:hint="eastAsia" w:ascii="仿宋_GB2312" w:hAnsi="仿宋_GB2312" w:eastAsia="仿宋_GB2312" w:cs="仿宋_GB2312"/>
          <w:spacing w:val="-2"/>
          <w:sz w:val="32"/>
          <w:szCs w:val="32"/>
          <w:lang w:eastAsia="zh-CN"/>
        </w:rPr>
        <w:t>政法综治处、交通与建设处、资源生态处</w:t>
      </w:r>
      <w:r>
        <w:rPr>
          <w:rFonts w:hint="eastAsia" w:ascii="仿宋_GB2312" w:hAnsi="仿宋_GB2312" w:eastAsia="仿宋_GB2312" w:cs="仿宋_GB2312"/>
          <w:spacing w:val="-2"/>
          <w:sz w:val="32"/>
          <w:szCs w:val="32"/>
        </w:rPr>
        <w:t>按职责分工负责）</w:t>
      </w:r>
      <w:r>
        <w:rPr>
          <w:rFonts w:hint="eastAsia" w:ascii="仿宋_GB2312" w:eastAsia="仿宋_GB2312" w:cs="仿宋_GB2312"/>
          <w:b/>
          <w:bCs/>
          <w:spacing w:val="-2"/>
          <w:sz w:val="32"/>
          <w:szCs w:val="32"/>
        </w:rPr>
        <w:t>在垃圾、污水和涉爆粉尘等方面：</w:t>
      </w:r>
      <w:r>
        <w:rPr>
          <w:rFonts w:hint="eastAsia" w:ascii="仿宋_GB2312" w:eastAsia="仿宋_GB2312" w:cs="仿宋_GB2312"/>
          <w:spacing w:val="-2"/>
          <w:sz w:val="32"/>
          <w:szCs w:val="32"/>
        </w:rPr>
        <w:t>渣土、生活垃圾、污水和涉爆粉尘的贮存、处置等过程中的安全风险评估管控和隐患排查治理，强化相应的安全责任措施落实，确保人身安全。</w:t>
      </w:r>
      <w:r>
        <w:rPr>
          <w:rFonts w:hint="eastAsia" w:ascii="楷体_GB2312" w:eastAsia="楷体_GB2312" w:cs="楷体_GB2312"/>
          <w:spacing w:val="-2"/>
          <w:sz w:val="32"/>
          <w:szCs w:val="32"/>
        </w:rPr>
        <w:t>（</w:t>
      </w:r>
      <w:r>
        <w:rPr>
          <w:rFonts w:hint="eastAsia" w:ascii="仿宋_GB2312" w:hAnsi="仿宋_GB2312" w:eastAsia="仿宋_GB2312" w:cs="仿宋_GB2312"/>
          <w:spacing w:val="-2"/>
          <w:sz w:val="32"/>
          <w:szCs w:val="32"/>
          <w:lang w:eastAsia="zh-CN"/>
        </w:rPr>
        <w:t>交通与建设处</w:t>
      </w:r>
      <w:r>
        <w:rPr>
          <w:rFonts w:hint="eastAsia" w:ascii="仿宋_GB2312" w:hAnsi="仿宋_GB2312" w:eastAsia="仿宋_GB2312" w:cs="仿宋_GB2312"/>
          <w:spacing w:val="-2"/>
          <w:sz w:val="32"/>
          <w:szCs w:val="32"/>
        </w:rPr>
        <w:t>、</w:t>
      </w:r>
      <w:r>
        <w:rPr>
          <w:rFonts w:hint="eastAsia" w:ascii="仿宋_GB2312" w:hAnsi="仿宋_GB2312" w:eastAsia="仿宋_GB2312" w:cs="仿宋_GB2312"/>
          <w:spacing w:val="-2"/>
          <w:sz w:val="32"/>
          <w:szCs w:val="32"/>
          <w:lang w:eastAsia="zh-CN"/>
        </w:rPr>
        <w:t>政法综治处</w:t>
      </w:r>
      <w:r>
        <w:rPr>
          <w:rFonts w:hint="eastAsia" w:ascii="仿宋_GB2312" w:hAnsi="仿宋_GB2312" w:eastAsia="仿宋_GB2312" w:cs="仿宋_GB2312"/>
          <w:spacing w:val="-2"/>
          <w:sz w:val="32"/>
          <w:szCs w:val="32"/>
        </w:rPr>
        <w:t>、农业农村</w:t>
      </w:r>
      <w:r>
        <w:rPr>
          <w:rFonts w:hint="eastAsia" w:ascii="仿宋_GB2312" w:hAnsi="仿宋_GB2312" w:eastAsia="仿宋_GB2312" w:cs="仿宋_GB2312"/>
          <w:spacing w:val="-2"/>
          <w:sz w:val="32"/>
          <w:szCs w:val="32"/>
          <w:lang w:eastAsia="zh-CN"/>
        </w:rPr>
        <w:t>处</w:t>
      </w:r>
      <w:r>
        <w:rPr>
          <w:rFonts w:hint="eastAsia" w:ascii="仿宋_GB2312" w:hAnsi="仿宋_GB2312" w:eastAsia="仿宋_GB2312" w:cs="仿宋_GB2312"/>
          <w:spacing w:val="-2"/>
          <w:sz w:val="32"/>
          <w:szCs w:val="32"/>
        </w:rPr>
        <w:t>按职责分工负责）</w:t>
      </w:r>
    </w:p>
    <w:p>
      <w:pPr>
        <w:keepNext w:val="0"/>
        <w:keepLines w:val="0"/>
        <w:pageBreakBefore w:val="0"/>
        <w:kinsoku/>
        <w:overflowPunct/>
        <w:topLinePunct w:val="0"/>
        <w:bidi w:val="0"/>
        <w:spacing w:line="600" w:lineRule="exact"/>
        <w:ind w:firstLine="643" w:firstLineChars="200"/>
        <w:rPr>
          <w:rFonts w:ascii="楷体_GB2312" w:eastAsia="楷体_GB2312" w:cs="楷体_GB2312"/>
          <w:sz w:val="32"/>
          <w:szCs w:val="32"/>
        </w:rPr>
      </w:pPr>
      <w:r>
        <w:rPr>
          <w:rFonts w:hint="eastAsia" w:ascii="楷体_GB2312" w:eastAsia="楷体_GB2312"/>
          <w:b/>
          <w:bCs w:val="0"/>
          <w:sz w:val="32"/>
          <w:szCs w:val="32"/>
        </w:rPr>
        <w:t>（十</w:t>
      </w:r>
      <w:r>
        <w:rPr>
          <w:rFonts w:hint="eastAsia" w:ascii="楷体_GB2312" w:eastAsia="楷体_GB2312"/>
          <w:b/>
          <w:bCs w:val="0"/>
          <w:sz w:val="32"/>
          <w:szCs w:val="32"/>
          <w:lang w:eastAsia="zh-CN"/>
        </w:rPr>
        <w:t>一</w:t>
      </w:r>
      <w:r>
        <w:rPr>
          <w:rFonts w:hint="eastAsia" w:ascii="楷体_GB2312" w:eastAsia="楷体_GB2312"/>
          <w:b/>
          <w:bCs w:val="0"/>
          <w:sz w:val="32"/>
          <w:szCs w:val="32"/>
        </w:rPr>
        <w:t>）自然灾害安全整治。</w:t>
      </w:r>
      <w:r>
        <w:rPr>
          <w:rFonts w:hint="eastAsia" w:ascii="仿宋_GB2312" w:eastAsia="仿宋_GB2312" w:cs="仿宋_GB2312"/>
          <w:sz w:val="32"/>
          <w:szCs w:val="32"/>
        </w:rPr>
        <w:t>重点检查水利工程防汛安全管理和水毁工程修复情况，检查水库、堤坝、水闸、泵站、小山塘等防洪防潮工程设施运行情况。检查山洪灾害防治措施建设和运用情况。检查防汛相关非工程措施更新完善情况。检查低洼易涝点和地下空间安全隐患。围绕地质灾害隐患点、房前屋后高陡边坡等防范重点，严格落实地质灾害防范规定，按照分级分类管理，采取确保人身安全的对应措施，加强隐患排查、汛期巡查、监测预警、应急处置，大力实施地质灾害综合治理。避灾点主要检查选址是否避开可能遭受泥石流、山体滑坡、洪涝等自然灾害威胁的低洼易灾区域或危险地段，通风排水是否符合人员居住要求。深入排查林区及其周边居民点，风景名胜区、重要目标等森林火灾隐患，排查林区输配电、通信等设施的森林火灾隐患。野外火源管理是否到位，排</w:t>
      </w:r>
      <w:r>
        <w:rPr>
          <w:rFonts w:hint="eastAsia" w:ascii="仿宋_GB2312" w:hAnsi="仿宋_GB2312" w:eastAsia="仿宋_GB2312" w:cs="仿宋_GB2312"/>
          <w:sz w:val="32"/>
          <w:szCs w:val="32"/>
        </w:rPr>
        <w:t>查用火审批、高火险时段禁火令、重点卡口以及护林人员驻守情况等。（</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资源生态</w:t>
      </w:r>
      <w:r>
        <w:rPr>
          <w:rFonts w:hint="eastAsia" w:ascii="仿宋_GB2312" w:hAnsi="仿宋_GB2312" w:eastAsia="仿宋_GB2312" w:cs="仿宋_GB2312"/>
          <w:sz w:val="32"/>
          <w:szCs w:val="32"/>
          <w:lang w:val="en-US" w:eastAsia="zh-CN"/>
        </w:rPr>
        <w:t>处</w:t>
      </w:r>
      <w:r>
        <w:rPr>
          <w:rFonts w:hint="eastAsia" w:ascii="仿宋_GB2312" w:hAnsi="仿宋_GB2312" w:eastAsia="仿宋_GB2312" w:cs="仿宋_GB2312"/>
          <w:sz w:val="32"/>
          <w:szCs w:val="32"/>
        </w:rPr>
        <w:t>、农业农村</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0" w:firstLineChars="200"/>
        <w:rPr>
          <w:rFonts w:hint="eastAsia" w:ascii="仿宋_GB2312" w:eastAsia="仿宋_GB2312" w:cs="仿宋_GB2312"/>
          <w:sz w:val="32"/>
          <w:szCs w:val="32"/>
        </w:rPr>
      </w:pPr>
      <w:r>
        <w:rPr>
          <w:rFonts w:hint="eastAsia" w:ascii="仿宋_GB2312" w:eastAsia="仿宋_GB2312" w:cs="仿宋_GB2312"/>
          <w:sz w:val="32"/>
          <w:szCs w:val="32"/>
        </w:rPr>
        <w:t>以上实施方案由</w:t>
      </w:r>
      <w:r>
        <w:rPr>
          <w:rFonts w:hint="eastAsia" w:ascii="仿宋_GB2312" w:eastAsia="仿宋_GB2312" w:cs="仿宋_GB2312"/>
          <w:sz w:val="32"/>
          <w:szCs w:val="32"/>
          <w:lang w:eastAsia="zh-CN"/>
        </w:rPr>
        <w:t>片区</w:t>
      </w:r>
      <w:r>
        <w:rPr>
          <w:rFonts w:hint="eastAsia" w:ascii="仿宋_GB2312" w:eastAsia="仿宋_GB2312" w:cs="仿宋_GB2312"/>
          <w:sz w:val="32"/>
          <w:szCs w:val="32"/>
        </w:rPr>
        <w:t>相关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具体制定，其他有关行业领域安全专项整治方案由有关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另行制定。</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三、进度安排</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2020</w:t>
      </w:r>
      <w:r>
        <w:rPr>
          <w:rFonts w:hint="eastAsia" w:ascii="仿宋_GB2312" w:eastAsia="仿宋_GB2312" w:cs="仿宋_GB2312"/>
          <w:sz w:val="32"/>
          <w:szCs w:val="32"/>
        </w:rPr>
        <w:t>年</w:t>
      </w:r>
      <w:r>
        <w:rPr>
          <w:rFonts w:hint="eastAsia" w:ascii="仿宋_GB2312" w:eastAsia="仿宋_GB2312" w:cs="仿宋_GB2312"/>
          <w:sz w:val="32"/>
          <w:szCs w:val="32"/>
          <w:lang w:val="en-US" w:eastAsia="zh-CN"/>
        </w:rPr>
        <w:t>8月</w:t>
      </w:r>
      <w:r>
        <w:rPr>
          <w:rFonts w:hint="eastAsia" w:ascii="仿宋_GB2312" w:eastAsia="仿宋_GB2312" w:cs="仿宋_GB2312"/>
          <w:sz w:val="32"/>
          <w:szCs w:val="32"/>
        </w:rPr>
        <w:t>起至</w:t>
      </w:r>
      <w:r>
        <w:rPr>
          <w:rFonts w:ascii="仿宋_GB2312" w:eastAsia="仿宋_GB2312" w:cs="仿宋_GB2312"/>
          <w:sz w:val="32"/>
          <w:szCs w:val="32"/>
        </w:rPr>
        <w:t>2022</w:t>
      </w:r>
      <w:r>
        <w:rPr>
          <w:rFonts w:hint="eastAsia" w:ascii="仿宋_GB2312" w:eastAsia="仿宋_GB2312" w:cs="仿宋_GB2312"/>
          <w:sz w:val="32"/>
          <w:szCs w:val="32"/>
        </w:rPr>
        <w:t>年</w:t>
      </w:r>
      <w:r>
        <w:rPr>
          <w:rFonts w:ascii="仿宋_GB2312" w:eastAsia="仿宋_GB2312" w:cs="仿宋_GB2312"/>
          <w:sz w:val="32"/>
          <w:szCs w:val="32"/>
        </w:rPr>
        <w:t>12</w:t>
      </w:r>
      <w:r>
        <w:rPr>
          <w:rFonts w:hint="eastAsia" w:ascii="仿宋_GB2312" w:eastAsia="仿宋_GB2312" w:cs="仿宋_GB2312"/>
          <w:sz w:val="32"/>
          <w:szCs w:val="32"/>
        </w:rPr>
        <w:t>月，分</w:t>
      </w:r>
      <w:r>
        <w:rPr>
          <w:rFonts w:hint="eastAsia" w:ascii="仿宋_GB2312" w:eastAsia="仿宋_GB2312" w:cs="仿宋_GB2312"/>
          <w:sz w:val="32"/>
          <w:szCs w:val="32"/>
          <w:lang w:eastAsia="zh-CN"/>
        </w:rPr>
        <w:t>三</w:t>
      </w:r>
      <w:r>
        <w:rPr>
          <w:rFonts w:hint="eastAsia" w:ascii="仿宋_GB2312" w:eastAsia="仿宋_GB2312" w:cs="仿宋_GB2312"/>
          <w:sz w:val="32"/>
          <w:szCs w:val="32"/>
        </w:rPr>
        <w:t>个阶段进行。</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b/>
          <w:bCs/>
          <w:sz w:val="32"/>
          <w:szCs w:val="32"/>
        </w:rPr>
        <w:t>（</w:t>
      </w:r>
      <w:r>
        <w:rPr>
          <w:rFonts w:hint="eastAsia" w:ascii="楷体_GB2312" w:eastAsia="楷体_GB2312"/>
          <w:b/>
          <w:bCs/>
          <w:sz w:val="32"/>
          <w:szCs w:val="32"/>
          <w:lang w:eastAsia="zh-CN"/>
        </w:rPr>
        <w:t>一</w:t>
      </w:r>
      <w:r>
        <w:rPr>
          <w:rFonts w:hint="eastAsia" w:ascii="楷体_GB2312" w:eastAsia="楷体_GB2312"/>
          <w:b/>
          <w:bCs/>
          <w:sz w:val="32"/>
          <w:szCs w:val="32"/>
        </w:rPr>
        <w:t>）排查整治（</w:t>
      </w:r>
      <w:r>
        <w:rPr>
          <w:rFonts w:ascii="楷体_GB2312" w:eastAsia="楷体_GB2312"/>
          <w:b/>
          <w:bCs/>
          <w:sz w:val="32"/>
          <w:szCs w:val="32"/>
        </w:rPr>
        <w:t>2020</w:t>
      </w:r>
      <w:r>
        <w:rPr>
          <w:rFonts w:hint="eastAsia" w:ascii="楷体_GB2312" w:eastAsia="楷体_GB2312"/>
          <w:b/>
          <w:bCs/>
          <w:sz w:val="32"/>
          <w:szCs w:val="32"/>
        </w:rPr>
        <w:t>年</w:t>
      </w:r>
      <w:r>
        <w:rPr>
          <w:rFonts w:hint="eastAsia" w:ascii="楷体_GB2312" w:eastAsia="楷体_GB2312"/>
          <w:b/>
          <w:bCs/>
          <w:sz w:val="32"/>
          <w:szCs w:val="32"/>
          <w:lang w:val="en-US" w:eastAsia="zh-CN"/>
        </w:rPr>
        <w:t>8月至2020年12月</w:t>
      </w:r>
      <w:r>
        <w:rPr>
          <w:rFonts w:hint="eastAsia" w:ascii="楷体_GB2312" w:eastAsia="楷体_GB2312"/>
          <w:b/>
          <w:bCs/>
          <w:sz w:val="32"/>
          <w:szCs w:val="32"/>
        </w:rPr>
        <w:t>）。</w:t>
      </w:r>
      <w:r>
        <w:rPr>
          <w:rFonts w:hint="eastAsia" w:ascii="仿宋_GB2312" w:eastAsia="仿宋_GB2312" w:cs="仿宋_GB2312"/>
          <w:sz w:val="32"/>
          <w:szCs w:val="32"/>
        </w:rPr>
        <w:t>各有关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按照《</w:t>
      </w:r>
      <w:r>
        <w:rPr>
          <w:rFonts w:hint="eastAsia" w:ascii="仿宋_GB2312" w:eastAsia="仿宋_GB2312" w:cs="仿宋_GB2312"/>
          <w:sz w:val="32"/>
          <w:szCs w:val="32"/>
          <w:lang w:eastAsia="zh-CN"/>
        </w:rPr>
        <w:t>君山片区</w:t>
      </w:r>
      <w:r>
        <w:rPr>
          <w:rFonts w:hint="eastAsia" w:ascii="仿宋_GB2312" w:eastAsia="仿宋_GB2312" w:cs="仿宋_GB2312"/>
          <w:sz w:val="32"/>
          <w:szCs w:val="32"/>
        </w:rPr>
        <w:t>安全隐患大排查大整治工作方案》要求，坚持边部署、边排查、边整治、边问责，把宣传发动、自查自改、执法问责、隐患整改贯穿大排查大整治全过程。深入分析</w:t>
      </w:r>
      <w:r>
        <w:rPr>
          <w:rFonts w:hint="eastAsia" w:ascii="仿宋_GB2312" w:eastAsia="仿宋_GB2312" w:cs="仿宋_GB2312"/>
          <w:sz w:val="32"/>
          <w:szCs w:val="32"/>
          <w:lang w:eastAsia="zh-CN"/>
        </w:rPr>
        <w:t>各</w:t>
      </w:r>
      <w:r>
        <w:rPr>
          <w:rFonts w:hint="eastAsia" w:ascii="仿宋_GB2312" w:eastAsia="仿宋_GB2312" w:cs="仿宋_GB2312"/>
          <w:sz w:val="32"/>
          <w:szCs w:val="32"/>
        </w:rPr>
        <w:t>行业领域复工复产过程中发生事故的主客观原因，对</w:t>
      </w:r>
      <w:r>
        <w:rPr>
          <w:rFonts w:hint="eastAsia" w:ascii="仿宋_GB2312" w:eastAsia="仿宋_GB2312" w:cs="仿宋_GB2312"/>
          <w:sz w:val="32"/>
          <w:szCs w:val="32"/>
          <w:lang w:eastAsia="zh-CN"/>
        </w:rPr>
        <w:t>各</w:t>
      </w:r>
      <w:r>
        <w:rPr>
          <w:rFonts w:hint="eastAsia" w:ascii="仿宋_GB2312" w:eastAsia="仿宋_GB2312" w:cs="仿宋_GB2312"/>
          <w:sz w:val="32"/>
          <w:szCs w:val="32"/>
        </w:rPr>
        <w:t>行业领域和重点单位场所、关键环节安全风险隐患进行全面深入细致的排查治理。要分门别类建立隐患清单、整改清单、销号清单、制度措施等“四个清单”，做到“一</w:t>
      </w:r>
      <w:r>
        <w:rPr>
          <w:rFonts w:hint="eastAsia" w:ascii="仿宋_GB2312" w:eastAsia="仿宋_GB2312" w:cs="仿宋_GB2312"/>
          <w:sz w:val="32"/>
          <w:szCs w:val="32"/>
          <w:lang w:eastAsia="zh-CN"/>
        </w:rPr>
        <w:t>行业</w:t>
      </w:r>
      <w:r>
        <w:rPr>
          <w:rFonts w:hint="eastAsia" w:ascii="仿宋_GB2312" w:eastAsia="仿宋_GB2312" w:cs="仿宋_GB2312"/>
          <w:sz w:val="32"/>
          <w:szCs w:val="32"/>
        </w:rPr>
        <w:t>一册、一企一档”，制定时间表、路线图，明确整改责任单位和整改要求，坚持边查边改、立查立改，加快推进实施，整治工作取得初步成效。</w:t>
      </w:r>
    </w:p>
    <w:p>
      <w:pPr>
        <w:keepNext w:val="0"/>
        <w:keepLines w:val="0"/>
        <w:pageBreakBefore w:val="0"/>
        <w:kinsoku/>
        <w:overflowPunct/>
        <w:topLinePunct w:val="0"/>
        <w:bidi w:val="0"/>
        <w:spacing w:line="600" w:lineRule="exact"/>
        <w:ind w:firstLine="627" w:firstLineChars="200"/>
        <w:rPr>
          <w:rFonts w:ascii="仿宋_GB2312" w:eastAsia="仿宋_GB2312" w:cs="仿宋_GB2312"/>
          <w:spacing w:val="-4"/>
          <w:sz w:val="32"/>
          <w:szCs w:val="32"/>
        </w:rPr>
      </w:pPr>
      <w:r>
        <w:rPr>
          <w:rFonts w:hint="eastAsia" w:ascii="楷体_GB2312" w:eastAsia="楷体_GB2312"/>
          <w:b/>
          <w:bCs/>
          <w:spacing w:val="-4"/>
          <w:sz w:val="32"/>
          <w:szCs w:val="32"/>
        </w:rPr>
        <w:t>（</w:t>
      </w:r>
      <w:r>
        <w:rPr>
          <w:rFonts w:hint="eastAsia" w:ascii="楷体_GB2312" w:eastAsia="楷体_GB2312"/>
          <w:b/>
          <w:bCs/>
          <w:spacing w:val="-4"/>
          <w:sz w:val="32"/>
          <w:szCs w:val="32"/>
          <w:lang w:eastAsia="zh-CN"/>
        </w:rPr>
        <w:t>二</w:t>
      </w:r>
      <w:r>
        <w:rPr>
          <w:rFonts w:hint="eastAsia" w:ascii="楷体_GB2312" w:eastAsia="楷体_GB2312"/>
          <w:b/>
          <w:bCs/>
          <w:spacing w:val="-4"/>
          <w:sz w:val="32"/>
          <w:szCs w:val="32"/>
        </w:rPr>
        <w:t>）集中攻坚（</w:t>
      </w:r>
      <w:r>
        <w:rPr>
          <w:rFonts w:ascii="楷体_GB2312" w:eastAsia="楷体_GB2312"/>
          <w:b/>
          <w:bCs/>
          <w:spacing w:val="-4"/>
          <w:sz w:val="32"/>
          <w:szCs w:val="32"/>
        </w:rPr>
        <w:t>2021</w:t>
      </w:r>
      <w:r>
        <w:rPr>
          <w:rFonts w:hint="eastAsia" w:ascii="楷体_GB2312" w:eastAsia="楷体_GB2312"/>
          <w:b/>
          <w:bCs/>
          <w:spacing w:val="-4"/>
          <w:sz w:val="32"/>
          <w:szCs w:val="32"/>
        </w:rPr>
        <w:t>年）。</w:t>
      </w:r>
      <w:r>
        <w:rPr>
          <w:rFonts w:hint="eastAsia" w:ascii="仿宋_GB2312" w:eastAsia="仿宋_GB2312" w:cs="仿宋_GB2312"/>
          <w:spacing w:val="-4"/>
          <w:sz w:val="32"/>
          <w:szCs w:val="32"/>
        </w:rPr>
        <w:t>动态更新“四个清单”，针对重点难点问题，通过现场推进会、“开小灶”，推广有关部门、单位和标杆企业的经验等措施，加大专项整治攻坚力度，推进风险管控、隐患排查治理双重预防机制建设，落实和完善治理措施，推动建立健全公共安全隐患排查和安全预防控制体系，整治工作取得明显成效。</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b/>
          <w:bCs/>
          <w:sz w:val="32"/>
          <w:szCs w:val="32"/>
        </w:rPr>
        <w:t>（</w:t>
      </w:r>
      <w:r>
        <w:rPr>
          <w:rFonts w:hint="eastAsia" w:ascii="楷体_GB2312" w:eastAsia="楷体_GB2312"/>
          <w:b/>
          <w:bCs/>
          <w:sz w:val="32"/>
          <w:szCs w:val="32"/>
          <w:lang w:eastAsia="zh-CN"/>
        </w:rPr>
        <w:t>三</w:t>
      </w:r>
      <w:r>
        <w:rPr>
          <w:rFonts w:hint="eastAsia" w:ascii="楷体_GB2312" w:eastAsia="楷体_GB2312"/>
          <w:b/>
          <w:bCs/>
          <w:sz w:val="32"/>
          <w:szCs w:val="32"/>
        </w:rPr>
        <w:t>）巩固提升（</w:t>
      </w:r>
      <w:r>
        <w:rPr>
          <w:rFonts w:ascii="楷体_GB2312" w:eastAsia="楷体_GB2312"/>
          <w:b/>
          <w:bCs/>
          <w:sz w:val="32"/>
          <w:szCs w:val="32"/>
        </w:rPr>
        <w:t>2022</w:t>
      </w:r>
      <w:r>
        <w:rPr>
          <w:rFonts w:hint="eastAsia" w:ascii="楷体_GB2312" w:eastAsia="楷体_GB2312"/>
          <w:b/>
          <w:bCs/>
          <w:sz w:val="32"/>
          <w:szCs w:val="32"/>
        </w:rPr>
        <w:t>年）。</w:t>
      </w:r>
      <w:r>
        <w:rPr>
          <w:rFonts w:hint="eastAsia" w:ascii="仿宋_GB2312" w:eastAsia="仿宋_GB2312" w:cs="仿宋_GB2312"/>
          <w:sz w:val="32"/>
          <w:szCs w:val="32"/>
        </w:rPr>
        <w:t>深入分析安全生产共性问题和突出隐患，深挖背后的深层次矛盾和原因，梳理出需要建立健全、补充完善的具体制度，逐项推动落实。总结</w:t>
      </w:r>
      <w:r>
        <w:rPr>
          <w:rFonts w:hint="eastAsia" w:ascii="仿宋_GB2312" w:eastAsia="仿宋_GB2312" w:cs="仿宋_GB2312"/>
          <w:sz w:val="32"/>
          <w:szCs w:val="32"/>
          <w:lang w:eastAsia="zh-CN"/>
        </w:rPr>
        <w:t>片区</w:t>
      </w:r>
      <w:r>
        <w:rPr>
          <w:rFonts w:hint="eastAsia" w:ascii="仿宋_GB2312" w:eastAsia="仿宋_GB2312" w:cs="仿宋_GB2312"/>
          <w:sz w:val="32"/>
          <w:szCs w:val="32"/>
        </w:rPr>
        <w:t>安全生产专项整治三年行动，着力将党的十八大以来安全生产重要理论和实践创新转化为规章制度，健全长效机制。</w:t>
      </w:r>
    </w:p>
    <w:p>
      <w:pPr>
        <w:keepNext w:val="0"/>
        <w:keepLines w:val="0"/>
        <w:pageBreakBefore w:val="0"/>
        <w:kinsoku/>
        <w:overflowPunct/>
        <w:topLinePunct w:val="0"/>
        <w:bidi w:val="0"/>
        <w:spacing w:line="600" w:lineRule="exact"/>
        <w:ind w:firstLine="632" w:firstLineChars="200"/>
        <w:rPr>
          <w:rFonts w:ascii="仿宋_GB2312" w:eastAsia="仿宋_GB2312" w:cs="仿宋_GB2312"/>
          <w:spacing w:val="-2"/>
          <w:sz w:val="32"/>
          <w:szCs w:val="32"/>
        </w:rPr>
      </w:pPr>
      <w:r>
        <w:rPr>
          <w:rFonts w:hint="eastAsia" w:ascii="仿宋_GB2312" w:eastAsia="仿宋_GB2312" w:cs="仿宋_GB2312"/>
          <w:spacing w:val="-2"/>
          <w:sz w:val="32"/>
          <w:szCs w:val="32"/>
        </w:rPr>
        <w:t>各有关</w:t>
      </w:r>
      <w:r>
        <w:rPr>
          <w:rFonts w:hint="eastAsia" w:ascii="仿宋_GB2312" w:eastAsia="仿宋_GB2312" w:cs="仿宋_GB2312"/>
          <w:spacing w:val="-2"/>
          <w:sz w:val="32"/>
          <w:szCs w:val="32"/>
          <w:lang w:eastAsia="zh-CN"/>
        </w:rPr>
        <w:t>处室</w:t>
      </w:r>
      <w:r>
        <w:rPr>
          <w:rFonts w:hint="eastAsia" w:ascii="仿宋_GB2312" w:eastAsia="仿宋_GB2312" w:cs="仿宋_GB2312"/>
          <w:spacing w:val="-2"/>
          <w:sz w:val="32"/>
          <w:szCs w:val="32"/>
        </w:rPr>
        <w:t>分年度总结专项整治三年行动实施方案开展情况，并报送</w:t>
      </w:r>
      <w:r>
        <w:rPr>
          <w:rFonts w:hint="eastAsia" w:ascii="仿宋_GB2312" w:eastAsia="仿宋_GB2312" w:cs="仿宋_GB2312"/>
          <w:spacing w:val="-2"/>
          <w:sz w:val="32"/>
          <w:szCs w:val="32"/>
          <w:lang w:eastAsia="zh-CN"/>
        </w:rPr>
        <w:t>政法综治处</w:t>
      </w:r>
      <w:r>
        <w:rPr>
          <w:rFonts w:hint="eastAsia" w:ascii="仿宋_GB2312" w:eastAsia="仿宋_GB2312" w:cs="仿宋_GB2312"/>
          <w:spacing w:val="-2"/>
          <w:sz w:val="32"/>
          <w:szCs w:val="32"/>
        </w:rPr>
        <w:t>。</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四、保障措施</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b/>
          <w:bCs w:val="0"/>
          <w:sz w:val="32"/>
          <w:szCs w:val="32"/>
        </w:rPr>
        <w:t>（一）强化组织领导。</w:t>
      </w:r>
      <w:r>
        <w:rPr>
          <w:rFonts w:hint="eastAsia" w:ascii="仿宋_GB2312" w:eastAsia="仿宋_GB2312" w:cs="仿宋_GB2312"/>
          <w:sz w:val="32"/>
          <w:szCs w:val="32"/>
        </w:rPr>
        <w:t>专项整治三年行动在</w:t>
      </w:r>
      <w:r>
        <w:rPr>
          <w:rFonts w:hint="eastAsia" w:ascii="仿宋_GB2312" w:eastAsia="仿宋_GB2312" w:cs="仿宋_GB2312"/>
          <w:sz w:val="32"/>
          <w:szCs w:val="32"/>
          <w:lang w:eastAsia="zh-CN"/>
        </w:rPr>
        <w:t>片区</w:t>
      </w:r>
      <w:r>
        <w:rPr>
          <w:rFonts w:hint="eastAsia" w:ascii="仿宋_GB2312" w:eastAsia="仿宋_GB2312" w:cs="仿宋_GB2312"/>
          <w:sz w:val="32"/>
          <w:szCs w:val="32"/>
        </w:rPr>
        <w:t>党委统一领导下，</w:t>
      </w:r>
      <w:r>
        <w:rPr>
          <w:rFonts w:hint="eastAsia" w:ascii="仿宋_GB2312" w:eastAsia="仿宋_GB2312" w:cs="仿宋_GB2312"/>
          <w:kern w:val="0"/>
          <w:sz w:val="32"/>
          <w:szCs w:val="32"/>
          <w:shd w:val="clear" w:color="auto" w:fill="FFFFFF"/>
        </w:rPr>
        <w:t>各</w:t>
      </w:r>
      <w:r>
        <w:rPr>
          <w:rFonts w:hint="eastAsia" w:ascii="仿宋_GB2312" w:eastAsia="仿宋_GB2312" w:cs="仿宋_GB2312"/>
          <w:kern w:val="0"/>
          <w:sz w:val="32"/>
          <w:szCs w:val="32"/>
          <w:shd w:val="clear" w:color="auto" w:fill="FFFFFF"/>
          <w:lang w:eastAsia="zh-CN"/>
        </w:rPr>
        <w:t>处室，</w:t>
      </w:r>
      <w:r>
        <w:rPr>
          <w:rFonts w:hint="eastAsia" w:ascii="仿宋_GB2312" w:eastAsia="仿宋_GB2312" w:cs="仿宋_GB2312"/>
          <w:kern w:val="0"/>
          <w:sz w:val="32"/>
          <w:szCs w:val="32"/>
          <w:shd w:val="clear" w:color="auto" w:fill="FFFFFF"/>
          <w:lang w:val="en-US" w:eastAsia="zh-CN"/>
        </w:rPr>
        <w:t>各单位</w:t>
      </w:r>
      <w:r>
        <w:rPr>
          <w:rFonts w:hint="eastAsia" w:ascii="仿宋_GB2312" w:eastAsia="仿宋_GB2312" w:cs="仿宋_GB2312"/>
          <w:kern w:val="0"/>
          <w:sz w:val="32"/>
          <w:szCs w:val="32"/>
          <w:shd w:val="clear" w:color="auto" w:fill="FFFFFF"/>
        </w:rPr>
        <w:t>同步发力、同步推进、同步落实。各牵头</w:t>
      </w:r>
      <w:r>
        <w:rPr>
          <w:rFonts w:hint="eastAsia" w:ascii="仿宋_GB2312" w:eastAsia="仿宋_GB2312" w:cs="仿宋_GB2312"/>
          <w:kern w:val="0"/>
          <w:sz w:val="32"/>
          <w:szCs w:val="32"/>
          <w:shd w:val="clear" w:color="auto" w:fill="FFFFFF"/>
          <w:lang w:eastAsia="zh-CN"/>
        </w:rPr>
        <w:t>处室</w:t>
      </w:r>
      <w:r>
        <w:rPr>
          <w:rFonts w:hint="eastAsia" w:ascii="仿宋_GB2312" w:eastAsia="仿宋_GB2312" w:cs="仿宋_GB2312"/>
          <w:kern w:val="0"/>
          <w:sz w:val="32"/>
          <w:szCs w:val="32"/>
          <w:shd w:val="clear" w:color="auto" w:fill="FFFFFF"/>
        </w:rPr>
        <w:t>要认真负起责任，加强沟通衔接，抓好统筹协调，落实分工细案；各责任</w:t>
      </w:r>
      <w:r>
        <w:rPr>
          <w:rFonts w:hint="eastAsia" w:ascii="仿宋_GB2312" w:eastAsia="仿宋_GB2312" w:cs="仿宋_GB2312"/>
          <w:kern w:val="0"/>
          <w:sz w:val="32"/>
          <w:szCs w:val="32"/>
          <w:shd w:val="clear" w:color="auto" w:fill="FFFFFF"/>
          <w:lang w:eastAsia="zh-CN"/>
        </w:rPr>
        <w:t>处室，</w:t>
      </w:r>
      <w:r>
        <w:rPr>
          <w:rFonts w:hint="eastAsia" w:ascii="仿宋_GB2312" w:eastAsia="仿宋_GB2312" w:cs="仿宋_GB2312"/>
          <w:kern w:val="0"/>
          <w:sz w:val="32"/>
          <w:szCs w:val="32"/>
          <w:shd w:val="clear" w:color="auto" w:fill="FFFFFF"/>
          <w:lang w:val="en-US" w:eastAsia="zh-CN"/>
        </w:rPr>
        <w:t>各责任单位</w:t>
      </w:r>
      <w:r>
        <w:rPr>
          <w:rFonts w:hint="eastAsia" w:ascii="仿宋_GB2312" w:eastAsia="仿宋_GB2312" w:cs="仿宋_GB2312"/>
          <w:kern w:val="0"/>
          <w:sz w:val="32"/>
          <w:szCs w:val="32"/>
          <w:shd w:val="clear" w:color="auto" w:fill="FFFFFF"/>
        </w:rPr>
        <w:t>要按工作职责，制定操作细案，强化措施要求，形成合力。</w:t>
      </w:r>
      <w:r>
        <w:rPr>
          <w:rFonts w:hint="eastAsia" w:ascii="Times New Roman" w:hAnsi="Times New Roman" w:eastAsia="仿宋_GB2312"/>
          <w:bCs/>
          <w:sz w:val="32"/>
          <w:szCs w:val="32"/>
        </w:rPr>
        <w:t>各有关</w:t>
      </w:r>
      <w:r>
        <w:rPr>
          <w:rFonts w:hint="eastAsia" w:ascii="Times New Roman" w:hAnsi="Times New Roman" w:eastAsia="仿宋_GB2312"/>
          <w:bCs/>
          <w:sz w:val="32"/>
          <w:szCs w:val="32"/>
          <w:lang w:eastAsia="zh-CN"/>
        </w:rPr>
        <w:t>处室，</w:t>
      </w:r>
      <w:r>
        <w:rPr>
          <w:rFonts w:hint="eastAsia" w:ascii="仿宋_GB2312" w:eastAsia="仿宋_GB2312" w:cs="仿宋_GB2312"/>
          <w:kern w:val="0"/>
          <w:sz w:val="32"/>
          <w:szCs w:val="32"/>
          <w:shd w:val="clear" w:color="auto" w:fill="FFFFFF"/>
          <w:lang w:val="en-US" w:eastAsia="zh-CN"/>
        </w:rPr>
        <w:t>各有关</w:t>
      </w:r>
      <w:r>
        <w:rPr>
          <w:rFonts w:hint="eastAsia" w:ascii="Times New Roman" w:hAnsi="Times New Roman" w:eastAsia="仿宋_GB2312"/>
          <w:bCs/>
          <w:sz w:val="32"/>
          <w:szCs w:val="32"/>
          <w:lang w:val="en-US" w:eastAsia="zh-CN"/>
        </w:rPr>
        <w:t>单位</w:t>
      </w:r>
      <w:r>
        <w:rPr>
          <w:rFonts w:hint="eastAsia" w:ascii="Times New Roman" w:hAnsi="Times New Roman" w:eastAsia="仿宋_GB2312"/>
          <w:bCs/>
          <w:sz w:val="32"/>
          <w:szCs w:val="32"/>
        </w:rPr>
        <w:t>要提高政治站位，深刻认识做好专项整治三年行动的重要性，强化领导责任，层层抓好组织实施。</w:t>
      </w:r>
      <w:r>
        <w:rPr>
          <w:rFonts w:hint="eastAsia" w:ascii="仿宋_GB2312" w:eastAsia="仿宋_GB2312" w:cs="仿宋_GB2312"/>
          <w:sz w:val="32"/>
          <w:szCs w:val="32"/>
          <w:lang w:eastAsia="zh-CN"/>
        </w:rPr>
        <w:t>成立君山片区安全生产专项整治三年行动工作领导小组</w:t>
      </w:r>
      <w:r>
        <w:rPr>
          <w:rFonts w:hint="eastAsia" w:ascii="Times New Roman" w:hAnsi="Times New Roman" w:eastAsia="仿宋_GB2312"/>
          <w:bCs/>
          <w:snapToGrid w:val="0"/>
          <w:sz w:val="32"/>
          <w:szCs w:val="32"/>
        </w:rPr>
        <w:t>，加强统筹协调，推动工作落实</w:t>
      </w:r>
      <w:r>
        <w:rPr>
          <w:rFonts w:hint="eastAsia" w:ascii="Times New Roman" w:hAnsi="Times New Roman" w:eastAsia="仿宋_GB2312"/>
          <w:bCs/>
          <w:sz w:val="32"/>
          <w:szCs w:val="32"/>
        </w:rPr>
        <w:t>。</w:t>
      </w:r>
      <w:r>
        <w:rPr>
          <w:rFonts w:hint="eastAsia" w:ascii="仿宋_GB2312" w:eastAsia="仿宋_GB2312" w:cs="仿宋_GB2312"/>
          <w:sz w:val="32"/>
          <w:szCs w:val="32"/>
        </w:rPr>
        <w:t>结合每季度防范重特大生产安全事故会议，研究专项行动工作，协调解决重大问题。</w:t>
      </w:r>
    </w:p>
    <w:p>
      <w:pPr>
        <w:keepNext w:val="0"/>
        <w:keepLines w:val="0"/>
        <w:pageBreakBefore w:val="0"/>
        <w:kinsoku/>
        <w:overflowPunct/>
        <w:topLinePunct w:val="0"/>
        <w:bidi w:val="0"/>
        <w:adjustRightInd w:val="0"/>
        <w:snapToGrid w:val="0"/>
        <w:spacing w:line="600" w:lineRule="exact"/>
        <w:ind w:firstLine="643" w:firstLineChars="200"/>
        <w:rPr>
          <w:rFonts w:ascii="Times New Roman" w:hAnsi="Times New Roman" w:eastAsia="楷体_GB2312"/>
          <w:b/>
          <w:bCs/>
          <w:sz w:val="32"/>
          <w:szCs w:val="32"/>
        </w:rPr>
      </w:pPr>
      <w:r>
        <w:rPr>
          <w:rFonts w:hint="eastAsia" w:ascii="楷体_GB2312" w:eastAsia="楷体_GB2312"/>
          <w:b/>
          <w:bCs w:val="0"/>
          <w:sz w:val="32"/>
          <w:szCs w:val="32"/>
        </w:rPr>
        <w:t>（二）强化责任落实。</w:t>
      </w:r>
      <w:r>
        <w:rPr>
          <w:rFonts w:hint="eastAsia" w:ascii="仿宋_GB2312" w:eastAsia="仿宋_GB2312" w:cs="仿宋_GB2312"/>
          <w:kern w:val="0"/>
          <w:sz w:val="32"/>
          <w:szCs w:val="32"/>
          <w:shd w:val="clear" w:color="auto" w:fill="FFFFFF"/>
          <w:lang w:eastAsia="zh-CN"/>
        </w:rPr>
        <w:t>由</w:t>
      </w:r>
      <w:r>
        <w:rPr>
          <w:rFonts w:hint="eastAsia" w:ascii="仿宋_GB2312" w:eastAsia="仿宋_GB2312" w:cs="仿宋_GB2312"/>
          <w:kern w:val="0"/>
          <w:sz w:val="32"/>
          <w:szCs w:val="32"/>
          <w:shd w:val="clear" w:color="auto" w:fill="FFFFFF"/>
        </w:rPr>
        <w:t>党政主要领导负总责，切实肩负起安全生产第一责任人的责任，分管领导、班子其他成员要按照“党政同责、一岗双责、齐抓共管、失职追责”的要求履职尽责。要落实属地责任，加强组织领导，抓好宣传发动、排查登记、跟踪整改</w:t>
      </w:r>
      <w:r>
        <w:rPr>
          <w:rFonts w:hint="eastAsia" w:ascii="仿宋_GB2312" w:eastAsia="仿宋_GB2312" w:cs="仿宋_GB2312"/>
          <w:kern w:val="0"/>
          <w:sz w:val="32"/>
          <w:szCs w:val="32"/>
          <w:shd w:val="clear" w:color="auto" w:fill="FFFFFF"/>
          <w:lang w:eastAsia="zh-CN"/>
        </w:rPr>
        <w:t>；</w:t>
      </w:r>
      <w:r>
        <w:rPr>
          <w:rFonts w:hint="eastAsia" w:ascii="仿宋_GB2312" w:eastAsia="仿宋_GB2312" w:cs="仿宋_GB2312"/>
          <w:kern w:val="0"/>
          <w:sz w:val="32"/>
          <w:szCs w:val="32"/>
          <w:shd w:val="clear" w:color="auto" w:fill="FFFFFF"/>
        </w:rPr>
        <w:t>各村（社区）要抓宣传、抓巡查、抓举报；各领域所有企业单位（场所）要落实主体责任，抓全员发动、自查自纠、整改落实，确保排查整治落到实处、抓出实效。凡因问题隐患跟踪督促整改不到位而引发事故的，都要倒查追究责任。各有关</w:t>
      </w:r>
      <w:r>
        <w:rPr>
          <w:rFonts w:hint="eastAsia" w:ascii="仿宋_GB2312" w:eastAsia="仿宋_GB2312" w:cs="仿宋_GB2312"/>
          <w:kern w:val="0"/>
          <w:sz w:val="32"/>
          <w:szCs w:val="32"/>
          <w:shd w:val="clear" w:color="auto" w:fill="FFFFFF"/>
          <w:lang w:eastAsia="zh-CN"/>
        </w:rPr>
        <w:t>处室，</w:t>
      </w:r>
      <w:r>
        <w:rPr>
          <w:rFonts w:hint="eastAsia" w:ascii="仿宋_GB2312" w:eastAsia="仿宋_GB2312" w:cs="仿宋_GB2312"/>
          <w:kern w:val="0"/>
          <w:sz w:val="32"/>
          <w:szCs w:val="32"/>
          <w:shd w:val="clear" w:color="auto" w:fill="FFFFFF"/>
          <w:lang w:val="en-US" w:eastAsia="zh-CN"/>
        </w:rPr>
        <w:t>各有关单位</w:t>
      </w:r>
      <w:r>
        <w:rPr>
          <w:rFonts w:hint="eastAsia" w:ascii="仿宋_GB2312" w:eastAsia="仿宋_GB2312" w:cs="仿宋_GB2312"/>
          <w:kern w:val="0"/>
          <w:sz w:val="32"/>
          <w:szCs w:val="32"/>
          <w:shd w:val="clear" w:color="auto" w:fill="FFFFFF"/>
        </w:rPr>
        <w:t>要按照《平潭综合实验区管委会安委会办公室关于建立安全隐患大排查大整治工作机制的通知》要求，落实会商联络、排查整治、信息报告、督查督办等制度。</w:t>
      </w:r>
    </w:p>
    <w:p>
      <w:pPr>
        <w:keepNext w:val="0"/>
        <w:keepLines w:val="0"/>
        <w:pageBreakBefore w:val="0"/>
        <w:kinsoku/>
        <w:overflowPunct/>
        <w:topLinePunct w:val="0"/>
        <w:bidi w:val="0"/>
        <w:adjustRightInd w:val="0"/>
        <w:snapToGrid w:val="0"/>
        <w:spacing w:line="600" w:lineRule="exact"/>
        <w:ind w:firstLine="643" w:firstLineChars="200"/>
        <w:rPr>
          <w:rFonts w:ascii="Times New Roman" w:hAnsi="Times New Roman" w:eastAsia="仿宋_GB2312"/>
          <w:bCs/>
          <w:sz w:val="32"/>
          <w:szCs w:val="32"/>
        </w:rPr>
      </w:pPr>
      <w:r>
        <w:rPr>
          <w:rFonts w:hint="eastAsia" w:ascii="楷体_GB2312" w:eastAsia="楷体_GB2312"/>
          <w:b/>
          <w:bCs w:val="0"/>
          <w:sz w:val="32"/>
          <w:szCs w:val="32"/>
        </w:rPr>
        <w:t>（三）强化宣传教育。</w:t>
      </w:r>
      <w:r>
        <w:rPr>
          <w:rFonts w:hint="eastAsia" w:ascii="Times New Roman" w:hAnsi="Times New Roman" w:eastAsia="仿宋_GB2312"/>
          <w:bCs/>
          <w:sz w:val="32"/>
          <w:szCs w:val="32"/>
        </w:rPr>
        <w:t>各有关</w:t>
      </w:r>
      <w:r>
        <w:rPr>
          <w:rFonts w:hint="eastAsia" w:ascii="Times New Roman" w:hAnsi="Times New Roman" w:eastAsia="仿宋_GB2312"/>
          <w:bCs/>
          <w:sz w:val="32"/>
          <w:szCs w:val="32"/>
          <w:lang w:eastAsia="zh-CN"/>
        </w:rPr>
        <w:t>处室</w:t>
      </w:r>
      <w:r>
        <w:rPr>
          <w:rFonts w:hint="eastAsia" w:ascii="仿宋_GB2312" w:eastAsia="仿宋_GB2312" w:cs="仿宋_GB2312"/>
          <w:kern w:val="0"/>
          <w:sz w:val="32"/>
          <w:szCs w:val="32"/>
          <w:shd w:val="clear" w:color="auto" w:fill="FFFFFF"/>
          <w:lang w:eastAsia="zh-CN"/>
        </w:rPr>
        <w:t>，</w:t>
      </w:r>
      <w:r>
        <w:rPr>
          <w:rFonts w:hint="eastAsia" w:ascii="仿宋_GB2312" w:eastAsia="仿宋_GB2312" w:cs="仿宋_GB2312"/>
          <w:kern w:val="0"/>
          <w:sz w:val="32"/>
          <w:szCs w:val="32"/>
          <w:shd w:val="clear" w:color="auto" w:fill="FFFFFF"/>
          <w:lang w:val="en-US" w:eastAsia="zh-CN"/>
        </w:rPr>
        <w:t>各有关单位</w:t>
      </w:r>
      <w:r>
        <w:rPr>
          <w:rFonts w:hint="eastAsia" w:ascii="Times New Roman" w:hAnsi="Times New Roman" w:eastAsia="仿宋_GB2312"/>
          <w:bCs/>
          <w:sz w:val="32"/>
          <w:szCs w:val="32"/>
        </w:rPr>
        <w:t>要将开展安全生产专项整治三年行动列入宣传工作重点，组织各</w:t>
      </w:r>
      <w:r>
        <w:rPr>
          <w:rFonts w:hint="eastAsia" w:ascii="Times New Roman" w:hAnsi="Times New Roman" w:eastAsia="仿宋_GB2312"/>
          <w:bCs/>
          <w:sz w:val="32"/>
          <w:szCs w:val="32"/>
          <w:lang w:eastAsia="zh-CN"/>
        </w:rPr>
        <w:t>类</w:t>
      </w:r>
      <w:r>
        <w:rPr>
          <w:rFonts w:hint="eastAsia" w:ascii="Times New Roman" w:hAnsi="Times New Roman" w:eastAsia="仿宋_GB2312"/>
          <w:bCs/>
          <w:sz w:val="32"/>
          <w:szCs w:val="32"/>
        </w:rPr>
        <w:t>媒体开设专栏、形成系列报道；要充分利用微信等新媒体，突出重点、抓住典型、集中宣传；同时广泛动员企业、社区等基层单位采取各种有效形式，加强宣传，形成强大舆论声势。要充分运用正反两方面典型，积极开展教育，以案释法，榜样引领。要畅通各类举报投诉渠道，开设曝光平台，</w:t>
      </w:r>
      <w:r>
        <w:rPr>
          <w:rFonts w:hint="eastAsia" w:ascii="Times New Roman" w:hAnsi="Times New Roman" w:eastAsia="仿宋_GB2312"/>
          <w:sz w:val="32"/>
          <w:szCs w:val="32"/>
        </w:rPr>
        <w:t>鼓励和引导广大群众特别是企业职工举报重大隐患和违法违规行为，形成全社会参与支持、群防群治的良好局面</w:t>
      </w:r>
      <w:r>
        <w:rPr>
          <w:rFonts w:hint="eastAsia" w:ascii="Times New Roman" w:hAnsi="Times New Roman" w:eastAsia="仿宋_GB2312"/>
          <w:bCs/>
          <w:sz w:val="32"/>
          <w:szCs w:val="32"/>
        </w:rPr>
        <w:t>。</w:t>
      </w:r>
    </w:p>
    <w:p>
      <w:pPr>
        <w:keepNext w:val="0"/>
        <w:keepLines w:val="0"/>
        <w:pageBreakBefore w:val="0"/>
        <w:widowControl/>
        <w:kinsoku/>
        <w:overflowPunct/>
        <w:topLinePunct w:val="0"/>
        <w:bidi w:val="0"/>
        <w:adjustRightInd w:val="0"/>
        <w:snapToGrid w:val="0"/>
        <w:spacing w:line="600" w:lineRule="exact"/>
        <w:ind w:firstLine="643" w:firstLineChars="200"/>
        <w:rPr>
          <w:rFonts w:ascii="仿宋_GB2312" w:eastAsia="仿宋_GB2312" w:cs="仿宋_GB2312"/>
          <w:sz w:val="32"/>
          <w:szCs w:val="32"/>
        </w:rPr>
      </w:pPr>
      <w:r>
        <w:rPr>
          <w:rFonts w:hint="eastAsia" w:ascii="楷体_GB2312" w:eastAsia="楷体_GB2312"/>
          <w:b/>
          <w:bCs w:val="0"/>
          <w:sz w:val="32"/>
          <w:szCs w:val="32"/>
        </w:rPr>
        <w:t>（四）强化保障能力。</w:t>
      </w:r>
      <w:r>
        <w:rPr>
          <w:rFonts w:hint="eastAsia" w:ascii="仿宋_GB2312" w:eastAsia="仿宋_GB2312" w:cs="仿宋_GB2312"/>
          <w:sz w:val="32"/>
          <w:szCs w:val="32"/>
        </w:rPr>
        <w:t>完善支持安全生产工作措施，强化财政对安全生产工作的经费保障，建立健全安全生产经费投入保障体系，安排安全生产专项资金，优化支出结构，向重点行业领域风险防控、事故隐患消除工作倾斜。</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b/>
          <w:bCs w:val="0"/>
          <w:sz w:val="32"/>
          <w:szCs w:val="32"/>
        </w:rPr>
        <w:t>（五）强化监管执法。</w:t>
      </w:r>
      <w:r>
        <w:rPr>
          <w:rFonts w:hint="eastAsia" w:ascii="仿宋_GB2312" w:eastAsia="仿宋_GB2312" w:cs="仿宋_GB2312"/>
          <w:sz w:val="32"/>
          <w:szCs w:val="32"/>
        </w:rPr>
        <w:t>实施分级分类精准化执法、差异化管理，强化监管执法和跟踪问效，深入开展“四不两直”明查暗访，对重点问题、重大隐患督促彻底解决。各有关</w:t>
      </w:r>
      <w:r>
        <w:rPr>
          <w:rFonts w:hint="eastAsia" w:ascii="仿宋_GB2312" w:eastAsia="仿宋_GB2312" w:cs="仿宋_GB2312"/>
          <w:sz w:val="32"/>
          <w:szCs w:val="32"/>
          <w:lang w:eastAsia="zh-CN"/>
        </w:rPr>
        <w:t>处室</w:t>
      </w:r>
      <w:r>
        <w:rPr>
          <w:rFonts w:hint="eastAsia" w:ascii="仿宋_GB2312" w:eastAsia="仿宋_GB2312" w:cs="仿宋_GB2312"/>
          <w:kern w:val="0"/>
          <w:sz w:val="32"/>
          <w:szCs w:val="32"/>
          <w:shd w:val="clear" w:color="auto" w:fill="FFFFFF"/>
          <w:lang w:eastAsia="zh-CN"/>
        </w:rPr>
        <w:t>，</w:t>
      </w:r>
      <w:r>
        <w:rPr>
          <w:rFonts w:hint="eastAsia" w:ascii="仿宋_GB2312" w:eastAsia="仿宋_GB2312" w:cs="仿宋_GB2312"/>
          <w:kern w:val="0"/>
          <w:sz w:val="32"/>
          <w:szCs w:val="32"/>
          <w:shd w:val="clear" w:color="auto" w:fill="FFFFFF"/>
          <w:lang w:val="en-US" w:eastAsia="zh-CN"/>
        </w:rPr>
        <w:t>各有关单位</w:t>
      </w:r>
      <w:r>
        <w:rPr>
          <w:rFonts w:hint="eastAsia" w:ascii="仿宋_GB2312" w:eastAsia="仿宋_GB2312" w:cs="仿宋_GB2312"/>
          <w:sz w:val="32"/>
          <w:szCs w:val="32"/>
        </w:rPr>
        <w:t>对重大隐患要及时提请</w:t>
      </w:r>
      <w:r>
        <w:rPr>
          <w:rFonts w:hint="eastAsia" w:ascii="仿宋_GB2312" w:eastAsia="仿宋_GB2312" w:cs="仿宋_GB2312"/>
          <w:sz w:val="32"/>
          <w:szCs w:val="32"/>
          <w:lang w:eastAsia="zh-CN"/>
        </w:rPr>
        <w:t>片区党委会研究并</w:t>
      </w:r>
      <w:r>
        <w:rPr>
          <w:rFonts w:hint="eastAsia" w:ascii="仿宋_GB2312" w:eastAsia="仿宋_GB2312" w:cs="仿宋_GB2312"/>
          <w:sz w:val="32"/>
          <w:szCs w:val="32"/>
        </w:rPr>
        <w:t>挂牌督办。企业也要对发现的重大隐患实施内部挂牌督办。组织指导服务组、志愿服务小分队开展精准指导服务，实行远程“会诊”与上门服务相结合，帮助解决安全生产难题。督促企业自查自纠，对企业主动发现、自觉报告的问题隐患，重点实行跟踪指导服务。对专项整治自查自改不落实、存在重大隐患或发生事故的单位主要负责人要开展集中培训教育。</w:t>
      </w:r>
    </w:p>
    <w:p>
      <w:pPr>
        <w:keepNext w:val="0"/>
        <w:keepLines w:val="0"/>
        <w:pageBreakBefore w:val="0"/>
        <w:kinsoku/>
        <w:overflowPunct/>
        <w:topLinePunct w:val="0"/>
        <w:bidi w:val="0"/>
        <w:spacing w:line="600" w:lineRule="exact"/>
        <w:ind w:right="-104" w:firstLine="640"/>
        <w:rPr>
          <w:rFonts w:ascii="仿宋_GB2312" w:eastAsia="仿宋_GB2312" w:cs="仿宋_GB2312"/>
          <w:sz w:val="32"/>
          <w:szCs w:val="32"/>
        </w:rPr>
      </w:pPr>
      <w:r>
        <w:rPr>
          <w:rFonts w:hint="eastAsia" w:ascii="楷体_GB2312" w:eastAsia="楷体_GB2312"/>
          <w:b/>
          <w:bCs w:val="0"/>
          <w:sz w:val="32"/>
          <w:szCs w:val="32"/>
        </w:rPr>
        <w:t>（六）强化问效问责。</w:t>
      </w:r>
      <w:r>
        <w:rPr>
          <w:rFonts w:hint="eastAsia" w:ascii="仿宋_GB2312" w:hAnsi="仿宋_GB2312" w:eastAsia="仿宋_GB2312" w:cs="仿宋_GB2312"/>
          <w:b w:val="0"/>
          <w:bCs/>
          <w:sz w:val="32"/>
          <w:szCs w:val="32"/>
          <w:lang w:eastAsia="zh-CN"/>
        </w:rPr>
        <w:t>要将</w:t>
      </w:r>
      <w:r>
        <w:rPr>
          <w:rFonts w:hint="eastAsia" w:ascii="仿宋_GB2312" w:eastAsia="仿宋_GB2312" w:cs="仿宋_GB2312"/>
          <w:sz w:val="32"/>
          <w:szCs w:val="32"/>
        </w:rPr>
        <w:t>安全生产</w:t>
      </w:r>
      <w:r>
        <w:rPr>
          <w:rFonts w:hint="eastAsia" w:ascii="仿宋_GB2312" w:eastAsia="仿宋_GB2312" w:cs="仿宋_GB2312"/>
          <w:sz w:val="32"/>
          <w:szCs w:val="32"/>
          <w:lang w:eastAsia="zh-CN"/>
        </w:rPr>
        <w:t>专项整治三年行动开展情况纳入片区</w:t>
      </w:r>
      <w:r>
        <w:rPr>
          <w:rFonts w:hint="eastAsia" w:ascii="仿宋_GB2312" w:eastAsia="仿宋_GB2312" w:cs="仿宋_GB2312"/>
          <w:sz w:val="32"/>
          <w:szCs w:val="32"/>
        </w:rPr>
        <w:t>党政领导干部</w:t>
      </w:r>
      <w:r>
        <w:rPr>
          <w:rFonts w:hint="eastAsia" w:ascii="仿宋_GB2312" w:eastAsia="仿宋_GB2312" w:cs="仿宋_GB2312"/>
          <w:sz w:val="32"/>
          <w:szCs w:val="32"/>
          <w:lang w:eastAsia="zh-CN"/>
        </w:rPr>
        <w:t>年度</w:t>
      </w:r>
      <w:r>
        <w:rPr>
          <w:rFonts w:hint="eastAsia" w:ascii="仿宋_GB2312" w:eastAsia="仿宋_GB2312" w:cs="仿宋_GB2312"/>
          <w:sz w:val="32"/>
          <w:szCs w:val="32"/>
        </w:rPr>
        <w:t>绩效考核</w:t>
      </w:r>
      <w:r>
        <w:rPr>
          <w:rFonts w:hint="eastAsia" w:ascii="仿宋_GB2312" w:eastAsia="仿宋_GB2312" w:cs="仿宋_GB2312"/>
          <w:sz w:val="32"/>
          <w:szCs w:val="32"/>
          <w:lang w:eastAsia="zh-CN"/>
        </w:rPr>
        <w:t>，确保取得实效</w:t>
      </w:r>
      <w:r>
        <w:rPr>
          <w:rFonts w:hint="eastAsia" w:ascii="仿宋_GB2312" w:eastAsia="仿宋_GB2312" w:cs="仿宋_GB2312"/>
          <w:sz w:val="32"/>
          <w:szCs w:val="32"/>
        </w:rPr>
        <w:t>。各有关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要加强对本</w:t>
      </w:r>
      <w:r>
        <w:rPr>
          <w:rFonts w:hint="eastAsia" w:ascii="仿宋_GB2312" w:eastAsia="仿宋_GB2312" w:cs="仿宋_GB2312"/>
          <w:sz w:val="32"/>
          <w:szCs w:val="32"/>
          <w:lang w:eastAsia="zh-CN"/>
        </w:rPr>
        <w:t>行业领域</w:t>
      </w:r>
      <w:r>
        <w:rPr>
          <w:rFonts w:hint="eastAsia" w:ascii="仿宋_GB2312" w:eastAsia="仿宋_GB2312" w:cs="仿宋_GB2312"/>
          <w:sz w:val="32"/>
          <w:szCs w:val="32"/>
        </w:rPr>
        <w:t>安全整治工作的监督，</w:t>
      </w:r>
      <w:r>
        <w:rPr>
          <w:rFonts w:hint="eastAsia" w:ascii="仿宋_GB2312" w:eastAsia="仿宋_GB2312" w:cs="仿宋_GB2312"/>
          <w:sz w:val="32"/>
          <w:szCs w:val="32"/>
          <w:lang w:eastAsia="zh-CN"/>
        </w:rPr>
        <w:t>政法综治处</w:t>
      </w:r>
      <w:r>
        <w:rPr>
          <w:rFonts w:hint="eastAsia" w:ascii="仿宋_GB2312" w:eastAsia="仿宋_GB2312" w:cs="仿宋_GB2312"/>
          <w:sz w:val="32"/>
          <w:szCs w:val="32"/>
        </w:rPr>
        <w:t>要加强对各有关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落实情况的监督，加强督促检查</w:t>
      </w:r>
      <w:r>
        <w:rPr>
          <w:rFonts w:hint="eastAsia" w:ascii="仿宋_GB2312" w:eastAsia="仿宋_GB2312" w:cs="仿宋_GB2312"/>
          <w:sz w:val="32"/>
          <w:szCs w:val="32"/>
          <w:lang w:eastAsia="zh-CN"/>
        </w:rPr>
        <w:t>，确保工作落实到位</w:t>
      </w:r>
      <w:r>
        <w:rPr>
          <w:rFonts w:hint="eastAsia" w:ascii="仿宋_GB2312" w:eastAsia="仿宋_GB2312" w:cs="仿宋_GB2312"/>
          <w:sz w:val="32"/>
          <w:szCs w:val="32"/>
        </w:rPr>
        <w:t>。要落实与纪检监察部门安全生产违法违纪问题线索移交查办工作机制，对整治工作不负责、不作为，分工责任不落实、措施不得力，重大问题隐患悬而不决，逾期没有完成目标任务的，坚决问责。对因整治工作失职渎职，造成事故发生的，移交司法部门依法严肃追究法律责任。</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仿宋_GB2312" w:eastAsia="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left="319" w:leftChars="152" w:firstLine="320" w:firstLineChars="100"/>
        <w:jc w:val="left"/>
        <w:textAlignment w:val="auto"/>
        <w:rPr>
          <w:rFonts w:hint="eastAsia" w:ascii="仿宋_GB2312" w:eastAsia="仿宋_GB2312"/>
          <w:spacing w:val="-23"/>
          <w:sz w:val="32"/>
          <w:szCs w:val="32"/>
        </w:rPr>
      </w:pPr>
      <w:r>
        <w:rPr>
          <w:rFonts w:hint="eastAsia" w:ascii="仿宋_GB2312" w:eastAsia="仿宋_GB2312"/>
          <w:sz w:val="32"/>
          <w:szCs w:val="32"/>
        </w:rPr>
        <w:t>附件</w:t>
      </w:r>
      <w:r>
        <w:rPr>
          <w:rFonts w:ascii="仿宋_GB2312" w:eastAsia="仿宋_GB2312"/>
          <w:sz w:val="32"/>
          <w:szCs w:val="32"/>
        </w:rPr>
        <w:t>:</w:t>
      </w:r>
      <w:r>
        <w:rPr>
          <w:rFonts w:ascii="仿宋_GB2312" w:eastAsia="仿宋_GB2312"/>
          <w:spacing w:val="-23"/>
          <w:sz w:val="32"/>
          <w:szCs w:val="32"/>
        </w:rPr>
        <w:t>1.</w:t>
      </w:r>
      <w:r>
        <w:rPr>
          <w:rFonts w:hint="eastAsia" w:ascii="仿宋_GB2312" w:eastAsia="仿宋_GB2312"/>
          <w:spacing w:val="-23"/>
          <w:sz w:val="32"/>
          <w:szCs w:val="32"/>
        </w:rPr>
        <w:t>学习宣传贯彻习近平总书记关于安全生产重要论述专题</w:t>
      </w:r>
    </w:p>
    <w:p>
      <w:pPr>
        <w:keepNext w:val="0"/>
        <w:keepLines w:val="0"/>
        <w:pageBreakBefore w:val="0"/>
        <w:widowControl w:val="0"/>
        <w:kinsoku/>
        <w:wordWrap/>
        <w:overflowPunct/>
        <w:topLinePunct w:val="0"/>
        <w:autoSpaceDE/>
        <w:autoSpaceDN/>
        <w:bidi w:val="0"/>
        <w:adjustRightInd/>
        <w:snapToGrid/>
        <w:spacing w:line="600" w:lineRule="exact"/>
        <w:ind w:left="319" w:leftChars="152" w:firstLine="1370" w:firstLineChars="500"/>
        <w:jc w:val="left"/>
        <w:textAlignment w:val="auto"/>
        <w:rPr>
          <w:rFonts w:ascii="仿宋_GB2312" w:eastAsia="仿宋_GB2312"/>
          <w:spacing w:val="-23"/>
          <w:sz w:val="32"/>
          <w:szCs w:val="32"/>
        </w:rPr>
      </w:pPr>
      <w:r>
        <w:rPr>
          <w:rFonts w:hint="eastAsia" w:ascii="仿宋_GB2312" w:eastAsia="仿宋_GB2312"/>
          <w:spacing w:val="-23"/>
          <w:sz w:val="32"/>
          <w:szCs w:val="32"/>
        </w:rPr>
        <w:t>实施方案</w:t>
      </w:r>
    </w:p>
    <w:p>
      <w:pPr>
        <w:keepNext w:val="0"/>
        <w:keepLines w:val="0"/>
        <w:pageBreakBefore w:val="0"/>
        <w:widowControl w:val="0"/>
        <w:kinsoku/>
        <w:wordWrap/>
        <w:overflowPunct/>
        <w:topLinePunct w:val="0"/>
        <w:autoSpaceDE/>
        <w:autoSpaceDN/>
        <w:bidi w:val="0"/>
        <w:adjustRightInd/>
        <w:snapToGrid/>
        <w:spacing w:line="600" w:lineRule="exact"/>
        <w:ind w:firstLine="1411" w:firstLineChars="515"/>
        <w:jc w:val="left"/>
        <w:textAlignment w:val="auto"/>
        <w:rPr>
          <w:rFonts w:ascii="仿宋_GB2312" w:eastAsia="仿宋_GB2312"/>
          <w:spacing w:val="-34"/>
          <w:sz w:val="32"/>
          <w:szCs w:val="32"/>
        </w:rPr>
      </w:pPr>
      <w:r>
        <w:rPr>
          <w:rFonts w:ascii="仿宋_GB2312" w:eastAsia="仿宋_GB2312"/>
          <w:spacing w:val="-23"/>
          <w:sz w:val="32"/>
          <w:szCs w:val="32"/>
        </w:rPr>
        <w:t>2.</w:t>
      </w:r>
      <w:r>
        <w:rPr>
          <w:rFonts w:hint="eastAsia" w:ascii="仿宋_GB2312" w:eastAsia="仿宋_GB2312"/>
          <w:spacing w:val="-23"/>
          <w:sz w:val="32"/>
          <w:szCs w:val="32"/>
        </w:rPr>
        <w:t>落实企业安全生产主体责任三年行动专题实施方案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hint="eastAsia" w:ascii="仿宋_GB2312" w:eastAsia="仿宋_GB2312"/>
          <w:spacing w:val="-20"/>
          <w:sz w:val="32"/>
          <w:szCs w:val="32"/>
        </w:rPr>
      </w:pPr>
      <w:r>
        <w:rPr>
          <w:rFonts w:ascii="仿宋_GB2312" w:eastAsia="仿宋_GB2312"/>
          <w:spacing w:val="-20"/>
          <w:sz w:val="32"/>
          <w:szCs w:val="32"/>
        </w:rPr>
        <w:t>3.</w:t>
      </w:r>
      <w:r>
        <w:rPr>
          <w:rFonts w:hint="eastAsia" w:ascii="仿宋_GB2312" w:eastAsia="仿宋_GB2312"/>
          <w:spacing w:val="-20"/>
          <w:sz w:val="32"/>
          <w:szCs w:val="32"/>
        </w:rPr>
        <w:t>危险化学品、烟花爆竹和民爆物品安全整治三年行动专</w:t>
      </w:r>
    </w:p>
    <w:p>
      <w:pPr>
        <w:keepNext w:val="0"/>
        <w:keepLines w:val="0"/>
        <w:pageBreakBefore w:val="0"/>
        <w:widowControl w:val="0"/>
        <w:kinsoku/>
        <w:wordWrap/>
        <w:overflowPunct/>
        <w:topLinePunct w:val="0"/>
        <w:autoSpaceDE/>
        <w:autoSpaceDN/>
        <w:bidi w:val="0"/>
        <w:adjustRightInd/>
        <w:snapToGrid/>
        <w:spacing w:line="600" w:lineRule="exact"/>
        <w:ind w:firstLine="1680" w:firstLineChars="600"/>
        <w:jc w:val="left"/>
        <w:textAlignment w:val="auto"/>
        <w:rPr>
          <w:rFonts w:ascii="仿宋_GB2312" w:eastAsia="仿宋_GB2312"/>
          <w:spacing w:val="-20"/>
          <w:sz w:val="32"/>
          <w:szCs w:val="32"/>
        </w:rPr>
      </w:pPr>
      <w:r>
        <w:rPr>
          <w:rFonts w:hint="eastAsia" w:ascii="仿宋_GB2312" w:eastAsia="仿宋_GB2312"/>
          <w:spacing w:val="-20"/>
          <w:sz w:val="32"/>
          <w:szCs w:val="32"/>
        </w:rPr>
        <w:t>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ascii="仿宋_GB2312" w:eastAsia="仿宋_GB2312"/>
          <w:spacing w:val="-20"/>
          <w:sz w:val="32"/>
          <w:szCs w:val="32"/>
          <w:shd w:val="solid" w:color="FF0000" w:fill="FFFFFF"/>
        </w:rPr>
      </w:pPr>
      <w:r>
        <w:rPr>
          <w:rFonts w:ascii="仿宋_GB2312" w:eastAsia="仿宋_GB2312"/>
          <w:spacing w:val="-20"/>
          <w:sz w:val="32"/>
          <w:szCs w:val="32"/>
        </w:rPr>
        <w:t>4.</w:t>
      </w:r>
      <w:r>
        <w:rPr>
          <w:rFonts w:hint="eastAsia" w:ascii="仿宋_GB2312" w:eastAsia="仿宋_GB2312"/>
          <w:spacing w:val="-20"/>
          <w:sz w:val="32"/>
          <w:szCs w:val="32"/>
        </w:rPr>
        <w:t>非煤矿山安全整治三年行动专项实施方案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ascii="仿宋_GB2312" w:eastAsia="仿宋_GB2312"/>
          <w:spacing w:val="-20"/>
          <w:sz w:val="32"/>
          <w:szCs w:val="32"/>
        </w:rPr>
      </w:pPr>
      <w:r>
        <w:rPr>
          <w:rFonts w:ascii="仿宋_GB2312" w:eastAsia="仿宋_GB2312"/>
          <w:spacing w:val="-20"/>
          <w:sz w:val="32"/>
          <w:szCs w:val="32"/>
        </w:rPr>
        <w:t>5.</w:t>
      </w:r>
      <w:r>
        <w:rPr>
          <w:rFonts w:hint="eastAsia" w:ascii="仿宋_GB2312" w:eastAsia="仿宋_GB2312"/>
          <w:spacing w:val="-20"/>
          <w:sz w:val="32"/>
          <w:szCs w:val="32"/>
        </w:rPr>
        <w:t>消防安全整治三年行动专项实施方案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ascii="仿宋_GB2312" w:eastAsia="仿宋_GB2312"/>
          <w:spacing w:val="-20"/>
          <w:sz w:val="32"/>
          <w:szCs w:val="32"/>
        </w:rPr>
      </w:pPr>
      <w:r>
        <w:rPr>
          <w:rFonts w:ascii="仿宋_GB2312" w:eastAsia="仿宋_GB2312"/>
          <w:spacing w:val="-20"/>
          <w:sz w:val="32"/>
          <w:szCs w:val="32"/>
        </w:rPr>
        <w:t>6.</w:t>
      </w:r>
      <w:r>
        <w:rPr>
          <w:rFonts w:hint="eastAsia" w:ascii="仿宋_GB2312" w:eastAsia="仿宋_GB2312"/>
          <w:spacing w:val="-20"/>
          <w:sz w:val="32"/>
          <w:szCs w:val="32"/>
        </w:rPr>
        <w:t>道路</w:t>
      </w:r>
      <w:r>
        <w:rPr>
          <w:rFonts w:hint="eastAsia" w:ascii="仿宋_GB2312" w:eastAsia="仿宋_GB2312"/>
          <w:spacing w:val="-20"/>
          <w:sz w:val="32"/>
          <w:szCs w:val="32"/>
          <w:lang w:eastAsia="zh-CN"/>
        </w:rPr>
        <w:t>交通</w:t>
      </w:r>
      <w:r>
        <w:rPr>
          <w:rFonts w:hint="eastAsia" w:ascii="仿宋_GB2312" w:eastAsia="仿宋_GB2312"/>
          <w:spacing w:val="-20"/>
          <w:sz w:val="32"/>
          <w:szCs w:val="32"/>
        </w:rPr>
        <w:t>安全整治三年行动专项实施方案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hint="eastAsia" w:ascii="仿宋_GB2312" w:hAnsi="仿宋_GB2312" w:eastAsia="仿宋_GB2312" w:cs="仿宋_GB2312"/>
          <w:spacing w:val="-20"/>
          <w:sz w:val="32"/>
          <w:szCs w:val="32"/>
          <w:lang w:val="en-US" w:eastAsia="zh-CN"/>
        </w:rPr>
      </w:pPr>
      <w:r>
        <w:rPr>
          <w:rFonts w:hint="eastAsia" w:ascii="仿宋_GB2312" w:eastAsia="仿宋_GB2312"/>
          <w:spacing w:val="-20"/>
          <w:sz w:val="32"/>
          <w:szCs w:val="32"/>
          <w:lang w:val="en-US" w:eastAsia="zh-CN"/>
        </w:rPr>
        <w:t>7</w:t>
      </w:r>
      <w:r>
        <w:rPr>
          <w:rFonts w:ascii="仿宋_GB2312" w:eastAsia="仿宋_GB2312"/>
          <w:spacing w:val="-20"/>
          <w:sz w:val="32"/>
          <w:szCs w:val="32"/>
        </w:rPr>
        <w:t>.</w:t>
      </w:r>
      <w:r>
        <w:rPr>
          <w:rFonts w:hint="eastAsia" w:ascii="仿宋_GB2312" w:eastAsia="仿宋_GB2312"/>
          <w:spacing w:val="-20"/>
          <w:sz w:val="32"/>
          <w:szCs w:val="32"/>
        </w:rPr>
        <w:t>渔业安全生产整治三年行、水上交通）安全整治</w:t>
      </w:r>
      <w:r>
        <w:rPr>
          <w:rFonts w:hint="eastAsia" w:ascii="仿宋_GB2312" w:hAnsi="仿宋_GB2312" w:eastAsia="仿宋_GB2312" w:cs="仿宋_GB2312"/>
          <w:spacing w:val="-20"/>
          <w:sz w:val="32"/>
          <w:szCs w:val="32"/>
          <w:lang w:val="en-US" w:eastAsia="zh-CN"/>
        </w:rPr>
        <w:t>三年行</w:t>
      </w:r>
    </w:p>
    <w:p>
      <w:pPr>
        <w:keepNext w:val="0"/>
        <w:keepLines w:val="0"/>
        <w:pageBreakBefore w:val="0"/>
        <w:widowControl w:val="0"/>
        <w:kinsoku/>
        <w:wordWrap/>
        <w:overflowPunct/>
        <w:topLinePunct w:val="0"/>
        <w:autoSpaceDE/>
        <w:autoSpaceDN/>
        <w:bidi w:val="0"/>
        <w:adjustRightInd/>
        <w:snapToGrid/>
        <w:spacing w:line="600" w:lineRule="exact"/>
        <w:ind w:firstLine="1680" w:firstLineChars="600"/>
        <w:jc w:val="left"/>
        <w:textAlignment w:val="auto"/>
        <w:rPr>
          <w:rFonts w:hint="eastAsia" w:ascii="仿宋_GB2312" w:hAnsi="仿宋_GB2312" w:eastAsia="仿宋_GB2312" w:cs="仿宋_GB2312"/>
          <w:spacing w:val="-20"/>
          <w:sz w:val="32"/>
          <w:szCs w:val="32"/>
          <w:lang w:val="en-US" w:eastAsia="zh-CN"/>
        </w:rPr>
      </w:pPr>
      <w:r>
        <w:rPr>
          <w:rFonts w:hint="eastAsia" w:ascii="仿宋_GB2312" w:hAnsi="仿宋_GB2312" w:eastAsia="仿宋_GB2312" w:cs="仿宋_GB2312"/>
          <w:spacing w:val="-20"/>
          <w:sz w:val="32"/>
          <w:szCs w:val="32"/>
          <w:lang w:val="en-US" w:eastAsia="zh-CN"/>
        </w:rPr>
        <w:t>动专项实施方案动专项实施方案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ascii="仿宋_GB2312" w:eastAsia="仿宋_GB2312"/>
          <w:spacing w:val="-20"/>
          <w:sz w:val="32"/>
          <w:szCs w:val="32"/>
        </w:rPr>
      </w:pPr>
      <w:r>
        <w:rPr>
          <w:rFonts w:hint="eastAsia" w:ascii="仿宋_GB2312" w:eastAsia="仿宋_GB2312"/>
          <w:spacing w:val="-20"/>
          <w:sz w:val="32"/>
          <w:szCs w:val="32"/>
          <w:lang w:val="en-US" w:eastAsia="zh-CN"/>
        </w:rPr>
        <w:t>8</w:t>
      </w:r>
      <w:r>
        <w:rPr>
          <w:rFonts w:ascii="仿宋_GB2312" w:eastAsia="仿宋_GB2312"/>
          <w:spacing w:val="-20"/>
          <w:sz w:val="32"/>
          <w:szCs w:val="32"/>
        </w:rPr>
        <w:t>.</w:t>
      </w:r>
      <w:r>
        <w:rPr>
          <w:rFonts w:hint="eastAsia" w:ascii="仿宋_GB2312" w:eastAsia="仿宋_GB2312"/>
          <w:spacing w:val="-20"/>
          <w:sz w:val="32"/>
          <w:szCs w:val="32"/>
        </w:rPr>
        <w:t>城</w:t>
      </w:r>
      <w:r>
        <w:rPr>
          <w:rFonts w:hint="eastAsia" w:ascii="仿宋_GB2312" w:eastAsia="仿宋_GB2312"/>
          <w:spacing w:val="-20"/>
          <w:sz w:val="32"/>
          <w:szCs w:val="32"/>
          <w:lang w:eastAsia="zh-CN"/>
        </w:rPr>
        <w:t>乡</w:t>
      </w:r>
      <w:r>
        <w:rPr>
          <w:rFonts w:hint="eastAsia" w:ascii="仿宋_GB2312" w:eastAsia="仿宋_GB2312"/>
          <w:spacing w:val="-20"/>
          <w:sz w:val="32"/>
          <w:szCs w:val="32"/>
        </w:rPr>
        <w:t>建设安全整治三年行动专项实施方案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ascii="仿宋_GB2312" w:eastAsia="仿宋_GB2312"/>
          <w:spacing w:val="-20"/>
          <w:sz w:val="32"/>
          <w:szCs w:val="32"/>
        </w:rPr>
      </w:pPr>
      <w:r>
        <w:rPr>
          <w:rFonts w:hint="eastAsia" w:ascii="仿宋_GB2312" w:eastAsia="仿宋_GB2312"/>
          <w:spacing w:val="-20"/>
          <w:sz w:val="32"/>
          <w:szCs w:val="32"/>
          <w:lang w:val="en-US" w:eastAsia="zh-CN"/>
        </w:rPr>
        <w:t>9</w:t>
      </w:r>
      <w:r>
        <w:rPr>
          <w:rFonts w:ascii="仿宋_GB2312" w:eastAsia="仿宋_GB2312"/>
          <w:spacing w:val="-20"/>
          <w:sz w:val="32"/>
          <w:szCs w:val="32"/>
        </w:rPr>
        <w:t>.</w:t>
      </w:r>
      <w:r>
        <w:rPr>
          <w:rFonts w:hint="eastAsia" w:ascii="仿宋_GB2312" w:eastAsia="仿宋_GB2312"/>
          <w:spacing w:val="-20"/>
          <w:sz w:val="32"/>
          <w:szCs w:val="32"/>
        </w:rPr>
        <w:t>园区安全整治三年行动专项实施方案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ascii="仿宋_GB2312" w:eastAsia="仿宋_GB2312"/>
          <w:spacing w:val="-20"/>
          <w:sz w:val="32"/>
          <w:szCs w:val="32"/>
        </w:rPr>
      </w:pPr>
      <w:r>
        <w:rPr>
          <w:rFonts w:ascii="仿宋_GB2312" w:eastAsia="仿宋_GB2312"/>
          <w:spacing w:val="-20"/>
          <w:sz w:val="32"/>
          <w:szCs w:val="32"/>
        </w:rPr>
        <w:t>1</w:t>
      </w:r>
      <w:r>
        <w:rPr>
          <w:rFonts w:hint="eastAsia" w:ascii="仿宋_GB2312" w:eastAsia="仿宋_GB2312"/>
          <w:spacing w:val="-20"/>
          <w:sz w:val="32"/>
          <w:szCs w:val="32"/>
          <w:lang w:val="en-US" w:eastAsia="zh-CN"/>
        </w:rPr>
        <w:t>0</w:t>
      </w:r>
      <w:r>
        <w:rPr>
          <w:rFonts w:ascii="仿宋_GB2312" w:eastAsia="仿宋_GB2312"/>
          <w:spacing w:val="-20"/>
          <w:sz w:val="32"/>
          <w:szCs w:val="32"/>
        </w:rPr>
        <w:t>.</w:t>
      </w:r>
      <w:r>
        <w:rPr>
          <w:rFonts w:hint="eastAsia" w:ascii="仿宋_GB2312" w:eastAsia="仿宋_GB2312"/>
          <w:spacing w:val="-20"/>
          <w:sz w:val="32"/>
          <w:szCs w:val="32"/>
        </w:rPr>
        <w:t>危险废物等安全整治三年行动专项实施方案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ascii="仿宋_GB2312" w:eastAsia="仿宋_GB2312"/>
          <w:spacing w:val="-20"/>
          <w:sz w:val="32"/>
          <w:szCs w:val="32"/>
        </w:rPr>
      </w:pPr>
      <w:r>
        <w:rPr>
          <w:rFonts w:ascii="仿宋_GB2312" w:eastAsia="仿宋_GB2312"/>
          <w:spacing w:val="-20"/>
          <w:sz w:val="32"/>
          <w:szCs w:val="32"/>
        </w:rPr>
        <w:t>1</w:t>
      </w:r>
      <w:r>
        <w:rPr>
          <w:rFonts w:hint="eastAsia" w:ascii="仿宋_GB2312" w:eastAsia="仿宋_GB2312"/>
          <w:spacing w:val="-20"/>
          <w:sz w:val="32"/>
          <w:szCs w:val="32"/>
          <w:lang w:val="en-US" w:eastAsia="zh-CN"/>
        </w:rPr>
        <w:t>1</w:t>
      </w:r>
      <w:r>
        <w:rPr>
          <w:rFonts w:ascii="仿宋_GB2312" w:eastAsia="仿宋_GB2312"/>
          <w:spacing w:val="-20"/>
          <w:sz w:val="32"/>
          <w:szCs w:val="32"/>
        </w:rPr>
        <w:t>.</w:t>
      </w:r>
      <w:r>
        <w:rPr>
          <w:rFonts w:hint="eastAsia" w:ascii="仿宋_GB2312" w:eastAsia="仿宋_GB2312"/>
          <w:spacing w:val="-20"/>
          <w:sz w:val="32"/>
          <w:szCs w:val="32"/>
        </w:rPr>
        <w:t>自然灾害安全整治三年行动专项实施方案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1400" w:firstLineChars="500"/>
        <w:jc w:val="left"/>
        <w:textAlignment w:val="auto"/>
        <w:rPr>
          <w:rFonts w:ascii="仿宋_GB2312" w:eastAsia="仿宋_GB2312" w:cs="方正小标宋简体"/>
          <w:sz w:val="32"/>
          <w:szCs w:val="32"/>
        </w:rPr>
      </w:pPr>
      <w:r>
        <w:rPr>
          <w:rFonts w:ascii="仿宋_GB2312" w:eastAsia="仿宋_GB2312"/>
          <w:spacing w:val="-20"/>
          <w:sz w:val="32"/>
          <w:szCs w:val="32"/>
        </w:rPr>
        <w:t>1</w:t>
      </w:r>
      <w:r>
        <w:rPr>
          <w:rFonts w:hint="eastAsia" w:ascii="仿宋_GB2312" w:eastAsia="仿宋_GB2312"/>
          <w:spacing w:val="-20"/>
          <w:sz w:val="32"/>
          <w:szCs w:val="32"/>
          <w:lang w:val="en-US" w:eastAsia="zh-CN"/>
        </w:rPr>
        <w:t>2</w:t>
      </w:r>
      <w:r>
        <w:rPr>
          <w:rFonts w:ascii="仿宋_GB2312" w:eastAsia="仿宋_GB2312"/>
          <w:spacing w:val="-20"/>
          <w:sz w:val="32"/>
          <w:szCs w:val="32"/>
        </w:rPr>
        <w:t>.</w:t>
      </w:r>
      <w:r>
        <w:rPr>
          <w:rFonts w:hint="eastAsia" w:ascii="仿宋_GB2312" w:eastAsia="仿宋_GB2312"/>
          <w:spacing w:val="-20"/>
          <w:sz w:val="32"/>
          <w:szCs w:val="32"/>
        </w:rPr>
        <w:t>安全隐患“一抓到底、见底清零”工作机制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仿宋_GB2312" w:hAnsi="仿宋_GB2312" w:eastAsia="仿宋_GB2312" w:cs="仿宋_GB2312"/>
          <w:sz w:val="32"/>
          <w:szCs w:val="32"/>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pStyle w:val="2"/>
        <w:keepNext w:val="0"/>
        <w:keepLines w:val="0"/>
        <w:pageBreakBefore w:val="0"/>
        <w:kinsoku/>
        <w:overflowPunct/>
        <w:topLinePunct w:val="0"/>
        <w:bidi w:val="0"/>
        <w:spacing w:after="0" w:line="600" w:lineRule="exact"/>
        <w:rPr>
          <w:rFonts w:hint="default"/>
          <w:lang w:val="en-US" w:eastAsia="zh-CN"/>
        </w:rPr>
      </w:pPr>
    </w:p>
    <w:p>
      <w:pPr>
        <w:keepNext w:val="0"/>
        <w:keepLines w:val="0"/>
        <w:pageBreakBefore w:val="0"/>
        <w:kinsoku/>
        <w:overflowPunct/>
        <w:topLinePunct w:val="0"/>
        <w:bidi w:val="0"/>
        <w:spacing w:line="600" w:lineRule="exact"/>
        <w:jc w:val="left"/>
        <w:rPr>
          <w:rFonts w:ascii="黑体" w:eastAsia="黑体" w:cs="黑体"/>
          <w:sz w:val="32"/>
          <w:szCs w:val="32"/>
        </w:rPr>
      </w:pPr>
      <w:r>
        <w:rPr>
          <w:rFonts w:hint="eastAsia" w:ascii="黑体" w:eastAsia="黑体" w:cs="黑体"/>
          <w:sz w:val="32"/>
          <w:szCs w:val="32"/>
        </w:rPr>
        <w:t>附件</w:t>
      </w:r>
      <w:r>
        <w:rPr>
          <w:rFonts w:ascii="黑体" w:eastAsia="黑体" w:cs="黑体"/>
          <w:sz w:val="32"/>
          <w:szCs w:val="32"/>
        </w:rPr>
        <w:t>1</w:t>
      </w: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widowControl w:val="0"/>
        <w:kinsoku/>
        <w:wordWrap/>
        <w:overflowPunct/>
        <w:topLinePunct w:val="0"/>
        <w:autoSpaceDE w:val="0"/>
        <w:autoSpaceDN w:val="0"/>
        <w:bidi w:val="0"/>
        <w:adjustRightInd w:val="0"/>
        <w:snapToGrid w:val="0"/>
        <w:spacing w:line="600" w:lineRule="exact"/>
        <w:jc w:val="center"/>
        <w:textAlignment w:val="auto"/>
        <w:rPr>
          <w:rFonts w:hint="eastAsia" w:ascii="方正小标宋简体" w:eastAsia="方正小标宋简体" w:cs="方正小标宋简体"/>
          <w:bCs/>
          <w:sz w:val="44"/>
          <w:szCs w:val="44"/>
        </w:rPr>
      </w:pPr>
      <w:r>
        <w:rPr>
          <w:rFonts w:hint="eastAsia" w:ascii="方正小标宋简体" w:eastAsia="方正小标宋简体" w:cs="方正小标宋简体"/>
          <w:bCs/>
          <w:sz w:val="44"/>
          <w:szCs w:val="44"/>
        </w:rPr>
        <w:t>学习宣传贯彻习近平总书记关于安全</w:t>
      </w:r>
    </w:p>
    <w:p>
      <w:pPr>
        <w:keepNext w:val="0"/>
        <w:keepLines w:val="0"/>
        <w:pageBreakBefore w:val="0"/>
        <w:widowControl w:val="0"/>
        <w:kinsoku/>
        <w:wordWrap/>
        <w:overflowPunct/>
        <w:topLinePunct w:val="0"/>
        <w:autoSpaceDE w:val="0"/>
        <w:autoSpaceDN w:val="0"/>
        <w:bidi w:val="0"/>
        <w:adjustRightInd w:val="0"/>
        <w:snapToGrid w:val="0"/>
        <w:spacing w:line="600" w:lineRule="exact"/>
        <w:jc w:val="center"/>
        <w:textAlignment w:val="auto"/>
        <w:rPr>
          <w:rFonts w:ascii="方正小标宋简体" w:eastAsia="方正小标宋简体" w:cs="方正小标宋简体"/>
          <w:bCs/>
          <w:sz w:val="44"/>
          <w:szCs w:val="44"/>
        </w:rPr>
      </w:pPr>
      <w:r>
        <w:rPr>
          <w:rFonts w:hint="eastAsia" w:ascii="方正小标宋简体" w:eastAsia="方正小标宋简体" w:cs="方正小标宋简体"/>
          <w:bCs/>
          <w:sz w:val="44"/>
          <w:szCs w:val="44"/>
        </w:rPr>
        <w:t>生产重要论述专题实施方案</w:t>
      </w:r>
    </w:p>
    <w:p>
      <w:pPr>
        <w:keepNext w:val="0"/>
        <w:keepLines w:val="0"/>
        <w:pageBreakBefore w:val="0"/>
        <w:kinsoku/>
        <w:overflowPunct/>
        <w:topLinePunct w:val="0"/>
        <w:bidi w:val="0"/>
        <w:spacing w:line="600" w:lineRule="exact"/>
        <w:ind w:firstLine="632" w:firstLineChars="200"/>
        <w:jc w:val="left"/>
        <w:rPr>
          <w:rFonts w:hint="eastAsia" w:ascii="仿宋_GB2312" w:eastAsia="仿宋_GB2312" w:cs="仿宋_GB2312"/>
          <w:spacing w:val="-2"/>
          <w:sz w:val="32"/>
          <w:szCs w:val="32"/>
        </w:rPr>
      </w:pPr>
    </w:p>
    <w:p>
      <w:pPr>
        <w:keepNext w:val="0"/>
        <w:keepLines w:val="0"/>
        <w:pageBreakBefore w:val="0"/>
        <w:kinsoku/>
        <w:overflowPunct/>
        <w:topLinePunct w:val="0"/>
        <w:bidi w:val="0"/>
        <w:spacing w:line="600" w:lineRule="exact"/>
        <w:ind w:firstLine="632" w:firstLineChars="200"/>
        <w:jc w:val="left"/>
        <w:rPr>
          <w:rFonts w:ascii="仿宋_GB2312" w:eastAsia="仿宋_GB2312" w:cs="仿宋_GB2312"/>
          <w:spacing w:val="-2"/>
          <w:sz w:val="32"/>
          <w:szCs w:val="32"/>
        </w:rPr>
      </w:pPr>
      <w:r>
        <w:rPr>
          <w:rFonts w:hint="eastAsia" w:ascii="仿宋_GB2312" w:eastAsia="仿宋_GB2312" w:cs="仿宋_GB2312"/>
          <w:spacing w:val="-2"/>
          <w:sz w:val="32"/>
          <w:szCs w:val="32"/>
        </w:rPr>
        <w:t>为深入学习宣传贯彻习近平总书记关于安全生产重要论述，切实把安全生产摆到重要位置，树牢安全发展理念，根据《全</w:t>
      </w:r>
      <w:r>
        <w:rPr>
          <w:rFonts w:hint="eastAsia" w:ascii="仿宋_GB2312" w:eastAsia="仿宋_GB2312" w:cs="仿宋_GB2312"/>
          <w:spacing w:val="-2"/>
          <w:sz w:val="32"/>
          <w:szCs w:val="32"/>
          <w:lang w:eastAsia="zh-CN"/>
        </w:rPr>
        <w:t>区</w:t>
      </w:r>
      <w:r>
        <w:rPr>
          <w:rFonts w:hint="eastAsia" w:ascii="仿宋_GB2312" w:eastAsia="仿宋_GB2312" w:cs="仿宋_GB2312"/>
          <w:spacing w:val="-2"/>
          <w:sz w:val="32"/>
          <w:szCs w:val="32"/>
        </w:rPr>
        <w:t>安全生产专项整治三年行动实施方案》《</w:t>
      </w:r>
      <w:r>
        <w:rPr>
          <w:rFonts w:hint="eastAsia" w:ascii="仿宋_GB2312" w:eastAsia="仿宋_GB2312" w:cs="仿宋_GB2312"/>
          <w:spacing w:val="-2"/>
          <w:sz w:val="32"/>
          <w:szCs w:val="32"/>
          <w:lang w:eastAsia="zh-CN"/>
        </w:rPr>
        <w:t>君山片区</w:t>
      </w:r>
      <w:r>
        <w:rPr>
          <w:rFonts w:hint="eastAsia" w:ascii="仿宋_GB2312" w:eastAsia="仿宋_GB2312" w:cs="仿宋_GB2312"/>
          <w:spacing w:val="-2"/>
          <w:sz w:val="32"/>
          <w:szCs w:val="32"/>
        </w:rPr>
        <w:t>安全生产专项整治三年行动实施方案》，制定本实施方案。</w:t>
      </w:r>
    </w:p>
    <w:p>
      <w:pPr>
        <w:keepNext w:val="0"/>
        <w:keepLines w:val="0"/>
        <w:pageBreakBefore w:val="0"/>
        <w:kinsoku/>
        <w:overflowPunct/>
        <w:topLinePunct w:val="0"/>
        <w:bidi w:val="0"/>
        <w:spacing w:line="600" w:lineRule="exact"/>
        <w:ind w:firstLine="640" w:firstLineChars="200"/>
        <w:jc w:val="left"/>
        <w:rPr>
          <w:rFonts w:ascii="黑体" w:eastAsia="黑体" w:cs="黑体"/>
          <w:sz w:val="32"/>
          <w:szCs w:val="32"/>
        </w:rPr>
      </w:pPr>
      <w:r>
        <w:rPr>
          <w:rFonts w:hint="eastAsia" w:ascii="黑体" w:eastAsia="黑体" w:cs="黑体"/>
          <w:sz w:val="32"/>
          <w:szCs w:val="32"/>
        </w:rPr>
        <w:t>一、工作目标</w:t>
      </w:r>
    </w:p>
    <w:p>
      <w:pPr>
        <w:keepNext w:val="0"/>
        <w:keepLines w:val="0"/>
        <w:pageBreakBefore w:val="0"/>
        <w:kinsoku/>
        <w:overflowPunct/>
        <w:topLinePunct w:val="0"/>
        <w:bidi w:val="0"/>
        <w:spacing w:line="600" w:lineRule="exact"/>
        <w:ind w:firstLine="640" w:firstLineChars="200"/>
        <w:jc w:val="left"/>
        <w:rPr>
          <w:rFonts w:ascii="仿宋_GB2312" w:eastAsia="仿宋_GB2312" w:cs="仿宋_GB2312"/>
          <w:sz w:val="32"/>
          <w:szCs w:val="32"/>
        </w:rPr>
      </w:pPr>
      <w:r>
        <w:rPr>
          <w:rFonts w:hint="eastAsia" w:ascii="仿宋_GB2312" w:eastAsia="仿宋_GB2312" w:cs="仿宋_GB2312"/>
          <w:sz w:val="32"/>
          <w:szCs w:val="32"/>
        </w:rPr>
        <w:t>坚持以习近平新时代中国特色社会主义思想为指导，以各级党政领导干部为重点，带动干部职工、企业负责人和社会公众，深入学习宣传贯彻习近平总书记关于安全生产重要论述，坚持解决思想问题与实际问题相结合，增强从根本上消除事故隐患的思想自觉和行动自觉。主要工作目标是：</w:t>
      </w:r>
    </w:p>
    <w:p>
      <w:pPr>
        <w:keepNext w:val="0"/>
        <w:keepLines w:val="0"/>
        <w:pageBreakBefore w:val="0"/>
        <w:numPr>
          <w:ilvl w:val="0"/>
          <w:numId w:val="1"/>
        </w:numPr>
        <w:kinsoku/>
        <w:overflowPunct/>
        <w:topLinePunct w:val="0"/>
        <w:bidi w:val="0"/>
        <w:spacing w:line="600" w:lineRule="exact"/>
        <w:ind w:firstLine="616" w:firstLineChars="200"/>
        <w:jc w:val="left"/>
        <w:rPr>
          <w:rFonts w:ascii="仿宋_GB2312" w:eastAsia="仿宋_GB2312" w:cs="仿宋_GB2312"/>
          <w:spacing w:val="-6"/>
          <w:sz w:val="32"/>
          <w:szCs w:val="32"/>
        </w:rPr>
      </w:pPr>
      <w:r>
        <w:rPr>
          <w:rFonts w:hint="eastAsia" w:ascii="仿宋_GB2312" w:eastAsia="仿宋_GB2312" w:cs="仿宋_GB2312"/>
          <w:spacing w:val="-6"/>
          <w:sz w:val="32"/>
          <w:szCs w:val="32"/>
        </w:rPr>
        <w:t>学深悟透习近平总书记关于安全生产重要论述，深刻理解其核心要义、精神实质、丰富内涵、实践要求，自觉对标对表推进工作，以实际行动和实际效果做到“两个维护”。</w:t>
      </w:r>
    </w:p>
    <w:p>
      <w:pPr>
        <w:keepNext w:val="0"/>
        <w:keepLines w:val="0"/>
        <w:pageBreakBefore w:val="0"/>
        <w:numPr>
          <w:ilvl w:val="0"/>
          <w:numId w:val="1"/>
        </w:numPr>
        <w:kinsoku/>
        <w:overflowPunct/>
        <w:topLinePunct w:val="0"/>
        <w:bidi w:val="0"/>
        <w:spacing w:line="600" w:lineRule="exact"/>
        <w:ind w:firstLine="640" w:firstLineChars="200"/>
        <w:jc w:val="left"/>
        <w:rPr>
          <w:rFonts w:ascii="仿宋_GB2312" w:eastAsia="仿宋_GB2312" w:cs="仿宋_GB2312"/>
          <w:sz w:val="32"/>
          <w:szCs w:val="32"/>
        </w:rPr>
      </w:pPr>
      <w:r>
        <w:rPr>
          <w:rFonts w:hint="eastAsia" w:ascii="仿宋_GB2312" w:eastAsia="仿宋_GB2312" w:cs="仿宋_GB2312"/>
          <w:sz w:val="32"/>
          <w:szCs w:val="32"/>
        </w:rPr>
        <w:t>牢固树立安全发展理念，坚持以人民为中心的发展思想，始终把人民群众生命安全放在第一位，坚守发展决不能以牺牲人的生命为代价这条不可逾越的底线红线，把安全生产贯穿生产</w:t>
      </w:r>
      <w:r>
        <w:rPr>
          <w:rFonts w:hint="eastAsia" w:ascii="仿宋_GB2312" w:eastAsia="仿宋_GB2312" w:cs="仿宋_GB2312"/>
          <w:sz w:val="32"/>
          <w:szCs w:val="32"/>
          <w:lang w:eastAsia="zh-CN"/>
        </w:rPr>
        <w:t>、</w:t>
      </w:r>
      <w:r>
        <w:rPr>
          <w:rFonts w:hint="eastAsia" w:ascii="仿宋_GB2312" w:eastAsia="仿宋_GB2312" w:cs="仿宋_GB2312"/>
          <w:sz w:val="32"/>
          <w:szCs w:val="32"/>
        </w:rPr>
        <w:t>经营</w:t>
      </w:r>
      <w:r>
        <w:rPr>
          <w:rFonts w:hint="eastAsia" w:ascii="仿宋_GB2312" w:eastAsia="仿宋_GB2312" w:cs="仿宋_GB2312"/>
          <w:sz w:val="32"/>
          <w:szCs w:val="32"/>
          <w:lang w:eastAsia="zh-CN"/>
        </w:rPr>
        <w:t>、</w:t>
      </w:r>
      <w:r>
        <w:rPr>
          <w:rFonts w:hint="eastAsia" w:ascii="仿宋_GB2312" w:eastAsia="仿宋_GB2312" w:cs="仿宋_GB2312"/>
          <w:sz w:val="32"/>
          <w:szCs w:val="32"/>
        </w:rPr>
        <w:t>建设活动全过程。</w:t>
      </w:r>
    </w:p>
    <w:p>
      <w:pPr>
        <w:keepNext w:val="0"/>
        <w:keepLines w:val="0"/>
        <w:pageBreakBefore w:val="0"/>
        <w:numPr>
          <w:ilvl w:val="0"/>
          <w:numId w:val="1"/>
        </w:numPr>
        <w:kinsoku/>
        <w:overflowPunct/>
        <w:topLinePunct w:val="0"/>
        <w:bidi w:val="0"/>
        <w:spacing w:line="600" w:lineRule="exact"/>
        <w:ind w:firstLine="640" w:firstLineChars="200"/>
        <w:jc w:val="left"/>
        <w:rPr>
          <w:rFonts w:ascii="仿宋_GB2312" w:eastAsia="仿宋_GB2312" w:cs="仿宋_GB2312"/>
          <w:sz w:val="32"/>
          <w:szCs w:val="32"/>
        </w:rPr>
      </w:pPr>
      <w:r>
        <w:rPr>
          <w:rFonts w:hint="eastAsia" w:ascii="仿宋_GB2312" w:eastAsia="仿宋_GB2312" w:cs="仿宋_GB2312"/>
          <w:sz w:val="32"/>
          <w:szCs w:val="32"/>
        </w:rPr>
        <w:t>坚决扛起防范化解重大安全风险的政治责任，坚持党政同责、一岗双责、齐抓共管、失职追责，坚持“三个必须”原则要求，坚持强化企业主体责任，切实做到促一方发展、保一方平安。</w:t>
      </w:r>
    </w:p>
    <w:p>
      <w:pPr>
        <w:keepNext w:val="0"/>
        <w:keepLines w:val="0"/>
        <w:pageBreakBefore w:val="0"/>
        <w:kinsoku/>
        <w:overflowPunct/>
        <w:topLinePunct w:val="0"/>
        <w:bidi w:val="0"/>
        <w:spacing w:line="600" w:lineRule="exact"/>
        <w:ind w:firstLine="640" w:firstLineChars="200"/>
        <w:jc w:val="left"/>
        <w:rPr>
          <w:rFonts w:ascii="仿宋_GB2312" w:eastAsia="仿宋_GB2312" w:cs="仿宋_GB2312"/>
          <w:sz w:val="32"/>
          <w:szCs w:val="32"/>
        </w:rPr>
      </w:pPr>
      <w:r>
        <w:rPr>
          <w:rFonts w:hint="eastAsia" w:ascii="仿宋_GB2312" w:eastAsia="仿宋_GB2312" w:cs="仿宋_GB2312"/>
          <w:sz w:val="32"/>
          <w:szCs w:val="32"/>
        </w:rPr>
        <w:t>（四）全力抓好</w:t>
      </w:r>
      <w:r>
        <w:rPr>
          <w:rFonts w:hint="eastAsia" w:ascii="仿宋_GB2312" w:eastAsia="仿宋_GB2312" w:cs="仿宋_GB2312"/>
          <w:sz w:val="32"/>
          <w:szCs w:val="32"/>
          <w:lang w:eastAsia="zh-CN"/>
        </w:rPr>
        <w:t>君山片区</w:t>
      </w:r>
      <w:r>
        <w:rPr>
          <w:rFonts w:hint="eastAsia" w:ascii="仿宋_GB2312" w:eastAsia="仿宋_GB2312" w:cs="仿宋_GB2312"/>
          <w:sz w:val="32"/>
          <w:szCs w:val="32"/>
        </w:rPr>
        <w:t>安全隐患大排查大整治，深刻汲取欣佳酒店“</w:t>
      </w:r>
      <w:r>
        <w:rPr>
          <w:rFonts w:ascii="仿宋_GB2312" w:eastAsia="仿宋_GB2312" w:cs="仿宋_GB2312"/>
          <w:sz w:val="32"/>
          <w:szCs w:val="32"/>
        </w:rPr>
        <w:t>3</w:t>
      </w:r>
      <w:r>
        <w:rPr>
          <w:rFonts w:hint="eastAsia" w:ascii="仿宋_GB2312" w:eastAsia="仿宋_GB2312" w:cs="仿宋_GB2312"/>
          <w:sz w:val="32"/>
          <w:szCs w:val="32"/>
        </w:rPr>
        <w:t>·</w:t>
      </w:r>
      <w:r>
        <w:rPr>
          <w:rFonts w:ascii="仿宋_GB2312" w:eastAsia="仿宋_GB2312" w:cs="仿宋_GB2312"/>
          <w:sz w:val="32"/>
          <w:szCs w:val="32"/>
        </w:rPr>
        <w:t>7</w:t>
      </w:r>
      <w:r>
        <w:rPr>
          <w:rFonts w:hint="eastAsia" w:ascii="仿宋_GB2312" w:eastAsia="仿宋_GB2312" w:cs="仿宋_GB2312"/>
          <w:sz w:val="32"/>
          <w:szCs w:val="32"/>
        </w:rPr>
        <w:t>”坍塌事故教训，举一反三，警钟长鸣，以对人民群众极端负责的精神，全力做好安全防范工作。</w:t>
      </w:r>
    </w:p>
    <w:p>
      <w:pPr>
        <w:keepNext w:val="0"/>
        <w:keepLines w:val="0"/>
        <w:pageBreakBefore w:val="0"/>
        <w:kinsoku/>
        <w:overflowPunct/>
        <w:topLinePunct w:val="0"/>
        <w:bidi w:val="0"/>
        <w:spacing w:line="600" w:lineRule="exact"/>
        <w:ind w:firstLine="640" w:firstLineChars="200"/>
        <w:jc w:val="left"/>
        <w:rPr>
          <w:rFonts w:ascii="黑体" w:eastAsia="黑体" w:cs="黑体"/>
          <w:sz w:val="32"/>
          <w:szCs w:val="32"/>
        </w:rPr>
      </w:pPr>
      <w:r>
        <w:rPr>
          <w:rFonts w:hint="eastAsia" w:ascii="黑体" w:eastAsia="黑体" w:cs="黑体"/>
          <w:sz w:val="32"/>
          <w:szCs w:val="32"/>
        </w:rPr>
        <w:t>二、主要任务</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b/>
          <w:bCs w:val="0"/>
          <w:sz w:val="32"/>
          <w:szCs w:val="32"/>
        </w:rPr>
        <w:t>（一）组织观看学习专题片。</w:t>
      </w:r>
      <w:r>
        <w:rPr>
          <w:rFonts w:hint="eastAsia" w:ascii="仿宋_GB2312" w:eastAsia="仿宋_GB2312" w:cs="仿宋_GB2312"/>
          <w:bCs/>
          <w:sz w:val="32"/>
          <w:szCs w:val="32"/>
        </w:rPr>
        <w:t>集中组织观看“生命重于泰山</w:t>
      </w:r>
      <w:r>
        <w:rPr>
          <w:rFonts w:ascii="仿宋_GB2312" w:eastAsia="仿宋_GB2312" w:cs="仿宋_GB2312"/>
          <w:bCs/>
          <w:sz w:val="32"/>
          <w:szCs w:val="32"/>
        </w:rPr>
        <w:t>--</w:t>
      </w:r>
      <w:r>
        <w:rPr>
          <w:rFonts w:hint="eastAsia" w:ascii="仿宋_GB2312" w:eastAsia="仿宋_GB2312" w:cs="仿宋_GB2312"/>
          <w:bCs/>
          <w:sz w:val="32"/>
          <w:szCs w:val="32"/>
        </w:rPr>
        <w:t>学习习近平总书记关于安全生产重要论述”专题片，</w:t>
      </w:r>
      <w:r>
        <w:rPr>
          <w:rFonts w:hint="eastAsia" w:ascii="仿宋_GB2312" w:eastAsia="仿宋_GB2312" w:cs="仿宋_GB2312"/>
          <w:sz w:val="32"/>
          <w:szCs w:val="32"/>
        </w:rPr>
        <w:t>并围绕“安全发展、严守底线、强化责任、依法治理、改革创新、夯实基础、严抓落实”等重要内容，分专题开展学习研讨。注重加强网上传播，要通过新媒体平台广泛进行推送、宣传、解读，方便干部职工和群众学习观看，提升网上理论宣传的到达率、阅读率、点赞率。</w:t>
      </w:r>
    </w:p>
    <w:p>
      <w:pPr>
        <w:keepNext w:val="0"/>
        <w:keepLines w:val="0"/>
        <w:pageBreakBefore w:val="0"/>
        <w:kinsoku/>
        <w:overflowPunct/>
        <w:topLinePunct w:val="0"/>
        <w:bidi w:val="0"/>
        <w:spacing w:line="600" w:lineRule="exact"/>
        <w:ind w:firstLine="643" w:firstLineChars="200"/>
        <w:jc w:val="left"/>
        <w:rPr>
          <w:rFonts w:ascii="仿宋_GB2312" w:eastAsia="仿宋_GB2312" w:cs="仿宋_GB2312"/>
          <w:sz w:val="32"/>
          <w:szCs w:val="32"/>
        </w:rPr>
      </w:pPr>
      <w:r>
        <w:rPr>
          <w:rFonts w:hint="eastAsia" w:ascii="楷体_GB2312" w:eastAsia="楷体_GB2312"/>
          <w:b/>
          <w:bCs w:val="0"/>
          <w:sz w:val="32"/>
          <w:szCs w:val="32"/>
        </w:rPr>
        <w:t>（二）集中开展学习教育。</w:t>
      </w:r>
      <w:r>
        <w:rPr>
          <w:rFonts w:hint="eastAsia" w:ascii="仿宋_GB2312" w:hAnsi="仿宋_GB2312" w:eastAsia="仿宋_GB2312" w:cs="仿宋_GB2312"/>
          <w:b w:val="0"/>
          <w:bCs/>
          <w:sz w:val="32"/>
          <w:szCs w:val="32"/>
          <w:lang w:eastAsia="zh-CN"/>
        </w:rPr>
        <w:t>将</w:t>
      </w:r>
      <w:r>
        <w:rPr>
          <w:rFonts w:hint="eastAsia" w:ascii="仿宋_GB2312" w:eastAsia="仿宋_GB2312" w:cs="仿宋_GB2312"/>
          <w:sz w:val="32"/>
          <w:szCs w:val="32"/>
        </w:rPr>
        <w:t>习近平总书记关于安全生产重要论述纳入党委理论学习中心组重要学习内容。将学习习近平总书记关于安全生产重要论述纳入领导干部培训重点内容，加深对习近平总书记关于安全生产重要论述的理解。创新学习形式、拓宽学习载体、提升学习效果，分批组织安全监管干部和企业负责人、安全管理人员开展轮训，推动教育培训全覆盖。收集本辖区、本行业领域的安全生产典型案例深入剖析，用鲜活事例启发思考，通过领导干部带头讲、专家学者深入讲、一线工作者互动讲，推动学习贯彻习近平总书记重要论述走心走深走实。</w:t>
      </w:r>
    </w:p>
    <w:p>
      <w:pPr>
        <w:pStyle w:val="11"/>
        <w:keepNext w:val="0"/>
        <w:keepLines w:val="0"/>
        <w:pageBreakBefore w:val="0"/>
        <w:kinsoku/>
        <w:overflowPunct/>
        <w:topLinePunct w:val="0"/>
        <w:bidi w:val="0"/>
        <w:spacing w:line="600" w:lineRule="exact"/>
        <w:ind w:firstLine="31680"/>
        <w:rPr>
          <w:rFonts w:ascii="仿宋_GB2312" w:cs="仿宋_GB2312"/>
          <w:szCs w:val="32"/>
        </w:rPr>
      </w:pPr>
      <w:r>
        <w:rPr>
          <w:rFonts w:hint="eastAsia" w:ascii="楷体_GB2312" w:eastAsia="楷体_GB2312"/>
          <w:b/>
          <w:bCs w:val="0"/>
          <w:szCs w:val="32"/>
        </w:rPr>
        <w:t>（三）深入系统宣传贯彻。</w:t>
      </w:r>
      <w:r>
        <w:rPr>
          <w:rFonts w:hint="eastAsia" w:ascii="仿宋_GB2312" w:cs="仿宋_GB2312"/>
          <w:szCs w:val="32"/>
        </w:rPr>
        <w:t>要将宣传贯彻习近平总书记关于安全生产重要论述纳入宣传工作重点，精心制定宣传工作方案，部署开展经常性、系统性宣传贯彻和主题宣讲活动。突出“安全生产月”、重点时段和节假日，在</w:t>
      </w:r>
      <w:r>
        <w:rPr>
          <w:rFonts w:hint="eastAsia" w:ascii="仿宋_GB2312" w:cs="仿宋_GB2312"/>
          <w:szCs w:val="32"/>
          <w:lang w:eastAsia="zh-CN"/>
        </w:rPr>
        <w:t>微信公众号</w:t>
      </w:r>
      <w:r>
        <w:rPr>
          <w:rFonts w:hint="eastAsia" w:ascii="仿宋_GB2312" w:cs="仿宋_GB2312"/>
          <w:szCs w:val="32"/>
        </w:rPr>
        <w:t>等平台开设专题专栏，通过播放短视频，推出重点报道、学习文章等，广泛宣传树牢安全发展理念、严格落实责任、切实维护人民群众生命财产安全的措施和成效。多种方式开展习近平总书记重要论述宣讲工作，积极推进安全宣传进企业、进农村、进社区、进学校、进家庭</w:t>
      </w:r>
      <w:r>
        <w:rPr>
          <w:rFonts w:hint="eastAsia" w:ascii="仿宋_GB2312" w:cs="仿宋_GB2312"/>
          <w:szCs w:val="32"/>
          <w:lang w:val="en-US" w:eastAsia="zh-CN"/>
        </w:rPr>
        <w:t>,</w:t>
      </w:r>
      <w:r>
        <w:rPr>
          <w:rFonts w:hint="eastAsia" w:ascii="仿宋_GB2312" w:cs="仿宋_GB2312"/>
          <w:szCs w:val="32"/>
        </w:rPr>
        <w:t>增强公众安全意识，营造安全生产警钟长鸣、常抓不懈、毫不放松的社会氛围。</w:t>
      </w:r>
    </w:p>
    <w:p>
      <w:pPr>
        <w:keepNext w:val="0"/>
        <w:keepLines w:val="0"/>
        <w:pageBreakBefore w:val="0"/>
        <w:kinsoku/>
        <w:overflowPunct/>
        <w:topLinePunct w:val="0"/>
        <w:bidi w:val="0"/>
        <w:spacing w:line="600" w:lineRule="exact"/>
        <w:ind w:firstLine="643" w:firstLineChars="200"/>
        <w:jc w:val="left"/>
        <w:rPr>
          <w:rFonts w:ascii="仿宋_GB2312" w:eastAsia="仿宋_GB2312" w:cs="仿宋_GB2312"/>
          <w:sz w:val="32"/>
          <w:szCs w:val="32"/>
        </w:rPr>
      </w:pPr>
      <w:r>
        <w:rPr>
          <w:rFonts w:hint="eastAsia" w:ascii="楷体_GB2312" w:eastAsia="楷体_GB2312"/>
          <w:b/>
          <w:bCs w:val="0"/>
          <w:sz w:val="32"/>
          <w:szCs w:val="32"/>
        </w:rPr>
        <w:t>（四）严格落实安全责任。</w:t>
      </w:r>
      <w:r>
        <w:rPr>
          <w:rFonts w:hint="eastAsia" w:ascii="仿宋_GB2312" w:eastAsia="仿宋_GB2312" w:cs="仿宋_GB2312"/>
          <w:sz w:val="32"/>
          <w:szCs w:val="32"/>
        </w:rPr>
        <w:t>要认真落实《福建省党政领导干部安全生产责任制实施细则》，始终把安全生产摆在重要位置，建立定期研究解决安全生产重大问题的会议制度，加强源头治理、系统治理、精准治理、综合治理，实现安全生产与经济社会协调发展。要落实属地责任，加强组织领导，抓好统筹协调、督查督办。建立健全企业全过程安全生产管理制度，督促企业落实主体责任；完善举报奖励制度，强化社会监督。</w:t>
      </w:r>
    </w:p>
    <w:p>
      <w:pPr>
        <w:keepNext w:val="0"/>
        <w:keepLines w:val="0"/>
        <w:pageBreakBefore w:val="0"/>
        <w:kinsoku/>
        <w:overflowPunct/>
        <w:topLinePunct w:val="0"/>
        <w:bidi w:val="0"/>
        <w:spacing w:line="600" w:lineRule="exact"/>
        <w:ind w:firstLine="643" w:firstLineChars="200"/>
        <w:jc w:val="left"/>
        <w:rPr>
          <w:rFonts w:ascii="仿宋_GB2312" w:eastAsia="仿宋_GB2312" w:cs="仿宋_GB2312"/>
          <w:sz w:val="32"/>
          <w:szCs w:val="32"/>
        </w:rPr>
      </w:pPr>
      <w:r>
        <w:rPr>
          <w:rFonts w:hint="eastAsia" w:ascii="楷体_GB2312" w:eastAsia="楷体_GB2312"/>
          <w:b/>
          <w:bCs w:val="0"/>
          <w:sz w:val="32"/>
          <w:szCs w:val="32"/>
        </w:rPr>
        <w:t>（五）有效防范安全风险。</w:t>
      </w:r>
      <w:r>
        <w:rPr>
          <w:rFonts w:hint="eastAsia" w:ascii="仿宋_GB2312" w:eastAsia="仿宋_GB2312" w:cs="仿宋_GB2312"/>
          <w:sz w:val="32"/>
          <w:szCs w:val="32"/>
        </w:rPr>
        <w:t>坚持源头治理，建立公共安全隐患排查和安全预防控制体系以及安全风险评估制度。坚持创新监管方式，综合运用“四不两直”明查暗访等手段，分行业分领域全面排查整治安全隐患，突出危险化学品、建筑施工、道路交通、水上交通、渔业船舶、旅游、消防等重点行业领域开展专项整治，标本兼治消除事故隐患。要特别重视加强桥梁、隧道、电力、燃气、水利等重大工程和设施安全风险防控，强化规划设计、建设施工、运营管理等各个环节的安全责任措施落实。坚持深化改革，健全制度，深入贯彻落实区党工委、管委会印发的《关于推进安全生产领域改革发展的实施意见》，深化危险化学品安全监管和安全生产执法体制改革，解决安全生产突出问题，筑牢防控安全风险的制度防线。</w:t>
      </w:r>
    </w:p>
    <w:p>
      <w:pPr>
        <w:keepNext w:val="0"/>
        <w:keepLines w:val="0"/>
        <w:pageBreakBefore w:val="0"/>
        <w:kinsoku/>
        <w:overflowPunct/>
        <w:topLinePunct w:val="0"/>
        <w:bidi w:val="0"/>
        <w:spacing w:line="600" w:lineRule="exact"/>
        <w:ind w:firstLine="635" w:firstLineChars="200"/>
        <w:jc w:val="left"/>
        <w:rPr>
          <w:rFonts w:ascii="仿宋_GB2312" w:eastAsia="仿宋_GB2312" w:cs="仿宋_GB2312"/>
          <w:spacing w:val="-2"/>
          <w:sz w:val="32"/>
          <w:szCs w:val="32"/>
        </w:rPr>
      </w:pPr>
      <w:r>
        <w:rPr>
          <w:rFonts w:hint="eastAsia" w:ascii="楷体_GB2312" w:eastAsia="楷体_GB2312"/>
          <w:b/>
          <w:bCs w:val="0"/>
          <w:spacing w:val="-2"/>
          <w:sz w:val="32"/>
          <w:szCs w:val="32"/>
        </w:rPr>
        <w:t>（六）切实加强安全监管干部队伍建设。</w:t>
      </w:r>
      <w:r>
        <w:rPr>
          <w:rFonts w:hint="eastAsia" w:ascii="仿宋_GB2312" w:eastAsia="仿宋_GB2312" w:cs="仿宋_GB2312"/>
          <w:spacing w:val="-2"/>
          <w:sz w:val="32"/>
          <w:szCs w:val="32"/>
        </w:rPr>
        <w:t>要加强安全监管队伍专业能力建设，认真执行安全生产行政执法队伍建设规划和标准导则，全面推进行政执法公示、执法全过程记录、重大执法决定法制审核等制度，分级分类精准执法。扎实开展专项执法行动前培训、基层（新进）执法人员培训、领导干部综合能力提升培训，着力夯实执法人员理论基础，不断提升业务能力和执法水平。</w:t>
      </w:r>
    </w:p>
    <w:p>
      <w:pPr>
        <w:keepNext w:val="0"/>
        <w:keepLines w:val="0"/>
        <w:pageBreakBefore w:val="0"/>
        <w:kinsoku/>
        <w:overflowPunct/>
        <w:topLinePunct w:val="0"/>
        <w:bidi w:val="0"/>
        <w:spacing w:line="600" w:lineRule="exact"/>
        <w:ind w:firstLine="640" w:firstLineChars="200"/>
        <w:jc w:val="left"/>
        <w:rPr>
          <w:rFonts w:ascii="黑体" w:eastAsia="黑体" w:cs="黑体"/>
          <w:sz w:val="32"/>
          <w:szCs w:val="32"/>
        </w:rPr>
      </w:pPr>
      <w:r>
        <w:rPr>
          <w:rFonts w:hint="eastAsia" w:ascii="黑体" w:eastAsia="黑体" w:cs="黑体"/>
          <w:sz w:val="32"/>
          <w:szCs w:val="32"/>
          <w:lang w:eastAsia="zh-CN"/>
        </w:rPr>
        <w:t>三</w:t>
      </w:r>
      <w:r>
        <w:rPr>
          <w:rFonts w:hint="eastAsia" w:ascii="黑体" w:eastAsia="黑体" w:cs="黑体"/>
          <w:sz w:val="32"/>
          <w:szCs w:val="32"/>
        </w:rPr>
        <w:t>、保障措施</w:t>
      </w:r>
    </w:p>
    <w:p>
      <w:pPr>
        <w:keepNext w:val="0"/>
        <w:keepLines w:val="0"/>
        <w:pageBreakBefore w:val="0"/>
        <w:kinsoku/>
        <w:overflowPunct/>
        <w:topLinePunct w:val="0"/>
        <w:bidi w:val="0"/>
        <w:spacing w:line="600" w:lineRule="exact"/>
        <w:ind w:firstLine="643" w:firstLineChars="200"/>
        <w:jc w:val="left"/>
        <w:rPr>
          <w:rFonts w:ascii="仿宋_GB2312" w:eastAsia="仿宋_GB2312" w:cs="仿宋_GB2312"/>
          <w:sz w:val="32"/>
          <w:szCs w:val="32"/>
        </w:rPr>
      </w:pPr>
      <w:r>
        <w:rPr>
          <w:rFonts w:hint="eastAsia" w:ascii="楷体_GB2312" w:eastAsia="楷体_GB2312"/>
          <w:b/>
          <w:bCs w:val="0"/>
          <w:sz w:val="32"/>
          <w:szCs w:val="32"/>
        </w:rPr>
        <w:t>（一）加强组织领导。</w:t>
      </w:r>
      <w:r>
        <w:rPr>
          <w:rFonts w:hint="eastAsia" w:ascii="仿宋_GB2312" w:eastAsia="仿宋_GB2312" w:cs="仿宋_GB2312"/>
          <w:sz w:val="32"/>
          <w:szCs w:val="32"/>
        </w:rPr>
        <w:t>各有关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要高度重视学习宣传贯彻工作，精心组织安排，加强督促检查，确保取得实效。相关职能</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要密切配合，形成工作合力，力戒形式主义、官僚主义。</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b/>
          <w:bCs w:val="0"/>
          <w:sz w:val="32"/>
          <w:szCs w:val="32"/>
        </w:rPr>
        <w:t>（二）加强监督考核。</w:t>
      </w:r>
      <w:r>
        <w:rPr>
          <w:rFonts w:hint="eastAsia" w:ascii="仿宋_GB2312" w:eastAsia="仿宋_GB2312" w:cs="仿宋_GB2312"/>
          <w:sz w:val="32"/>
          <w:szCs w:val="32"/>
        </w:rPr>
        <w:t>将学习宣传贯彻习近平总书记关于安全生产重要论述情况作为</w:t>
      </w:r>
      <w:r>
        <w:rPr>
          <w:rFonts w:hint="eastAsia" w:ascii="仿宋_GB2312" w:eastAsia="仿宋_GB2312" w:cs="仿宋_GB2312"/>
          <w:sz w:val="32"/>
          <w:szCs w:val="32"/>
          <w:lang w:eastAsia="zh-CN"/>
        </w:rPr>
        <w:t>绩效</w:t>
      </w:r>
      <w:r>
        <w:rPr>
          <w:rFonts w:hint="eastAsia" w:ascii="仿宋_GB2312" w:eastAsia="仿宋_GB2312" w:cs="仿宋_GB2312"/>
          <w:sz w:val="32"/>
          <w:szCs w:val="32"/>
        </w:rPr>
        <w:t>考核重要内容，以推动安全生产形势持续稳定好转检验学习宣传贯彻成效。</w:t>
      </w:r>
    </w:p>
    <w:p>
      <w:pPr>
        <w:keepNext w:val="0"/>
        <w:keepLines w:val="0"/>
        <w:pageBreakBefore w:val="0"/>
        <w:kinsoku/>
        <w:overflowPunct/>
        <w:topLinePunct w:val="0"/>
        <w:bidi w:val="0"/>
        <w:spacing w:line="600" w:lineRule="exact"/>
        <w:ind w:firstLine="635" w:firstLineChars="200"/>
        <w:jc w:val="left"/>
        <w:rPr>
          <w:rFonts w:hint="eastAsia" w:ascii="仿宋_GB2312" w:eastAsia="仿宋_GB2312" w:cs="仿宋_GB2312"/>
          <w:spacing w:val="-2"/>
          <w:sz w:val="32"/>
          <w:szCs w:val="32"/>
        </w:rPr>
      </w:pPr>
      <w:r>
        <w:rPr>
          <w:rFonts w:hint="eastAsia" w:ascii="楷体_GB2312" w:eastAsia="楷体_GB2312"/>
          <w:b/>
          <w:bCs w:val="0"/>
          <w:spacing w:val="-2"/>
          <w:sz w:val="32"/>
          <w:szCs w:val="32"/>
        </w:rPr>
        <w:t>（三）加强宣传教育。</w:t>
      </w:r>
      <w:r>
        <w:rPr>
          <w:rFonts w:hint="eastAsia" w:ascii="仿宋_GB2312" w:eastAsia="仿宋_GB2312" w:cs="仿宋_GB2312"/>
          <w:spacing w:val="-2"/>
          <w:sz w:val="32"/>
          <w:szCs w:val="32"/>
        </w:rPr>
        <w:t>运用多种手段，多层次多角度宣传各有关</w:t>
      </w:r>
      <w:r>
        <w:rPr>
          <w:rFonts w:hint="eastAsia" w:ascii="仿宋_GB2312" w:eastAsia="仿宋_GB2312" w:cs="仿宋_GB2312"/>
          <w:spacing w:val="-2"/>
          <w:sz w:val="32"/>
          <w:szCs w:val="32"/>
          <w:lang w:eastAsia="zh-CN"/>
        </w:rPr>
        <w:t>处室</w:t>
      </w:r>
      <w:r>
        <w:rPr>
          <w:rFonts w:hint="eastAsia" w:ascii="仿宋_GB2312" w:eastAsia="仿宋_GB2312" w:cs="仿宋_GB2312"/>
          <w:spacing w:val="-2"/>
          <w:sz w:val="32"/>
          <w:szCs w:val="32"/>
        </w:rPr>
        <w:t>深入学习宣传贯彻习近平总书记关于安全生产重要论述的新举措新成效，推动工作开展，引导社会各界关心企业安全生产、参与安全发展。</w:t>
      </w: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pStyle w:val="2"/>
        <w:rPr>
          <w:rFonts w:hint="eastAsia" w:ascii="仿宋_GB2312" w:eastAsia="仿宋_GB2312" w:cs="仿宋_GB2312"/>
          <w:spacing w:val="-2"/>
          <w:sz w:val="32"/>
          <w:szCs w:val="32"/>
        </w:rPr>
      </w:pPr>
    </w:p>
    <w:p>
      <w:pPr>
        <w:keepNext w:val="0"/>
        <w:keepLines w:val="0"/>
        <w:pageBreakBefore w:val="0"/>
        <w:kinsoku/>
        <w:overflowPunct/>
        <w:topLinePunct w:val="0"/>
        <w:bidi w:val="0"/>
        <w:spacing w:line="600" w:lineRule="exact"/>
        <w:rPr>
          <w:rFonts w:ascii="黑体" w:eastAsia="黑体"/>
          <w:sz w:val="32"/>
          <w:szCs w:val="32"/>
        </w:rPr>
      </w:pPr>
      <w:r>
        <w:rPr>
          <w:rFonts w:hint="eastAsia" w:ascii="黑体" w:eastAsia="黑体" w:cs="黑体"/>
          <w:sz w:val="32"/>
          <w:szCs w:val="32"/>
        </w:rPr>
        <w:t>附件</w:t>
      </w:r>
      <w:r>
        <w:rPr>
          <w:rFonts w:ascii="黑体" w:eastAsia="黑体" w:cs="黑体"/>
          <w:sz w:val="32"/>
          <w:szCs w:val="32"/>
        </w:rPr>
        <w:t>2</w:t>
      </w:r>
    </w:p>
    <w:p>
      <w:pPr>
        <w:pStyle w:val="12"/>
        <w:keepNext w:val="0"/>
        <w:keepLines w:val="0"/>
        <w:pageBreakBefore w:val="0"/>
        <w:kinsoku/>
        <w:overflowPunct/>
        <w:topLinePunct w:val="0"/>
        <w:bidi w:val="0"/>
        <w:spacing w:line="600" w:lineRule="exact"/>
      </w:pPr>
    </w:p>
    <w:p>
      <w:pPr>
        <w:pStyle w:val="12"/>
        <w:keepNext w:val="0"/>
        <w:keepLines w:val="0"/>
        <w:pageBreakBefore w:val="0"/>
        <w:kinsoku/>
        <w:overflowPunct/>
        <w:topLinePunct w:val="0"/>
        <w:bidi w:val="0"/>
        <w:spacing w:line="600" w:lineRule="exact"/>
      </w:pPr>
      <w:r>
        <w:rPr>
          <w:rFonts w:hint="eastAsia"/>
        </w:rPr>
        <w:t>落实企业安全生产主体责任三年行动</w:t>
      </w:r>
    </w:p>
    <w:p>
      <w:pPr>
        <w:pStyle w:val="12"/>
        <w:keepNext w:val="0"/>
        <w:keepLines w:val="0"/>
        <w:pageBreakBefore w:val="0"/>
        <w:kinsoku/>
        <w:overflowPunct/>
        <w:topLinePunct w:val="0"/>
        <w:bidi w:val="0"/>
        <w:spacing w:line="600" w:lineRule="exact"/>
      </w:pPr>
      <w:r>
        <w:rPr>
          <w:rFonts w:hint="eastAsia"/>
        </w:rPr>
        <w:t>专题实施方案</w:t>
      </w:r>
    </w:p>
    <w:p>
      <w:pPr>
        <w:pStyle w:val="12"/>
        <w:keepNext w:val="0"/>
        <w:keepLines w:val="0"/>
        <w:pageBreakBefore w:val="0"/>
        <w:kinsoku/>
        <w:overflowPunct/>
        <w:topLinePunct w:val="0"/>
        <w:bidi w:val="0"/>
        <w:spacing w:line="600" w:lineRule="exact"/>
      </w:pP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仿宋_GB2312" w:cs="仿宋_GB2312"/>
          <w:szCs w:val="32"/>
        </w:rPr>
        <w:t>为推动我局企业落实安全生产主体责任，根据《全省安全生产专项整治三年行动实施方案》《全区安全生产专项整治三年行动实施方案》，制定本实施方案。</w:t>
      </w:r>
    </w:p>
    <w:p>
      <w:pPr>
        <w:pStyle w:val="15"/>
        <w:keepNext w:val="0"/>
        <w:keepLines w:val="0"/>
        <w:pageBreakBefore w:val="0"/>
        <w:kinsoku/>
        <w:overflowPunct/>
        <w:topLinePunct w:val="0"/>
        <w:bidi w:val="0"/>
        <w:spacing w:line="600" w:lineRule="exact"/>
        <w:ind w:firstLine="640"/>
        <w:rPr>
          <w:rFonts w:ascii="黑体" w:cs="黑体"/>
          <w:szCs w:val="32"/>
        </w:rPr>
      </w:pPr>
      <w:r>
        <w:rPr>
          <w:rFonts w:hint="eastAsia" w:ascii="黑体" w:cs="黑体"/>
          <w:szCs w:val="32"/>
        </w:rPr>
        <w:t>一、工作目标</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仿宋_GB2312" w:cs="仿宋_GB2312"/>
          <w:szCs w:val="32"/>
        </w:rPr>
        <w:t>通过开展三年行动，完善和落实重在“从根本上消除事故隐患”的企业安全生产责任链条、制度成果、管理办法、重点工程、工作机制、监管模式和预防控制体系，扎实推进企业安全生产治理体系和治理能力现代化。形成以落实企业主要负责人安全责任为重点的企业安全生产主体责任体系、以建立企业技术和管理团队为重点的规范化安全生产管理制度、以风险分级管控和隐患排查治理为重点的安全预防控制体系、以引入专业化支撑机构为重点的企业安全生产社会化服务体系，推进企业安全生产由被动接受监管向主动加强管理转变，安全风险管控由政府推动为主向企业自主开展转变，隐患排查治理由部门行政执法为主向企业日常自查自纠转变，有效管控化解重大安全风险，防范遏制各类事故发生。</w:t>
      </w:r>
    </w:p>
    <w:p>
      <w:pPr>
        <w:pStyle w:val="15"/>
        <w:keepNext w:val="0"/>
        <w:keepLines w:val="0"/>
        <w:pageBreakBefore w:val="0"/>
        <w:kinsoku/>
        <w:overflowPunct/>
        <w:topLinePunct w:val="0"/>
        <w:bidi w:val="0"/>
        <w:spacing w:line="600" w:lineRule="exact"/>
        <w:ind w:firstLine="640"/>
        <w:rPr>
          <w:rFonts w:ascii="黑体" w:cs="黑体"/>
          <w:szCs w:val="32"/>
        </w:rPr>
      </w:pPr>
      <w:r>
        <w:rPr>
          <w:rFonts w:hint="eastAsia" w:ascii="黑体" w:cs="黑体"/>
          <w:szCs w:val="32"/>
        </w:rPr>
        <w:t>二、重点任务</w:t>
      </w:r>
    </w:p>
    <w:p>
      <w:pPr>
        <w:pStyle w:val="16"/>
        <w:keepNext w:val="0"/>
        <w:keepLines w:val="0"/>
        <w:pageBreakBefore w:val="0"/>
        <w:kinsoku/>
        <w:overflowPunct/>
        <w:topLinePunct w:val="0"/>
        <w:bidi w:val="0"/>
        <w:spacing w:line="600" w:lineRule="exact"/>
        <w:ind w:firstLine="640"/>
        <w:rPr>
          <w:rFonts w:ascii="楷体_GB2312" w:cs="楷体_GB2312"/>
          <w:b/>
          <w:bCs/>
          <w:szCs w:val="32"/>
          <w:u w:val="single"/>
        </w:rPr>
      </w:pPr>
      <w:r>
        <w:rPr>
          <w:rFonts w:hint="eastAsia" w:ascii="楷体_GB2312" w:cs="楷体_GB2312"/>
          <w:b/>
          <w:bCs/>
          <w:sz w:val="32"/>
          <w:szCs w:val="32"/>
        </w:rPr>
        <w:t>（一）建立健全企业强化安全生产责任体系</w:t>
      </w:r>
    </w:p>
    <w:p>
      <w:pPr>
        <w:pStyle w:val="11"/>
        <w:keepNext w:val="0"/>
        <w:keepLines w:val="0"/>
        <w:pageBreakBefore w:val="0"/>
        <w:kinsoku/>
        <w:overflowPunct/>
        <w:topLinePunct w:val="0"/>
        <w:bidi w:val="0"/>
        <w:spacing w:line="600" w:lineRule="exact"/>
        <w:ind w:left="0" w:leftChars="0" w:firstLine="643" w:firstLineChars="200"/>
        <w:rPr>
          <w:rFonts w:ascii="仿宋_GB2312" w:cs="仿宋_GB2312"/>
          <w:szCs w:val="32"/>
        </w:rPr>
      </w:pPr>
      <w:r>
        <w:rPr>
          <w:rFonts w:ascii="仿宋_GB2312" w:cs="仿宋_GB2312"/>
          <w:b/>
          <w:szCs w:val="32"/>
        </w:rPr>
        <w:t>1.</w:t>
      </w:r>
      <w:r>
        <w:rPr>
          <w:rFonts w:hint="eastAsia" w:ascii="仿宋_GB2312" w:cs="仿宋_GB2312"/>
          <w:b/>
          <w:szCs w:val="32"/>
        </w:rPr>
        <w:t>落实企业安全生产责任制。</w:t>
      </w:r>
      <w:r>
        <w:rPr>
          <w:rFonts w:hint="eastAsia" w:ascii="仿宋_GB2312" w:cs="仿宋_GB2312"/>
          <w:szCs w:val="32"/>
        </w:rPr>
        <w:t>企业要全面制定落实《企业安全生产主体责任清单》《重大安全风险管控清单》《安全生产岗位责任清单》等责任清单，建立健全从主要负责人到一线岗位员工覆盖所有管理和操作岗位的安全生产责任制，建立内部安全生产监督考核机制，组织年度全员安全生产责任制落实情况考核，考核结果与员工收入、晋级挂钩，激发全员参与安全生产的积极性和主动性，推动各个岗位安全生产责任全面落实到位。</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2.</w:t>
      </w:r>
      <w:r>
        <w:rPr>
          <w:rFonts w:hint="eastAsia" w:ascii="仿宋_GB2312" w:cs="仿宋_GB2312"/>
          <w:b/>
          <w:szCs w:val="32"/>
        </w:rPr>
        <w:t>落实企业主要负责人责任。</w:t>
      </w:r>
      <w:r>
        <w:rPr>
          <w:rFonts w:hint="eastAsia" w:ascii="仿宋_GB2312" w:cs="仿宋_GB2312"/>
          <w:szCs w:val="32"/>
        </w:rPr>
        <w:t>企业董事长、总经理等法定代表人和实际控制人是安全生产主要责任人，负全面责任，要牢固树立安全发展理念和法治观念，依法健全安全生产规章规程和安全防范措施；带头执行安全生产法律法规和规章标准，加强全员、全过程、全方位安全生产管理，落实“十个一次”措施：即每个月至少带队检查一次安全生产工作；每季度至少主持研究一次安全生产工作；每年至少主持召开一次安全生产总结表彰动员会；主持召开一次安全生产工作讲评会；向职代会做一次安全生产工作述职；组织签订一次全员全岗位安全生产责任书；给员工上一次安全生产辅导课；组织一次安全生产知识技能竞赛；参加一次安全生产应急救援演练；参加一次安全生产知识技能培训。每年要报告安全生产工作和个人履行安全生产管理职责的情况，切实做到安全责任、安全管理、安全投入、安全培训、应急救援“五到位”。</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3.</w:t>
      </w:r>
      <w:r>
        <w:rPr>
          <w:rFonts w:hint="eastAsia" w:ascii="仿宋_GB2312" w:cs="仿宋_GB2312"/>
          <w:b/>
          <w:szCs w:val="32"/>
        </w:rPr>
        <w:t>落实企业全员安全生产责任。</w:t>
      </w:r>
      <w:r>
        <w:rPr>
          <w:rFonts w:hint="eastAsia" w:ascii="仿宋_GB2312" w:cs="仿宋_GB2312"/>
          <w:szCs w:val="32"/>
        </w:rPr>
        <w:t>企业要强化内部各部门安全生产职责，落实“一岗双责”制度，结合自身实际，根据内部不同岗位的性质、特点和内容，不同工作的流程、环节和风险，制定简洁明晰、便于操作、务实管用的安全生产责任清单。重点行业领域企业要严格落实以师带徒制度，确保新招员工安全作业。企业安全管理人员、重点岗位、班组和一线从业人员要严格履行自身安全生产职责，严格遵守岗位安全操作规程，建立“层层负责、人人有责、各负其责”的安全生产工作体系，确保安全生产。</w:t>
      </w:r>
    </w:p>
    <w:p>
      <w:pPr>
        <w:pStyle w:val="11"/>
        <w:keepNext w:val="0"/>
        <w:keepLines w:val="0"/>
        <w:pageBreakBefore w:val="0"/>
        <w:kinsoku/>
        <w:overflowPunct/>
        <w:topLinePunct w:val="0"/>
        <w:bidi w:val="0"/>
        <w:spacing w:line="600" w:lineRule="exact"/>
        <w:ind w:firstLine="624"/>
        <w:rPr>
          <w:rFonts w:ascii="仿宋_GB2312" w:cs="仿宋_GB2312"/>
          <w:spacing w:val="-4"/>
          <w:szCs w:val="32"/>
        </w:rPr>
      </w:pPr>
      <w:r>
        <w:rPr>
          <w:rFonts w:ascii="仿宋_GB2312" w:cs="仿宋_GB2312"/>
          <w:b/>
          <w:spacing w:val="-4"/>
          <w:szCs w:val="32"/>
        </w:rPr>
        <w:t>4.</w:t>
      </w:r>
      <w:r>
        <w:rPr>
          <w:rFonts w:hint="eastAsia" w:ascii="仿宋_GB2312" w:cs="仿宋_GB2312"/>
          <w:b/>
          <w:spacing w:val="-4"/>
          <w:szCs w:val="32"/>
        </w:rPr>
        <w:t>落实企业应急处置责任。</w:t>
      </w:r>
      <w:r>
        <w:rPr>
          <w:rFonts w:hint="eastAsia" w:ascii="仿宋_GB2312" w:cs="仿宋_GB2312"/>
          <w:spacing w:val="-4"/>
          <w:szCs w:val="32"/>
        </w:rPr>
        <w:t>企业要针对本单位可能发生的生产安全事故特点及危害，制定完善应急处置救援预案，建立专职或兼职人员组成的应急救援队伍，配备与本企业风险等级相适应的应急救援器材、设备和装备等物资，每年（高危企业和人员密集场所企业每半年）至少组织</w:t>
      </w:r>
      <w:r>
        <w:rPr>
          <w:rFonts w:ascii="仿宋_GB2312" w:cs="仿宋_GB2312"/>
          <w:spacing w:val="-4"/>
          <w:szCs w:val="32"/>
        </w:rPr>
        <w:t>1</w:t>
      </w:r>
      <w:r>
        <w:rPr>
          <w:rFonts w:hint="eastAsia" w:ascii="仿宋_GB2312" w:cs="仿宋_GB2312"/>
          <w:spacing w:val="-4"/>
          <w:szCs w:val="32"/>
        </w:rPr>
        <w:t>次应急预案演练，评估应急预案的时效性和操作性，提高应急处置救援能力。企业要严格遵守事故报告有关规定，按照报告时限、内容、方式、对象等要求，及时、完整、客观地向有关部门报告事故，不得瞒报、漏报、谎报、迟报。企业法定代表人和实际控制人应按规定第一时间到达事故现场，立即启动事故应急处置救援预案，积极采取有效措施组织抢救，防止事故扩大，减少事故伤亡损失。企业要主动配合有关部门对责任事故的调查处理，妥善做好事故善后工作，深刻吸取事故教训，按照事故调查报告全面落实整改措施，防止类似事故发生。</w:t>
      </w:r>
    </w:p>
    <w:p>
      <w:pPr>
        <w:pStyle w:val="16"/>
        <w:keepNext w:val="0"/>
        <w:keepLines w:val="0"/>
        <w:pageBreakBefore w:val="0"/>
        <w:kinsoku/>
        <w:overflowPunct/>
        <w:topLinePunct w:val="0"/>
        <w:bidi w:val="0"/>
        <w:spacing w:line="600" w:lineRule="exact"/>
        <w:ind w:firstLine="640"/>
        <w:rPr>
          <w:rFonts w:ascii="楷体_GB2312" w:cs="楷体_GB2312"/>
          <w:b/>
          <w:bCs/>
          <w:sz w:val="32"/>
          <w:szCs w:val="32"/>
        </w:rPr>
      </w:pPr>
      <w:r>
        <w:rPr>
          <w:rFonts w:hint="eastAsia" w:ascii="楷体_GB2312" w:cs="楷体_GB2312"/>
          <w:b/>
          <w:bCs/>
          <w:sz w:val="32"/>
          <w:szCs w:val="32"/>
        </w:rPr>
        <w:t>（二）建立健全完善企业安全生产管理体系</w:t>
      </w:r>
    </w:p>
    <w:p>
      <w:pPr>
        <w:pStyle w:val="11"/>
        <w:keepNext w:val="0"/>
        <w:keepLines w:val="0"/>
        <w:pageBreakBefore w:val="0"/>
        <w:kinsoku/>
        <w:overflowPunct/>
        <w:topLinePunct w:val="0"/>
        <w:bidi w:val="0"/>
        <w:spacing w:line="600" w:lineRule="exact"/>
        <w:ind w:firstLine="640"/>
        <w:rPr>
          <w:rFonts w:ascii="仿宋_GB2312" w:cs="仿宋_GB2312"/>
          <w:b/>
          <w:szCs w:val="32"/>
        </w:rPr>
      </w:pPr>
      <w:r>
        <w:rPr>
          <w:rFonts w:ascii="仿宋_GB2312" w:cs="仿宋_GB2312"/>
          <w:b/>
          <w:szCs w:val="32"/>
        </w:rPr>
        <w:t>1.</w:t>
      </w:r>
      <w:r>
        <w:rPr>
          <w:rFonts w:hint="eastAsia" w:ascii="仿宋_GB2312" w:cs="仿宋_GB2312"/>
          <w:b/>
          <w:szCs w:val="32"/>
        </w:rPr>
        <w:t>强化企业安全生产规章制度建设。</w:t>
      </w:r>
      <w:r>
        <w:rPr>
          <w:rFonts w:hint="eastAsia" w:ascii="仿宋_GB2312" w:cs="仿宋_GB2312"/>
          <w:szCs w:val="32"/>
        </w:rPr>
        <w:t>企业要结合自身生产经营实际和特点，建立健全并认真落实安全生产教育培训、资金投入、风险辨识管控、隐患排查治理、危险作业管理、设备设施检维修、外来施工队伍和人员管理、劳动防护用品配备使用管理等制度，加强安全生产管理。要对安全生产规章制度执行效果定期进行评估，根据法律法规、标准规范及企业生产经营实际的变化，及时更新，做到每年一调整、三年一修订。</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2.</w:t>
      </w:r>
      <w:r>
        <w:rPr>
          <w:rFonts w:hint="eastAsia" w:ascii="仿宋_GB2312" w:cs="仿宋_GB2312"/>
          <w:b/>
          <w:szCs w:val="32"/>
        </w:rPr>
        <w:t>强化安全生产管理团队建设。</w:t>
      </w:r>
      <w:r>
        <w:rPr>
          <w:rFonts w:hint="eastAsia" w:ascii="仿宋_GB2312" w:cs="仿宋_GB2312"/>
          <w:szCs w:val="32"/>
        </w:rPr>
        <w:t>企业要依法依规建立健全安全生产管理机构，配齐配强安全生产专（兼）职管理人员，全力支持安全管理机构工作，并建立安全生产奖惩制度。企业主要负责人及各层级管理人员，必须具备与本企业生产经营活动相适应的安全生产知识和管理能力。要建立安全技术团队，充分发挥技术人员在安全生产工作中的作用，持续提升安全管理科学化、专业化、规范化水平。</w:t>
      </w:r>
      <w:r>
        <w:rPr>
          <w:rFonts w:ascii="仿宋_GB2312" w:cs="仿宋_GB2312"/>
          <w:szCs w:val="32"/>
        </w:rPr>
        <w:t>2021</w:t>
      </w:r>
      <w:r>
        <w:rPr>
          <w:rFonts w:hint="eastAsia" w:ascii="仿宋_GB2312" w:cs="仿宋_GB2312"/>
          <w:szCs w:val="32"/>
        </w:rPr>
        <w:t>年底前，非煤</w:t>
      </w:r>
      <w:r>
        <w:rPr>
          <w:rFonts w:hint="eastAsia" w:ascii="仿宋_GB2312" w:cs="仿宋_GB2312"/>
        </w:rPr>
        <w:t>矿山、金属冶炼、建筑施工、道路运输单位和危险物品的经营、储存单位等高危行业领域通过自身培养和市场化机制全部建立安全生产技术和管理团队</w:t>
      </w:r>
      <w:r>
        <w:rPr>
          <w:rFonts w:hint="eastAsia" w:ascii="仿宋_GB2312" w:cs="仿宋_GB2312"/>
          <w:szCs w:val="32"/>
        </w:rPr>
        <w:t>。</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3.</w:t>
      </w:r>
      <w:r>
        <w:rPr>
          <w:rFonts w:hint="eastAsia" w:ascii="仿宋_GB2312" w:cs="仿宋_GB2312"/>
          <w:b/>
          <w:szCs w:val="32"/>
        </w:rPr>
        <w:t>强化安全生产专项投入。</w:t>
      </w:r>
      <w:r>
        <w:rPr>
          <w:rFonts w:hint="eastAsia" w:ascii="仿宋_GB2312" w:cs="仿宋_GB2312"/>
          <w:szCs w:val="32"/>
        </w:rPr>
        <w:t>企业要建立科学的安全生产经费投入机制，保证满足安全生产基本条件所必需的资金投入。要建立落实安全生产费用年度预算管理制度、提取使用制度和专项审计制度，确保足额提取、使用到位，保障安全培训教育、隐患排查治理、安全生产责任制考核奖励、安全科技创新费用等安全生产的资金投入，严禁将安全生产经费违规挪作他用，对由于安全生产所必需的资金投入不足导致的后果承担相关法律责任。高危行业企业应按照国家有关规定投保安全生产责任险，其他企业应积极投保。同时，要严格落实安全技术设备设施改造等支持政策，加大淘汰落后力度，及时更新推广应用先进适用安全生产工艺和技术装备，提高安全生产保障能力。要加强从业人员劳动保护，配齐并督促从业人员正确佩戴和使用符合国家或行业标准的安全防护用品。</w:t>
      </w:r>
    </w:p>
    <w:p>
      <w:pPr>
        <w:pStyle w:val="11"/>
        <w:keepNext w:val="0"/>
        <w:keepLines w:val="0"/>
        <w:pageBreakBefore w:val="0"/>
        <w:kinsoku/>
        <w:overflowPunct/>
        <w:topLinePunct w:val="0"/>
        <w:bidi w:val="0"/>
        <w:spacing w:line="600" w:lineRule="exact"/>
        <w:ind w:firstLine="624"/>
        <w:rPr>
          <w:rFonts w:ascii="仿宋_GB2312" w:cs="仿宋_GB2312"/>
          <w:spacing w:val="-4"/>
          <w:szCs w:val="32"/>
        </w:rPr>
      </w:pPr>
      <w:r>
        <w:rPr>
          <w:rFonts w:ascii="仿宋_GB2312" w:cs="仿宋_GB2312"/>
          <w:b/>
          <w:spacing w:val="-4"/>
          <w:szCs w:val="32"/>
        </w:rPr>
        <w:t>4.</w:t>
      </w:r>
      <w:r>
        <w:rPr>
          <w:rFonts w:hint="eastAsia" w:ascii="仿宋_GB2312" w:cs="仿宋_GB2312"/>
          <w:b/>
          <w:spacing w:val="-4"/>
          <w:szCs w:val="32"/>
        </w:rPr>
        <w:t>强化安全教育培训。</w:t>
      </w:r>
      <w:r>
        <w:rPr>
          <w:rFonts w:hint="eastAsia" w:ascii="仿宋_GB2312" w:cs="仿宋_GB2312"/>
          <w:spacing w:val="-4"/>
          <w:szCs w:val="32"/>
        </w:rPr>
        <w:t>企业要充分利用国家职业技能提升行动支持政策，加强企业安全人才培养。</w:t>
      </w:r>
      <w:r>
        <w:rPr>
          <w:rFonts w:hint="eastAsia" w:ascii="仿宋_GB2312" w:cs="仿宋_GB2312"/>
          <w:spacing w:val="-4"/>
        </w:rPr>
        <w:t>要建立健全安全教育培训制度，对安全生产“三项岗位人员”和其他从业人员进行安全生产教育和培训，</w:t>
      </w:r>
      <w:r>
        <w:rPr>
          <w:rFonts w:hint="eastAsia" w:ascii="仿宋_GB2312" w:cs="仿宋_GB2312"/>
          <w:spacing w:val="-4"/>
          <w:szCs w:val="32"/>
        </w:rPr>
        <w:t>认真制订年度安全生产教育培训计划，采取举办短期培训班、脱产培训班、在职学历教育等方式，分类组织实施，并对培训成效进行考核，建立培训档案，保证从业人员具备必要的安全生产知识，熟悉安全生产规章制度和操作规程，掌握岗位操作技能和应急处置措施。要突出抓好特种作业人员的培训、考核，严格持证上岗，未取得特种作业操作证和未经安全生产教育培训合格的从业人员，不得上岗作业；抓好班组长、车间主任的安全培训，使其掌握生产一线安全管理的基本要领。采用新工艺、新技术、新材料或者使用新设备时，必须对从业人员进行专门教育培训，保证其具有本岗位安全操作、应急处置等知识和技能。</w:t>
      </w:r>
    </w:p>
    <w:p>
      <w:pPr>
        <w:pStyle w:val="11"/>
        <w:keepNext w:val="0"/>
        <w:keepLines w:val="0"/>
        <w:pageBreakBefore w:val="0"/>
        <w:widowControl/>
        <w:kinsoku/>
        <w:overflowPunct/>
        <w:topLinePunct w:val="0"/>
        <w:bidi w:val="0"/>
        <w:spacing w:line="600" w:lineRule="exact"/>
        <w:ind w:firstLine="640"/>
        <w:rPr>
          <w:rFonts w:ascii="仿宋_GB2312" w:cs="仿宋_GB2312"/>
          <w:szCs w:val="32"/>
        </w:rPr>
      </w:pPr>
      <w:r>
        <w:rPr>
          <w:rFonts w:ascii="仿宋_GB2312" w:cs="仿宋_GB2312"/>
          <w:b/>
          <w:szCs w:val="32"/>
        </w:rPr>
        <w:t>5.</w:t>
      </w:r>
      <w:r>
        <w:rPr>
          <w:rFonts w:hint="eastAsia" w:ascii="仿宋_GB2312" w:cs="仿宋_GB2312"/>
          <w:b/>
          <w:szCs w:val="32"/>
        </w:rPr>
        <w:t>强化企业安全文化建设。</w:t>
      </w:r>
      <w:r>
        <w:rPr>
          <w:rFonts w:hint="eastAsia" w:ascii="仿宋_GB2312" w:cs="仿宋_GB2312"/>
          <w:szCs w:val="32"/>
        </w:rPr>
        <w:t>企业要深入开展企业安全文化建设，充分发挥安全文化在企业安全生产中的引领、警示、教育和规范作用。企业负责人要重视安全文化建设，加强对安全文化建设的领导，全面规划，总体部署，深入开展安全生产主题宣传教育，促进员工自觉执行安全生产管理规定。积极创建安全文化建设示范企业，将安全文化渗透到每一个企业员工。要将宣传阵地向一线班组和工作现场延伸，利用岗前培训、班前班后会引导职工在工作中学习安全知识、在实践中运用安全技能，逐步形成安全制度与安全文化、安全知识与安全技能融为一体的安全生产新格局，让安全文化成为企业发展的传承载体。要注重安全文化落地的视觉建设，将安全文化理念由无形变有形。</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6.</w:t>
      </w:r>
      <w:r>
        <w:rPr>
          <w:rFonts w:hint="eastAsia" w:ascii="仿宋_GB2312" w:cs="仿宋_GB2312"/>
          <w:b/>
          <w:szCs w:val="32"/>
        </w:rPr>
        <w:t>强化企业安全生产标准化建设。</w:t>
      </w:r>
      <w:r>
        <w:rPr>
          <w:rFonts w:hint="eastAsia" w:ascii="仿宋_GB2312" w:cs="仿宋_GB2312"/>
          <w:szCs w:val="32"/>
        </w:rPr>
        <w:t>企业要按照《企业安全生产标准化基本规范》（</w:t>
      </w:r>
      <w:r>
        <w:rPr>
          <w:rFonts w:ascii="仿宋_GB2312" w:cs="仿宋_GB2312"/>
          <w:szCs w:val="32"/>
        </w:rPr>
        <w:t>GB/T 33000-2016</w:t>
      </w:r>
      <w:r>
        <w:rPr>
          <w:rFonts w:hint="eastAsia" w:ascii="仿宋_GB2312" w:cs="仿宋_GB2312"/>
          <w:szCs w:val="32"/>
        </w:rPr>
        <w:t>）和行业专业标准化评定标准的要求，从目标职责、制度化管理、教育培训、现场管理、安全风险管控、隐患排查治理、应急管理、事故管理和持续改进等方面，建立与企业日常安全管理相适应、以安全生产标准化为重点的企业自主安全生产管理体系，实现安全生产现场管理、操作行为、设备设施和作业环境规范化。要把双重预防机制建设融入安全生产标准化创建、运行过程之中，根据人员、设备、环境和管理等因素变化，持续改进风险管控和隐患排查治理工作，有效提升企业安全管理水平。</w:t>
      </w:r>
      <w:r>
        <w:rPr>
          <w:rFonts w:ascii="仿宋_GB2312" w:cs="仿宋_GB2312"/>
        </w:rPr>
        <w:t>2022</w:t>
      </w:r>
      <w:r>
        <w:rPr>
          <w:rFonts w:hint="eastAsia" w:ascii="仿宋_GB2312" w:cs="仿宋_GB2312"/>
        </w:rPr>
        <w:t>年底前，非煤矿山、金属冶炼、建筑施工、道路运输单位和危险物品的经营、储存单位等高危行业及规模以上企业均应完成自评工作。</w:t>
      </w:r>
    </w:p>
    <w:p>
      <w:pPr>
        <w:pStyle w:val="16"/>
        <w:keepNext w:val="0"/>
        <w:keepLines w:val="0"/>
        <w:pageBreakBefore w:val="0"/>
        <w:kinsoku/>
        <w:overflowPunct/>
        <w:topLinePunct w:val="0"/>
        <w:bidi w:val="0"/>
        <w:spacing w:line="600" w:lineRule="exact"/>
        <w:ind w:firstLine="640"/>
        <w:rPr>
          <w:rFonts w:ascii="楷体_GB2312" w:cs="楷体_GB2312"/>
          <w:b/>
          <w:bCs/>
          <w:sz w:val="32"/>
          <w:szCs w:val="32"/>
        </w:rPr>
      </w:pPr>
      <w:r>
        <w:rPr>
          <w:rFonts w:hint="eastAsia" w:ascii="楷体_GB2312" w:cs="楷体_GB2312"/>
          <w:b/>
          <w:bCs/>
          <w:sz w:val="32"/>
          <w:szCs w:val="32"/>
        </w:rPr>
        <w:t>（三）建立健全企业安全风险防控体系</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1.</w:t>
      </w:r>
      <w:r>
        <w:rPr>
          <w:rFonts w:hint="eastAsia" w:ascii="仿宋_GB2312" w:cs="仿宋_GB2312"/>
          <w:b/>
          <w:szCs w:val="32"/>
        </w:rPr>
        <w:t>建立企业安全风险辨识评估制度。</w:t>
      </w:r>
      <w:r>
        <w:rPr>
          <w:rFonts w:hint="eastAsia" w:ascii="仿宋_GB2312" w:cs="仿宋_GB2312"/>
          <w:szCs w:val="32"/>
        </w:rPr>
        <w:t>企业要按照有关法律法规标准，针对本企业类型和特点，科学制定安全风险辨识程序和方法，定期组织专业力量和全体员工全方位、全过程辨识生产工艺、设备设施、作业环境、人员行为和管理体系等方面存在的安全风险，并依据事故发生概率和可能后果，按照有关标准规范，制定企业“红、橙、黄、蓝”（重大风险、较大风险、一般风险和低风险）分布图，做到系统、全面、无遗漏，并持续更新完善，加强动态分级管理，实现“一企一清单”。</w:t>
      </w:r>
      <w:r>
        <w:rPr>
          <w:rFonts w:hint="eastAsia" w:ascii="仿宋_GB2312" w:cs="仿宋_GB2312"/>
        </w:rPr>
        <w:t>高危行业企业每年至少开展一次全面的安全风险辨识评估，其他行业企业每三年至少开展一次全面的安全风险辨识评估</w:t>
      </w:r>
      <w:r>
        <w:rPr>
          <w:rFonts w:hint="eastAsia" w:ascii="仿宋_GB2312" w:cs="仿宋_GB2312"/>
          <w:szCs w:val="32"/>
        </w:rPr>
        <w:t>。对于生产工艺、系统、设备、管理体系、管理制度等发生重大变化时，要重新进行辨识评估。</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2.</w:t>
      </w:r>
      <w:r>
        <w:rPr>
          <w:rFonts w:hint="eastAsia" w:ascii="仿宋_GB2312" w:cs="仿宋_GB2312"/>
          <w:b/>
          <w:szCs w:val="32"/>
        </w:rPr>
        <w:t>建立安全风险管控责任制度。</w:t>
      </w:r>
      <w:r>
        <w:rPr>
          <w:rFonts w:hint="eastAsia" w:ascii="仿宋_GB2312" w:cs="仿宋_GB2312"/>
          <w:szCs w:val="32"/>
        </w:rPr>
        <w:t>企业要根据风险辨识评估结果，严格实行分级、分类进行科学管理，逐一落实企业、车间、班组、岗位的管控责任，从组织领导、工作制度、防范技术、防控措施、应急处置等方面对安全风险进行有效管控，达到回避、降低和监测风险的目的。企业主要负责人每季度至少组织检查一次风险管控措施和管控方案的落实情况。针对高危工艺、设备、物品、场所和岗位等重点部位、关键环节，要高度关注运营状况和危险源变化后的风险状况，实施动态评估，及时调整风险等级和管控措施，全面落实管控责任，确保安全风险始终处于受控范围内。</w:t>
      </w:r>
      <w:r>
        <w:rPr>
          <w:rFonts w:ascii="仿宋_GB2312" w:cs="仿宋_GB2312"/>
          <w:szCs w:val="32"/>
        </w:rPr>
        <w:t>2021</w:t>
      </w:r>
      <w:r>
        <w:rPr>
          <w:rFonts w:hint="eastAsia" w:ascii="仿宋_GB2312" w:cs="仿宋_GB2312"/>
          <w:szCs w:val="32"/>
        </w:rPr>
        <w:t>年底前，辖区内各类企业要建立起完善的安全风险管控制度。</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3.</w:t>
      </w:r>
      <w:r>
        <w:rPr>
          <w:rFonts w:hint="eastAsia" w:ascii="仿宋_GB2312" w:cs="仿宋_GB2312"/>
          <w:b/>
          <w:szCs w:val="32"/>
        </w:rPr>
        <w:t>建立安全风险警示报告制度。</w:t>
      </w:r>
      <w:r>
        <w:rPr>
          <w:rFonts w:hint="eastAsia" w:ascii="仿宋_GB2312" w:cs="仿宋_GB2312"/>
          <w:szCs w:val="32"/>
        </w:rPr>
        <w:t>企业要在风险部位、岗位或者车间等醒目位置、重点区域设置安全风险公告栏，制作安全风险告知卡并发放到相应岗位的所有员工，确保每名员工都能掌握安全风险的基本情况及防范应急处置措施。对存在重大安全风险的工作场所和岗位操作区，要设置明显警示标志，并强化危险源监测、预警和有效管控；要依据有关法律法规要求，明确风险管控和报告流程，建立健全安全生产风险报告制度，接受政府监管和社会监督。企业主要负责人对本单位安全风险管控和报告工作全面负责，要按照安全风险管控制度的要求，对辨识出的安全风险要及时处置，并定期向相关监管部门报送风险清单。</w:t>
      </w:r>
    </w:p>
    <w:p>
      <w:pPr>
        <w:pStyle w:val="16"/>
        <w:keepNext w:val="0"/>
        <w:keepLines w:val="0"/>
        <w:pageBreakBefore w:val="0"/>
        <w:kinsoku/>
        <w:overflowPunct/>
        <w:topLinePunct w:val="0"/>
        <w:bidi w:val="0"/>
        <w:spacing w:line="600" w:lineRule="exact"/>
        <w:ind w:firstLine="640"/>
        <w:rPr>
          <w:rFonts w:ascii="楷体_GB2312" w:cs="楷体_GB2312"/>
          <w:b/>
          <w:bCs/>
          <w:szCs w:val="32"/>
        </w:rPr>
      </w:pPr>
      <w:r>
        <w:rPr>
          <w:rFonts w:hint="eastAsia" w:ascii="楷体_GB2312" w:cs="楷体_GB2312"/>
          <w:b/>
          <w:bCs/>
          <w:sz w:val="32"/>
          <w:szCs w:val="32"/>
        </w:rPr>
        <w:t>（四）建立健全企业安全隐患排查治理体系</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1.</w:t>
      </w:r>
      <w:r>
        <w:rPr>
          <w:rFonts w:hint="eastAsia" w:ascii="仿宋_GB2312" w:cs="仿宋_GB2312"/>
          <w:b/>
          <w:szCs w:val="32"/>
        </w:rPr>
        <w:t>加强安全隐患排查。</w:t>
      </w:r>
      <w:r>
        <w:rPr>
          <w:rFonts w:hint="eastAsia" w:ascii="仿宋_GB2312" w:cs="仿宋_GB2312"/>
          <w:szCs w:val="32"/>
        </w:rPr>
        <w:t>企业要建立健全以风险辨识管控为基础的隐患排查治理制度，制定符合企业实际的隐患排查治理工作清单，完善隐患排查、治理、记录、通报、报告等重点环节的程序、方法和标准，明确和细化隐患排查的事项、内容和频次，并将责任逐一分解落实到岗到人，推动全员参与自主排查隐患，尤其要强化对存在重大风险的场所、环节、部位的隐患排查。要突出抓好日常隐患、综合性隐患、专业性隐患、季节性隐患、事故类比隐患等排查治理，特别是重大事故隐患排查。要按照有关规定，通过与政府部门互联互通的隐患排查治理信息系统等方式，及时向负有安全生产监督管理职责的部门和企业职代会“双报告”风险管控和隐患排查治理情况。</w:t>
      </w:r>
      <w:r>
        <w:rPr>
          <w:rFonts w:ascii="仿宋_GB2312" w:cs="仿宋_GB2312"/>
          <w:szCs w:val="32"/>
        </w:rPr>
        <w:t xml:space="preserve"> </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2.</w:t>
      </w:r>
      <w:r>
        <w:rPr>
          <w:rFonts w:hint="eastAsia" w:ascii="仿宋_GB2312" w:cs="仿宋_GB2312"/>
          <w:b/>
          <w:szCs w:val="32"/>
        </w:rPr>
        <w:t>严格落实治理措施。</w:t>
      </w:r>
      <w:r>
        <w:rPr>
          <w:rFonts w:hint="eastAsia" w:ascii="仿宋_GB2312" w:cs="仿宋_GB2312"/>
          <w:szCs w:val="32"/>
        </w:rPr>
        <w:t>企业要按照有关行业重大事故隐患判定标准，加强对重大事故隐患治理，并向负有监管职责的部门报告；制定并实施严格的隐患治理方案，做到责任、措施、资金、时限和预案“五到位”，在隐患整治期间要严格落实事故防范措施和责任，形成闭环管理。</w:t>
      </w:r>
      <w:r>
        <w:rPr>
          <w:rFonts w:ascii="仿宋_GB2312" w:cs="仿宋_GB2312"/>
          <w:szCs w:val="32"/>
        </w:rPr>
        <w:t>2020</w:t>
      </w:r>
      <w:r>
        <w:rPr>
          <w:rFonts w:hint="eastAsia" w:ascii="仿宋_GB2312" w:cs="仿宋_GB2312"/>
          <w:szCs w:val="32"/>
        </w:rPr>
        <w:t>年底前，企业按照“全员、全过程、全方位”的原则，建立完善的隐患排查治理制度，保障隐患治理资金投入到位；</w:t>
      </w:r>
      <w:r>
        <w:rPr>
          <w:rFonts w:ascii="仿宋_GB2312" w:cs="仿宋_GB2312"/>
          <w:szCs w:val="32"/>
        </w:rPr>
        <w:t>2021</w:t>
      </w:r>
      <w:r>
        <w:rPr>
          <w:rFonts w:hint="eastAsia" w:ascii="仿宋_GB2312" w:cs="仿宋_GB2312"/>
          <w:szCs w:val="32"/>
        </w:rPr>
        <w:t>年底前，建立完善隐患排查治理“一张网”信息化管理系统，做到自查自改自报，实现动态分析、全过程记录管理和评价，防止因漏管失控导致事故发生；</w:t>
      </w:r>
      <w:r>
        <w:rPr>
          <w:rFonts w:ascii="仿宋_GB2312" w:cs="仿宋_GB2312"/>
          <w:szCs w:val="32"/>
        </w:rPr>
        <w:t>2022</w:t>
      </w:r>
      <w:r>
        <w:rPr>
          <w:rFonts w:hint="eastAsia" w:ascii="仿宋_GB2312" w:cs="仿宋_GB2312"/>
          <w:szCs w:val="32"/>
        </w:rPr>
        <w:t>年底前，企业隐患排查治理全面走向常态化、制度化、规范化轨道。</w:t>
      </w:r>
    </w:p>
    <w:p>
      <w:pPr>
        <w:pStyle w:val="16"/>
        <w:keepNext w:val="0"/>
        <w:keepLines w:val="0"/>
        <w:pageBreakBefore w:val="0"/>
        <w:kinsoku/>
        <w:overflowPunct/>
        <w:topLinePunct w:val="0"/>
        <w:bidi w:val="0"/>
        <w:spacing w:line="600" w:lineRule="exact"/>
        <w:ind w:firstLine="640"/>
        <w:rPr>
          <w:rFonts w:ascii="楷体_GB2312" w:cs="楷体_GB2312"/>
          <w:b/>
          <w:bCs/>
          <w:sz w:val="32"/>
          <w:szCs w:val="32"/>
        </w:rPr>
      </w:pPr>
      <w:r>
        <w:rPr>
          <w:rFonts w:hint="eastAsia" w:ascii="楷体_GB2312" w:cs="楷体_GB2312"/>
          <w:b/>
          <w:bCs/>
          <w:sz w:val="32"/>
          <w:szCs w:val="32"/>
        </w:rPr>
        <w:t>（五）建立健全企业安全生产社会治理体系</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1.</w:t>
      </w:r>
      <w:r>
        <w:rPr>
          <w:rFonts w:hint="eastAsia" w:ascii="仿宋_GB2312" w:cs="仿宋_GB2312"/>
          <w:b/>
          <w:szCs w:val="32"/>
        </w:rPr>
        <w:t>建立完善企业安全承诺制度。</w:t>
      </w:r>
      <w:r>
        <w:rPr>
          <w:rFonts w:hint="eastAsia" w:ascii="仿宋_GB2312" w:cs="仿宋_GB2312"/>
          <w:szCs w:val="32"/>
        </w:rPr>
        <w:t>企业主要负责人要结合本企业实际，在进行全面安全风险评估研判的基础上，通过各种方式途径，向社会和全体员工公开落实主体责任、健全管理体系、加大安全投入、严格风险管控、强化隐患治理等情况。要加强社会监督、舆论监督和企业内部监督，完善和落实举报奖励制度，督促企业严守承诺、执行到位。</w:t>
      </w:r>
      <w:r>
        <w:rPr>
          <w:rFonts w:ascii="仿宋_GB2312" w:cs="仿宋_GB2312"/>
          <w:szCs w:val="32"/>
        </w:rPr>
        <w:t>2020</w:t>
      </w:r>
      <w:r>
        <w:rPr>
          <w:rFonts w:hint="eastAsia" w:ascii="仿宋_GB2312" w:cs="仿宋_GB2312"/>
          <w:szCs w:val="32"/>
        </w:rPr>
        <w:t>年底前，辖区内规模以上企业和区属重点企业全部建立落实安全承诺制度。</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ascii="仿宋_GB2312" w:cs="仿宋_GB2312"/>
          <w:b/>
          <w:szCs w:val="32"/>
        </w:rPr>
        <w:t>2.</w:t>
      </w:r>
      <w:r>
        <w:rPr>
          <w:rFonts w:hint="eastAsia" w:ascii="仿宋_GB2312" w:cs="仿宋_GB2312"/>
          <w:b/>
          <w:szCs w:val="32"/>
        </w:rPr>
        <w:t>完善落实安全生产诚信制度。</w:t>
      </w:r>
      <w:r>
        <w:rPr>
          <w:rFonts w:hint="eastAsia" w:ascii="仿宋_GB2312" w:cs="仿宋_GB2312"/>
          <w:szCs w:val="32"/>
        </w:rPr>
        <w:t>各有关处室（中心）和单位要严格落实国家和省关于安全生产诚信建设相关规定要求，配合上级部门推进安全生产领域信用体系建设。</w:t>
      </w:r>
      <w:r>
        <w:rPr>
          <w:rFonts w:ascii="仿宋_GB2312" w:cs="仿宋_GB2312"/>
          <w:szCs w:val="32"/>
        </w:rPr>
        <w:t>2020</w:t>
      </w:r>
      <w:r>
        <w:rPr>
          <w:rFonts w:hint="eastAsia" w:ascii="仿宋_GB2312" w:cs="仿宋_GB2312"/>
          <w:szCs w:val="32"/>
        </w:rPr>
        <w:t>年底前，努力完成重点行业领域企业安全生产诚信体系建设制度，并严格纳入国家相关征信系统。企业要坚持依法依规、诚实守信开展生产经营活动，建立完善持续改进安全生产工作机制，实现由“要我安全”向“我要安全”转变。</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仿宋_GB2312" w:cs="仿宋_GB2312"/>
          <w:b/>
          <w:szCs w:val="32"/>
        </w:rPr>
        <w:t>3</w:t>
      </w:r>
      <w:r>
        <w:rPr>
          <w:rFonts w:ascii="仿宋_GB2312" w:cs="仿宋_GB2312"/>
          <w:b/>
          <w:szCs w:val="32"/>
        </w:rPr>
        <w:t>.</w:t>
      </w:r>
      <w:r>
        <w:rPr>
          <w:rFonts w:hint="eastAsia" w:ascii="仿宋_GB2312" w:cs="仿宋_GB2312"/>
          <w:b/>
          <w:szCs w:val="32"/>
        </w:rPr>
        <w:t>充分发挥安责险参与风险评估和事故预防功能。</w:t>
      </w:r>
      <w:r>
        <w:rPr>
          <w:rFonts w:hint="eastAsia" w:ascii="仿宋_GB2312" w:cs="仿宋_GB2312"/>
          <w:szCs w:val="32"/>
        </w:rPr>
        <w:t>企业要全面深入推动落实《安全生产责任保险事故预防技术服务规范》（</w:t>
      </w:r>
      <w:r>
        <w:rPr>
          <w:rFonts w:ascii="仿宋_GB2312" w:cs="仿宋_GB2312"/>
          <w:szCs w:val="32"/>
        </w:rPr>
        <w:t>AQ9010-2019</w:t>
      </w:r>
      <w:r>
        <w:rPr>
          <w:rFonts w:hint="eastAsia" w:ascii="仿宋_GB2312" w:cs="仿宋_GB2312"/>
          <w:szCs w:val="32"/>
        </w:rPr>
        <w:t>），通过实施安责险，加快建立保险机构和专业技术服务机构等广泛参与的安全生产社会化服务体系。通过组建安全生产专业队伍、聘请专家或购买安全生产技术服务等方式积极开展事故预防，定期组织开展安全生产公益宣传。对预防服务没有达到规范标准要求、只收费不服务或少服务的责任单位和负责人予以警示，督促整改，情节严重的按照《安全生产责任保险实施办法》有关规定，上报上级相关部门纳入安全生产领域联合惩戒“黑名单”管理，并向社会公布。</w:t>
      </w:r>
    </w:p>
    <w:p>
      <w:pPr>
        <w:pStyle w:val="15"/>
        <w:keepNext w:val="0"/>
        <w:keepLines w:val="0"/>
        <w:pageBreakBefore w:val="0"/>
        <w:kinsoku/>
        <w:overflowPunct/>
        <w:topLinePunct w:val="0"/>
        <w:bidi w:val="0"/>
        <w:spacing w:line="600" w:lineRule="exact"/>
        <w:ind w:firstLine="640"/>
        <w:rPr>
          <w:rFonts w:ascii="黑体" w:cs="黑体"/>
          <w:szCs w:val="32"/>
        </w:rPr>
      </w:pPr>
      <w:r>
        <w:rPr>
          <w:rFonts w:hint="eastAsia" w:ascii="黑体" w:cs="黑体"/>
          <w:szCs w:val="32"/>
        </w:rPr>
        <w:t>三、时间安排</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仿宋_GB2312" w:cs="仿宋_GB2312"/>
          <w:szCs w:val="32"/>
        </w:rPr>
        <w:t>从</w:t>
      </w:r>
      <w:r>
        <w:rPr>
          <w:rFonts w:ascii="仿宋_GB2312" w:cs="仿宋_GB2312"/>
          <w:szCs w:val="32"/>
        </w:rPr>
        <w:t>2020</w:t>
      </w:r>
      <w:r>
        <w:rPr>
          <w:rFonts w:hint="eastAsia" w:ascii="仿宋_GB2312" w:cs="仿宋_GB2312"/>
          <w:szCs w:val="32"/>
        </w:rPr>
        <w:t>年至</w:t>
      </w:r>
      <w:r>
        <w:rPr>
          <w:rFonts w:ascii="仿宋_GB2312" w:cs="仿宋_GB2312"/>
          <w:szCs w:val="32"/>
        </w:rPr>
        <w:t>2022</w:t>
      </w:r>
      <w:r>
        <w:rPr>
          <w:rFonts w:hint="eastAsia" w:ascii="仿宋_GB2312" w:cs="仿宋_GB2312"/>
          <w:szCs w:val="32"/>
        </w:rPr>
        <w:t>年</w:t>
      </w:r>
      <w:r>
        <w:rPr>
          <w:rFonts w:ascii="仿宋_GB2312" w:cs="仿宋_GB2312"/>
          <w:szCs w:val="32"/>
        </w:rPr>
        <w:t>12</w:t>
      </w:r>
      <w:r>
        <w:rPr>
          <w:rFonts w:hint="eastAsia" w:ascii="仿宋_GB2312" w:cs="仿宋_GB2312"/>
          <w:szCs w:val="32"/>
        </w:rPr>
        <w:t>月，分</w:t>
      </w:r>
      <w:r>
        <w:rPr>
          <w:rFonts w:hint="eastAsia" w:ascii="仿宋_GB2312" w:cs="仿宋_GB2312"/>
          <w:szCs w:val="32"/>
          <w:lang w:eastAsia="zh-CN"/>
        </w:rPr>
        <w:t>三</w:t>
      </w:r>
      <w:r>
        <w:rPr>
          <w:rFonts w:hint="eastAsia" w:ascii="仿宋_GB2312" w:cs="仿宋_GB2312"/>
          <w:szCs w:val="32"/>
        </w:rPr>
        <w:t>个阶段进行。</w:t>
      </w:r>
    </w:p>
    <w:p>
      <w:pPr>
        <w:pStyle w:val="11"/>
        <w:keepNext w:val="0"/>
        <w:keepLines w:val="0"/>
        <w:pageBreakBefore w:val="0"/>
        <w:kinsoku/>
        <w:overflowPunct/>
        <w:topLinePunct w:val="0"/>
        <w:bidi w:val="0"/>
        <w:spacing w:line="600" w:lineRule="exact"/>
        <w:ind w:firstLine="624"/>
        <w:rPr>
          <w:rFonts w:ascii="仿宋_GB2312" w:cs="仿宋_GB2312"/>
          <w:spacing w:val="-4"/>
          <w:szCs w:val="32"/>
        </w:rPr>
      </w:pPr>
      <w:r>
        <w:rPr>
          <w:rFonts w:hint="eastAsia" w:ascii="楷体_GB2312" w:eastAsia="楷体_GB2312"/>
          <w:b/>
          <w:bCs w:val="0"/>
          <w:spacing w:val="-4"/>
          <w:szCs w:val="32"/>
        </w:rPr>
        <w:t>（</w:t>
      </w:r>
      <w:r>
        <w:rPr>
          <w:rFonts w:hint="eastAsia" w:ascii="楷体_GB2312" w:eastAsia="楷体_GB2312"/>
          <w:b/>
          <w:bCs w:val="0"/>
          <w:spacing w:val="-4"/>
          <w:szCs w:val="32"/>
          <w:lang w:eastAsia="zh-CN"/>
        </w:rPr>
        <w:t>一</w:t>
      </w:r>
      <w:r>
        <w:rPr>
          <w:rFonts w:hint="eastAsia" w:ascii="楷体_GB2312" w:eastAsia="楷体_GB2312"/>
          <w:b/>
          <w:bCs w:val="0"/>
          <w:spacing w:val="-4"/>
          <w:szCs w:val="32"/>
        </w:rPr>
        <w:t>）组织实施（</w:t>
      </w:r>
      <w:r>
        <w:rPr>
          <w:rFonts w:ascii="楷体_GB2312" w:eastAsia="楷体_GB2312"/>
          <w:b/>
          <w:bCs w:val="0"/>
          <w:spacing w:val="-4"/>
          <w:szCs w:val="32"/>
        </w:rPr>
        <w:t>2020</w:t>
      </w:r>
      <w:r>
        <w:rPr>
          <w:rFonts w:hint="eastAsia" w:ascii="楷体_GB2312" w:eastAsia="楷体_GB2312"/>
          <w:b/>
          <w:bCs w:val="0"/>
          <w:spacing w:val="-4"/>
          <w:szCs w:val="32"/>
        </w:rPr>
        <w:t>年）。</w:t>
      </w:r>
      <w:r>
        <w:rPr>
          <w:rFonts w:hint="eastAsia" w:ascii="仿宋_GB2312" w:cs="仿宋_GB2312"/>
          <w:spacing w:val="-4"/>
          <w:szCs w:val="32"/>
        </w:rPr>
        <w:t>各</w:t>
      </w:r>
      <w:r>
        <w:rPr>
          <w:rFonts w:hint="eastAsia" w:ascii="仿宋_GB2312" w:cs="仿宋_GB2312"/>
          <w:szCs w:val="32"/>
        </w:rPr>
        <w:t>有关处室（中心）</w:t>
      </w:r>
      <w:r>
        <w:rPr>
          <w:rFonts w:hint="eastAsia" w:ascii="仿宋_GB2312" w:cs="仿宋_GB2312"/>
          <w:spacing w:val="-4"/>
          <w:szCs w:val="32"/>
        </w:rPr>
        <w:t>和单位以及规模以上企业要结合安全隐患大排查大整治，对相关企业情况进行梳理研判，重点分析行业领域和企业层面目前存在的从根本上消除事故隐患的责任链条、管理制度等方面的问题，结合实际健全完善工作制度、强化推动重点工程、研究建立工作机制，不断推动企业切实落实安全生产主体责任。</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楷体_GB2312" w:eastAsia="楷体_GB2312"/>
          <w:b/>
          <w:bCs w:val="0"/>
          <w:szCs w:val="32"/>
        </w:rPr>
        <w:t>（</w:t>
      </w:r>
      <w:r>
        <w:rPr>
          <w:rFonts w:hint="eastAsia" w:ascii="楷体_GB2312" w:eastAsia="楷体_GB2312"/>
          <w:b/>
          <w:bCs w:val="0"/>
          <w:szCs w:val="32"/>
          <w:lang w:eastAsia="zh-CN"/>
        </w:rPr>
        <w:t>二</w:t>
      </w:r>
      <w:r>
        <w:rPr>
          <w:rFonts w:hint="eastAsia" w:ascii="楷体_GB2312" w:eastAsia="楷体_GB2312"/>
          <w:b/>
          <w:bCs w:val="0"/>
          <w:szCs w:val="32"/>
        </w:rPr>
        <w:t>）重点推动（</w:t>
      </w:r>
      <w:r>
        <w:rPr>
          <w:rFonts w:ascii="楷体_GB2312" w:eastAsia="楷体_GB2312"/>
          <w:b/>
          <w:bCs w:val="0"/>
          <w:szCs w:val="32"/>
        </w:rPr>
        <w:t>2021</w:t>
      </w:r>
      <w:r>
        <w:rPr>
          <w:rFonts w:hint="eastAsia" w:ascii="楷体_GB2312" w:eastAsia="楷体_GB2312"/>
          <w:b/>
          <w:bCs w:val="0"/>
          <w:szCs w:val="32"/>
        </w:rPr>
        <w:t>年）。</w:t>
      </w:r>
      <w:r>
        <w:rPr>
          <w:rFonts w:hint="eastAsia" w:ascii="仿宋_GB2312" w:cs="仿宋_GB2312"/>
          <w:szCs w:val="32"/>
        </w:rPr>
        <w:t>各有关处室（中心）和单位以及规模以上企业要坚持统筹推进、持续深入、重点突出、务求实效，紧盯风险管控和隐患排查治理制度的建立实施等重点目标任务，按照时间进度有序推进各项重点任务落实，确保整治工作取得明显成效。</w:t>
      </w:r>
    </w:p>
    <w:p>
      <w:pPr>
        <w:pStyle w:val="11"/>
        <w:keepNext w:val="0"/>
        <w:keepLines w:val="0"/>
        <w:pageBreakBefore w:val="0"/>
        <w:kinsoku/>
        <w:overflowPunct/>
        <w:topLinePunct w:val="0"/>
        <w:bidi w:val="0"/>
        <w:spacing w:line="600" w:lineRule="exact"/>
        <w:ind w:firstLine="640"/>
        <w:rPr>
          <w:rFonts w:ascii="仿宋_GB2312" w:cs="仿宋_GB2312"/>
          <w:spacing w:val="-4"/>
          <w:szCs w:val="32"/>
        </w:rPr>
      </w:pPr>
      <w:r>
        <w:rPr>
          <w:rStyle w:val="17"/>
          <w:rFonts w:hint="eastAsia" w:ascii="楷体_GB2312" w:cs="楷体_GB2312"/>
          <w:b/>
          <w:bCs w:val="0"/>
          <w:sz w:val="32"/>
          <w:szCs w:val="32"/>
        </w:rPr>
        <w:t>（三）巩固提升（</w:t>
      </w:r>
      <w:r>
        <w:rPr>
          <w:rStyle w:val="17"/>
          <w:rFonts w:ascii="楷体_GB2312" w:cs="楷体_GB2312"/>
          <w:b/>
          <w:bCs w:val="0"/>
          <w:sz w:val="32"/>
          <w:szCs w:val="32"/>
        </w:rPr>
        <w:t>2022</w:t>
      </w:r>
      <w:r>
        <w:rPr>
          <w:rStyle w:val="17"/>
          <w:rFonts w:hint="eastAsia" w:ascii="楷体_GB2312" w:cs="楷体_GB2312"/>
          <w:b/>
          <w:bCs w:val="0"/>
          <w:sz w:val="32"/>
          <w:szCs w:val="32"/>
        </w:rPr>
        <w:t>年）。</w:t>
      </w:r>
      <w:r>
        <w:rPr>
          <w:rFonts w:hint="eastAsia" w:ascii="仿宋_GB2312" w:cs="仿宋_GB2312"/>
          <w:szCs w:val="32"/>
        </w:rPr>
        <w:t>各有关处室（中心）和单位以及规模以上企业要结合各自工作开展情况，深入分析工作中的突出问题和共性问题，进一步健全完善有关法规制度和政策措施，逐项推动落实，形成科学完备安全生产责任落实的制度体系和长效机制。</w:t>
      </w:r>
    </w:p>
    <w:p>
      <w:pPr>
        <w:pStyle w:val="15"/>
        <w:keepNext w:val="0"/>
        <w:keepLines w:val="0"/>
        <w:pageBreakBefore w:val="0"/>
        <w:kinsoku/>
        <w:overflowPunct/>
        <w:topLinePunct w:val="0"/>
        <w:bidi w:val="0"/>
        <w:spacing w:line="600" w:lineRule="exact"/>
        <w:ind w:firstLine="640"/>
        <w:rPr>
          <w:rFonts w:ascii="黑体" w:cs="黑体"/>
          <w:szCs w:val="32"/>
        </w:rPr>
      </w:pPr>
      <w:r>
        <w:rPr>
          <w:rFonts w:hint="eastAsia" w:ascii="黑体" w:cs="黑体"/>
          <w:szCs w:val="32"/>
        </w:rPr>
        <w:t>四、保障措施</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楷体_GB2312" w:eastAsia="楷体_GB2312"/>
          <w:b/>
          <w:bCs w:val="0"/>
          <w:szCs w:val="32"/>
        </w:rPr>
        <w:t>（一）加强组织领导。</w:t>
      </w:r>
      <w:r>
        <w:rPr>
          <w:rFonts w:hint="eastAsia" w:ascii="仿宋_GB2312" w:cs="仿宋_GB2312"/>
          <w:szCs w:val="32"/>
        </w:rPr>
        <w:t>各有关</w:t>
      </w:r>
      <w:r>
        <w:rPr>
          <w:rFonts w:hint="eastAsia" w:ascii="仿宋_GB2312" w:cs="仿宋_GB2312"/>
          <w:spacing w:val="-4"/>
          <w:szCs w:val="32"/>
        </w:rPr>
        <w:t>处室（中心）</w:t>
      </w:r>
      <w:r>
        <w:rPr>
          <w:rFonts w:hint="eastAsia" w:ascii="仿宋_GB2312" w:cs="仿宋_GB2312"/>
          <w:szCs w:val="32"/>
        </w:rPr>
        <w:t>和单位以及规模以上企业要把安全隐患大排查大整治与专项整治三年行动有效衔接起来，将本专题与相关行业专项整治三年行动方案有机结合，统筹推进企业安全生产主体责任落实。要紧密结合实际，明确工作目标、主要任务和保障措施，抓好组织实施和督促落实，力戒形式主义、官僚主义，务求取得实效。要推动企业充分发挥在安全生产工作中的主体作用，有效落实安全生产主体责任，不断提升企业自主管理安全生产的思想意识和能力水平。</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楷体_GB2312" w:eastAsia="楷体_GB2312"/>
          <w:b/>
          <w:bCs w:val="0"/>
          <w:szCs w:val="32"/>
        </w:rPr>
        <w:t>（二）强化制度保障。</w:t>
      </w:r>
      <w:r>
        <w:rPr>
          <w:rFonts w:hint="eastAsia" w:ascii="仿宋_GB2312" w:cs="仿宋_GB2312"/>
          <w:szCs w:val="32"/>
        </w:rPr>
        <w:t>各有关</w:t>
      </w:r>
      <w:r>
        <w:rPr>
          <w:rFonts w:hint="eastAsia" w:ascii="仿宋_GB2312" w:cs="仿宋_GB2312"/>
          <w:spacing w:val="-4"/>
          <w:szCs w:val="32"/>
        </w:rPr>
        <w:t>处室（中心）</w:t>
      </w:r>
      <w:r>
        <w:rPr>
          <w:rFonts w:hint="eastAsia" w:ascii="仿宋_GB2312" w:cs="仿宋_GB2312"/>
          <w:szCs w:val="32"/>
        </w:rPr>
        <w:t>和单位以及规模以上企业要结合行业领域企业实际情况，制定落实企业安全生产主体责任若干规定，推动企业建立健全安全生产管理体系，提升企业自主管理安全生产的主动性、自觉性。要在完善和落实安全生产各项规章制度的基础上，鼓励各企业积极探索，创新建立各具特色、扎实有效的安全生产管理制度，形成标本兼治、重在治本的治理成果。</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楷体_GB2312" w:eastAsia="楷体_GB2312"/>
          <w:b/>
          <w:bCs w:val="0"/>
          <w:szCs w:val="32"/>
        </w:rPr>
        <w:t>（三）严格监管执法。</w:t>
      </w:r>
      <w:r>
        <w:rPr>
          <w:rFonts w:hint="eastAsia" w:ascii="仿宋_GB2312" w:cs="仿宋_GB2312"/>
          <w:szCs w:val="32"/>
        </w:rPr>
        <w:t>各有关</w:t>
      </w:r>
      <w:r>
        <w:rPr>
          <w:rFonts w:hint="eastAsia" w:ascii="仿宋_GB2312" w:cs="仿宋_GB2312"/>
          <w:spacing w:val="-4"/>
          <w:szCs w:val="32"/>
        </w:rPr>
        <w:t>处室（中心）</w:t>
      </w:r>
      <w:r>
        <w:rPr>
          <w:rFonts w:hint="eastAsia" w:ascii="仿宋_GB2312" w:cs="仿宋_GB2312"/>
          <w:szCs w:val="32"/>
        </w:rPr>
        <w:t>和单位要把企业建立和落实安全生产责任制情况、完善安全管理制度情况和开展风险管控与隐患排查治理工作情况纳入年度监督检查、督查巡查、专项执法等计划，加大日常执法检查力度。要督促企业全面落实主体责任，对未按规定建立企业安全管理体系，未按规定报告风险和隐患，未建立实施企业安全承诺制度，开展安全风险管控和隐患排查治理工作不到位的企业，要依法进行查处。要加快建立与企业联网的安全生产信息化系统，加强线上线下监管。要坚持寓执法于服务之中，既要严格执法检查，又要避免简单化、“一刀切”，要对重点企业组织专家开展精准指导服务。</w:t>
      </w:r>
    </w:p>
    <w:p>
      <w:pPr>
        <w:pStyle w:val="11"/>
        <w:keepNext w:val="0"/>
        <w:keepLines w:val="0"/>
        <w:pageBreakBefore w:val="0"/>
        <w:kinsoku/>
        <w:overflowPunct/>
        <w:topLinePunct w:val="0"/>
        <w:bidi w:val="0"/>
        <w:spacing w:line="600" w:lineRule="exact"/>
        <w:ind w:firstLine="640"/>
        <w:rPr>
          <w:rFonts w:ascii="仿宋_GB2312" w:cs="仿宋_GB2312"/>
          <w:szCs w:val="32"/>
        </w:rPr>
      </w:pPr>
      <w:r>
        <w:rPr>
          <w:rFonts w:hint="eastAsia" w:ascii="楷体_GB2312" w:eastAsia="楷体_GB2312"/>
          <w:b/>
          <w:bCs w:val="0"/>
          <w:szCs w:val="32"/>
        </w:rPr>
        <w:t>（四）注重典型示范。</w:t>
      </w:r>
      <w:r>
        <w:rPr>
          <w:rFonts w:hint="eastAsia" w:ascii="仿宋_GB2312" w:cs="仿宋_GB2312"/>
          <w:szCs w:val="32"/>
        </w:rPr>
        <w:t>各有关</w:t>
      </w:r>
      <w:r>
        <w:rPr>
          <w:rFonts w:hint="eastAsia" w:ascii="仿宋_GB2312" w:cs="仿宋_GB2312"/>
          <w:spacing w:val="-4"/>
          <w:szCs w:val="32"/>
        </w:rPr>
        <w:t>处室（中心）</w:t>
      </w:r>
      <w:r>
        <w:rPr>
          <w:rFonts w:hint="eastAsia" w:ascii="仿宋_GB2312" w:cs="仿宋_GB2312"/>
          <w:szCs w:val="32"/>
        </w:rPr>
        <w:t>和单位要采取多种有效形式，细化贯彻落实措施，强化分类指导推动，鼓励相关重点行业领域企业先行先试，并树立一批标杆企业作为典型，及时总结推广经验，以点带面，推动企业全面落实安全生产主体责任，促进企业改进安全生产管理，改善安全生产条件，持续提升企业本质安全水平。</w:t>
      </w:r>
    </w:p>
    <w:p>
      <w:pPr>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jc w:val="lef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2"/>
        <w:keepNext w:val="0"/>
        <w:keepLines w:val="0"/>
        <w:pageBreakBefore w:val="0"/>
        <w:kinsoku/>
        <w:overflowPunct/>
        <w:topLinePunct w:val="0"/>
        <w:bidi w:val="0"/>
        <w:spacing w:after="0" w:line="600" w:lineRule="exact"/>
        <w:ind w:left="0" w:leftChars="0" w:firstLine="0" w:firstLineChars="0"/>
      </w:pPr>
    </w:p>
    <w:p>
      <w:pPr>
        <w:pStyle w:val="2"/>
        <w:keepNext w:val="0"/>
        <w:keepLines w:val="0"/>
        <w:pageBreakBefore w:val="0"/>
        <w:kinsoku/>
        <w:overflowPunct/>
        <w:topLinePunct w:val="0"/>
        <w:bidi w:val="0"/>
        <w:spacing w:after="0" w:line="600" w:lineRule="exact"/>
        <w:ind w:left="0" w:leftChars="0" w:firstLine="0" w:firstLineChars="0"/>
      </w:pPr>
    </w:p>
    <w:p>
      <w:pPr>
        <w:pStyle w:val="2"/>
        <w:keepNext w:val="0"/>
        <w:keepLines w:val="0"/>
        <w:pageBreakBefore w:val="0"/>
        <w:kinsoku/>
        <w:overflowPunct/>
        <w:topLinePunct w:val="0"/>
        <w:bidi w:val="0"/>
        <w:spacing w:after="0" w:line="600" w:lineRule="exact"/>
        <w:ind w:left="0" w:leftChars="0" w:firstLine="0" w:firstLineChars="0"/>
      </w:pPr>
    </w:p>
    <w:p>
      <w:pPr>
        <w:pStyle w:val="2"/>
        <w:keepNext w:val="0"/>
        <w:keepLines w:val="0"/>
        <w:pageBreakBefore w:val="0"/>
        <w:kinsoku/>
        <w:overflowPunct/>
        <w:topLinePunct w:val="0"/>
        <w:bidi w:val="0"/>
        <w:spacing w:after="0" w:line="600" w:lineRule="exact"/>
        <w:ind w:left="0" w:leftChars="0" w:firstLine="0" w:firstLineChars="0"/>
      </w:pPr>
    </w:p>
    <w:p>
      <w:pPr>
        <w:pStyle w:val="2"/>
        <w:keepNext w:val="0"/>
        <w:keepLines w:val="0"/>
        <w:pageBreakBefore w:val="0"/>
        <w:kinsoku/>
        <w:overflowPunct/>
        <w:topLinePunct w:val="0"/>
        <w:bidi w:val="0"/>
        <w:spacing w:after="0" w:line="600" w:lineRule="exact"/>
        <w:ind w:left="0" w:leftChars="0" w:firstLine="0" w:firstLineChars="0"/>
      </w:pPr>
    </w:p>
    <w:p>
      <w:pPr>
        <w:pStyle w:val="2"/>
        <w:keepNext w:val="0"/>
        <w:keepLines w:val="0"/>
        <w:pageBreakBefore w:val="0"/>
        <w:kinsoku/>
        <w:overflowPunct/>
        <w:topLinePunct w:val="0"/>
        <w:bidi w:val="0"/>
        <w:spacing w:after="0" w:line="600" w:lineRule="exact"/>
        <w:ind w:left="0" w:leftChars="0" w:firstLine="0" w:firstLineChars="0"/>
      </w:pPr>
    </w:p>
    <w:p>
      <w:pPr>
        <w:keepNext w:val="0"/>
        <w:keepLines w:val="0"/>
        <w:pageBreakBefore w:val="0"/>
        <w:kinsoku/>
        <w:overflowPunct/>
        <w:topLinePunct w:val="0"/>
        <w:bidi w:val="0"/>
        <w:spacing w:line="600" w:lineRule="exact"/>
        <w:rPr>
          <w:rFonts w:ascii="黑体" w:eastAsia="黑体" w:cs="仿宋_GB2312"/>
          <w:sz w:val="32"/>
          <w:szCs w:val="32"/>
        </w:rPr>
      </w:pPr>
      <w:r>
        <w:rPr>
          <w:rFonts w:hint="eastAsia" w:ascii="黑体" w:eastAsia="黑体" w:cs="仿宋_GB2312"/>
          <w:sz w:val="32"/>
          <w:szCs w:val="32"/>
        </w:rPr>
        <w:t>附件</w:t>
      </w:r>
      <w:r>
        <w:rPr>
          <w:rFonts w:ascii="黑体" w:eastAsia="黑体" w:cs="仿宋_GB2312"/>
          <w:sz w:val="32"/>
          <w:szCs w:val="32"/>
        </w:rPr>
        <w:t>3</w:t>
      </w: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jc w:val="center"/>
        <w:rPr>
          <w:rFonts w:hint="eastAsia" w:ascii="方正小标宋简体" w:eastAsia="方正小标宋简体" w:cs="方正小标宋简体"/>
          <w:sz w:val="44"/>
          <w:szCs w:val="44"/>
        </w:rPr>
      </w:pPr>
      <w:r>
        <w:rPr>
          <w:rFonts w:hint="eastAsia" w:ascii="方正小标宋简体" w:eastAsia="方正小标宋简体" w:cs="方正小标宋简体"/>
          <w:sz w:val="44"/>
          <w:szCs w:val="44"/>
        </w:rPr>
        <w:t>危险化学品、烟花爆竹和民爆物品安全</w:t>
      </w:r>
    </w:p>
    <w:p>
      <w:pPr>
        <w:keepNext w:val="0"/>
        <w:keepLines w:val="0"/>
        <w:pageBreakBefore w:val="0"/>
        <w:kinsoku/>
        <w:overflowPunct/>
        <w:topLinePunct w:val="0"/>
        <w:bidi w:val="0"/>
        <w:spacing w:line="600" w:lineRule="exact"/>
        <w:jc w:val="center"/>
        <w:rPr>
          <w:rFonts w:ascii="方正小标宋简体" w:eastAsia="方正小标宋简体" w:cs="方正小标宋简体"/>
          <w:sz w:val="44"/>
          <w:szCs w:val="44"/>
        </w:rPr>
      </w:pPr>
      <w:r>
        <w:rPr>
          <w:rFonts w:hint="eastAsia" w:ascii="方正小标宋简体" w:eastAsia="方正小标宋简体" w:cs="方正小标宋简体"/>
          <w:sz w:val="44"/>
          <w:szCs w:val="44"/>
        </w:rPr>
        <w:t>整治三年行动专项实施方案</w:t>
      </w:r>
    </w:p>
    <w:p>
      <w:pPr>
        <w:keepNext w:val="0"/>
        <w:keepLines w:val="0"/>
        <w:pageBreakBefore w:val="0"/>
        <w:kinsoku/>
        <w:overflowPunct/>
        <w:topLinePunct w:val="0"/>
        <w:bidi w:val="0"/>
        <w:spacing w:line="600" w:lineRule="exact"/>
        <w:ind w:firstLine="672" w:firstLineChars="200"/>
        <w:rPr>
          <w:rFonts w:ascii="仿宋_GB2312" w:eastAsia="仿宋_GB2312" w:cs="仿宋_GB2312"/>
          <w:spacing w:val="8"/>
          <w:sz w:val="32"/>
          <w:szCs w:val="32"/>
          <w:shd w:val="clear" w:color="auto" w:fill="FFFFFF"/>
        </w:rPr>
      </w:pPr>
    </w:p>
    <w:p>
      <w:pPr>
        <w:keepNext w:val="0"/>
        <w:keepLines w:val="0"/>
        <w:pageBreakBefore w:val="0"/>
        <w:kinsoku/>
        <w:overflowPunct/>
        <w:topLinePunct w:val="0"/>
        <w:bidi w:val="0"/>
        <w:spacing w:line="600" w:lineRule="exact"/>
        <w:ind w:firstLine="672" w:firstLineChars="200"/>
        <w:rPr>
          <w:rFonts w:ascii="仿宋_GB2312" w:eastAsia="仿宋_GB2312" w:cs="仿宋_GB2312"/>
          <w:sz w:val="32"/>
          <w:szCs w:val="32"/>
        </w:rPr>
      </w:pPr>
      <w:r>
        <w:rPr>
          <w:rFonts w:hint="eastAsia" w:ascii="仿宋_GB2312" w:eastAsia="仿宋_GB2312" w:cs="仿宋_GB2312"/>
          <w:spacing w:val="8"/>
          <w:sz w:val="32"/>
          <w:szCs w:val="32"/>
          <w:shd w:val="clear" w:color="auto" w:fill="FFFFFF"/>
        </w:rPr>
        <w:t>为加强</w:t>
      </w:r>
      <w:r>
        <w:rPr>
          <w:rFonts w:hint="eastAsia" w:ascii="仿宋_GB2312" w:eastAsia="仿宋_GB2312" w:cs="仿宋_GB2312"/>
          <w:spacing w:val="8"/>
          <w:sz w:val="32"/>
          <w:szCs w:val="32"/>
          <w:shd w:val="clear" w:color="auto" w:fill="FFFFFF"/>
          <w:lang w:eastAsia="zh-CN"/>
        </w:rPr>
        <w:t>片</w:t>
      </w:r>
      <w:r>
        <w:rPr>
          <w:rFonts w:hint="eastAsia" w:ascii="仿宋_GB2312" w:eastAsia="仿宋_GB2312" w:cs="仿宋_GB2312"/>
          <w:spacing w:val="8"/>
          <w:sz w:val="32"/>
          <w:szCs w:val="32"/>
          <w:shd w:val="clear" w:color="auto" w:fill="FFFFFF"/>
        </w:rPr>
        <w:t>区危险化学品、烟花爆竹和民爆物品安全专项整治，根据《全</w:t>
      </w:r>
      <w:r>
        <w:rPr>
          <w:rFonts w:hint="eastAsia" w:ascii="仿宋_GB2312" w:eastAsia="仿宋_GB2312" w:cs="仿宋_GB2312"/>
          <w:spacing w:val="8"/>
          <w:sz w:val="32"/>
          <w:szCs w:val="32"/>
          <w:shd w:val="clear" w:color="auto" w:fill="FFFFFF"/>
          <w:lang w:eastAsia="zh-CN"/>
        </w:rPr>
        <w:t>区</w:t>
      </w:r>
      <w:r>
        <w:rPr>
          <w:rFonts w:hint="eastAsia" w:ascii="仿宋_GB2312" w:eastAsia="仿宋_GB2312" w:cs="仿宋_GB2312"/>
          <w:spacing w:val="8"/>
          <w:sz w:val="32"/>
          <w:szCs w:val="32"/>
          <w:shd w:val="clear" w:color="auto" w:fill="FFFFFF"/>
        </w:rPr>
        <w:t>安全生产专项整治三年行动实施方案》《</w:t>
      </w:r>
      <w:r>
        <w:rPr>
          <w:rFonts w:hint="eastAsia" w:ascii="仿宋_GB2312" w:eastAsia="仿宋_GB2312" w:cs="仿宋_GB2312"/>
          <w:spacing w:val="8"/>
          <w:sz w:val="32"/>
          <w:szCs w:val="32"/>
          <w:shd w:val="clear" w:color="auto" w:fill="FFFFFF"/>
          <w:lang w:eastAsia="zh-CN"/>
        </w:rPr>
        <w:t>君山片区</w:t>
      </w:r>
      <w:r>
        <w:rPr>
          <w:rFonts w:hint="eastAsia" w:ascii="仿宋_GB2312" w:eastAsia="仿宋_GB2312" w:cs="仿宋_GB2312"/>
          <w:spacing w:val="8"/>
          <w:sz w:val="32"/>
          <w:szCs w:val="32"/>
          <w:shd w:val="clear" w:color="auto" w:fill="FFFFFF"/>
        </w:rPr>
        <w:t>安全生产专项整治三年行动实施方案》《</w:t>
      </w:r>
      <w:r>
        <w:rPr>
          <w:rFonts w:hint="eastAsia" w:ascii="仿宋_GB2312" w:eastAsia="仿宋_GB2312" w:cs="仿宋_GB2312"/>
          <w:spacing w:val="8"/>
          <w:sz w:val="32"/>
          <w:szCs w:val="32"/>
          <w:shd w:val="clear" w:color="auto" w:fill="FFFFFF"/>
          <w:lang w:eastAsia="zh-CN"/>
        </w:rPr>
        <w:t>君山片区</w:t>
      </w:r>
      <w:r>
        <w:rPr>
          <w:rFonts w:hint="eastAsia" w:ascii="仿宋_GB2312" w:eastAsia="仿宋_GB2312" w:cs="仿宋_GB2312"/>
          <w:spacing w:val="8"/>
          <w:sz w:val="32"/>
          <w:szCs w:val="32"/>
          <w:shd w:val="clear" w:color="auto" w:fill="FFFFFF"/>
        </w:rPr>
        <w:t>安全隐患大排查大整治工作方案》，制定本</w:t>
      </w:r>
      <w:r>
        <w:rPr>
          <w:rFonts w:hint="eastAsia" w:ascii="仿宋_GB2312" w:eastAsia="仿宋_GB2312" w:cs="仿宋_GB2312"/>
          <w:sz w:val="32"/>
          <w:szCs w:val="32"/>
        </w:rPr>
        <w:t>实施方案。</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一、总体目标</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深入贯彻习近平总书记关于安全生产重要论述和《中共中央办公厅</w:t>
      </w:r>
      <w:r>
        <w:rPr>
          <w:rFonts w:ascii="仿宋_GB2312" w:eastAsia="仿宋_GB2312" w:cs="仿宋_GB2312"/>
          <w:sz w:val="32"/>
          <w:szCs w:val="32"/>
        </w:rPr>
        <w:t xml:space="preserve"> </w:t>
      </w:r>
      <w:r>
        <w:rPr>
          <w:rFonts w:hint="eastAsia" w:ascii="仿宋_GB2312" w:eastAsia="仿宋_GB2312" w:cs="仿宋_GB2312"/>
          <w:sz w:val="32"/>
          <w:szCs w:val="32"/>
        </w:rPr>
        <w:t>国务院办公厅关于全面加强危险化学品安全生产工作的意见》精神，树牢安全发展理念，强化底线思维和红线意识，通过三年危险化学品、烟花爆竹和民爆物品安全专项整治行动，完善和落实重在从根本上消除危险化学品、烟花爆竹和民爆物品事故隐患的责任体系、制度成果、管理办法、重点工程、工作机制和预防控制体系，扎实推进危险化学品、烟花爆竹和民爆物品安全治理体系和治理能力现代化。危险化学品贮存、使用、经营、运输、处置等环节相关安全监管责任进一步完善落实，消除监管盲区漏洞；强化企业主体责任落实，建立以风险分级管控和隐患排查治理为重点的危险化学品安全预防控制体系。到</w:t>
      </w:r>
      <w:r>
        <w:rPr>
          <w:rFonts w:ascii="仿宋_GB2312" w:eastAsia="仿宋_GB2312" w:cs="仿宋_GB2312"/>
          <w:sz w:val="32"/>
          <w:szCs w:val="32"/>
        </w:rPr>
        <w:t>2022</w:t>
      </w:r>
      <w:r>
        <w:rPr>
          <w:rFonts w:hint="eastAsia" w:ascii="仿宋_GB2312" w:eastAsia="仿宋_GB2312" w:cs="仿宋_GB2312"/>
          <w:sz w:val="32"/>
          <w:szCs w:val="32"/>
        </w:rPr>
        <w:t>年底前，危化企业主要负责人和安全管理人员等考核达标率均达到</w:t>
      </w:r>
      <w:r>
        <w:rPr>
          <w:rFonts w:ascii="仿宋_GB2312" w:eastAsia="仿宋_GB2312" w:cs="仿宋_GB2312"/>
          <w:sz w:val="32"/>
          <w:szCs w:val="32"/>
        </w:rPr>
        <w:t>100%</w:t>
      </w:r>
      <w:r>
        <w:rPr>
          <w:rFonts w:hint="eastAsia" w:ascii="仿宋_GB2312" w:eastAsia="仿宋_GB2312" w:cs="仿宋_GB2312"/>
          <w:sz w:val="32"/>
          <w:szCs w:val="32"/>
        </w:rPr>
        <w:t>；危险化学品本质安全水平明显提升，危险化学品、烟花爆竹和民爆物品事故总量及较大事故持续下降，重特大事故得到有效遏制，为深入推进“一岛两窗三区”建设提供有力的安全生产保障。</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二、主要任务</w:t>
      </w:r>
    </w:p>
    <w:p>
      <w:pPr>
        <w:keepNext w:val="0"/>
        <w:keepLines w:val="0"/>
        <w:pageBreakBefore w:val="0"/>
        <w:kinsoku/>
        <w:overflowPunct/>
        <w:topLinePunct w:val="0"/>
        <w:bidi w:val="0"/>
        <w:spacing w:line="600" w:lineRule="exact"/>
        <w:ind w:firstLine="643" w:firstLineChars="200"/>
        <w:rPr>
          <w:rFonts w:eastAsia="仿宋_GB2312"/>
          <w:b/>
          <w:bCs/>
          <w:sz w:val="32"/>
          <w:szCs w:val="32"/>
        </w:rPr>
      </w:pPr>
      <w:r>
        <w:rPr>
          <w:rFonts w:hint="eastAsia" w:ascii="楷体_GB2312" w:eastAsia="楷体_GB2312" w:cs="楷体_GB2312"/>
          <w:b/>
          <w:bCs/>
          <w:sz w:val="32"/>
          <w:szCs w:val="32"/>
        </w:rPr>
        <w:t>（一）提升危险化学品重大安全风险管控能力</w:t>
      </w:r>
    </w:p>
    <w:p>
      <w:pPr>
        <w:keepNext w:val="0"/>
        <w:keepLines w:val="0"/>
        <w:pageBreakBefore w:val="0"/>
        <w:kinsoku/>
        <w:overflowPunct/>
        <w:topLinePunct w:val="0"/>
        <w:bidi w:val="0"/>
        <w:spacing w:line="600" w:lineRule="exact"/>
        <w:ind w:firstLine="643" w:firstLineChars="200"/>
        <w:rPr>
          <w:rFonts w:hint="eastAsia" w:ascii="仿宋_GB2312" w:eastAsia="仿宋_GB2312"/>
          <w:sz w:val="32"/>
          <w:szCs w:val="32"/>
        </w:rPr>
      </w:pPr>
      <w:r>
        <w:rPr>
          <w:rFonts w:ascii="仿宋_GB2312" w:eastAsia="仿宋_GB2312"/>
          <w:b/>
          <w:sz w:val="32"/>
          <w:szCs w:val="32"/>
        </w:rPr>
        <w:t>1.</w:t>
      </w:r>
      <w:r>
        <w:rPr>
          <w:rFonts w:hint="eastAsia" w:eastAsia="仿宋_GB2312"/>
          <w:b/>
          <w:bCs/>
          <w:sz w:val="32"/>
          <w:szCs w:val="32"/>
        </w:rPr>
        <w:t>深入开展企业安全风险隐患排查治理。</w:t>
      </w:r>
      <w:r>
        <w:rPr>
          <w:rFonts w:hint="eastAsia" w:eastAsia="仿宋_GB2312"/>
          <w:sz w:val="32"/>
          <w:szCs w:val="32"/>
        </w:rPr>
        <w:t>督促危险化学品企业按照《危险化学品企业安全风险隐患排查治理导则》，</w:t>
      </w:r>
      <w:r>
        <w:rPr>
          <w:rFonts w:hint="eastAsia" w:ascii="仿宋_GB2312" w:eastAsia="仿宋_GB2312"/>
          <w:sz w:val="32"/>
          <w:szCs w:val="32"/>
          <w:lang w:eastAsia="zh-CN"/>
        </w:rPr>
        <w:t>开展</w:t>
      </w:r>
      <w:r>
        <w:rPr>
          <w:rFonts w:hint="eastAsia" w:ascii="仿宋_GB2312" w:eastAsia="仿宋_GB2312"/>
          <w:sz w:val="32"/>
          <w:szCs w:val="32"/>
        </w:rPr>
        <w:t>安全风险隐患自查工作并制定整改方案，对于重大隐患要依法上报区安委会并实施挂牌督办，经整改仍达不到安全生产条件的，依法予以关闭，实现规范达标一批、改造提升一批、依法淘达一批。</w:t>
      </w:r>
    </w:p>
    <w:p>
      <w:pPr>
        <w:keepNext w:val="0"/>
        <w:keepLines w:val="0"/>
        <w:pageBreakBefore w:val="0"/>
        <w:kinsoku/>
        <w:overflowPunct/>
        <w:topLinePunct w:val="0"/>
        <w:bidi w:val="0"/>
        <w:spacing w:line="600" w:lineRule="exact"/>
        <w:ind w:firstLine="643" w:firstLineChars="200"/>
        <w:rPr>
          <w:rFonts w:hint="eastAsia" w:eastAsia="仿宋_GB2312"/>
          <w:sz w:val="32"/>
          <w:szCs w:val="32"/>
        </w:rPr>
      </w:pPr>
      <w:r>
        <w:rPr>
          <w:rFonts w:hint="eastAsia" w:ascii="仿宋_GB2312" w:eastAsia="仿宋_GB2312"/>
          <w:b/>
          <w:sz w:val="32"/>
          <w:szCs w:val="32"/>
          <w:lang w:val="en-US" w:eastAsia="zh-CN"/>
        </w:rPr>
        <w:t>2</w:t>
      </w:r>
      <w:r>
        <w:rPr>
          <w:rFonts w:ascii="仿宋_GB2312" w:eastAsia="仿宋_GB2312"/>
          <w:b/>
          <w:sz w:val="32"/>
          <w:szCs w:val="32"/>
        </w:rPr>
        <w:t>.</w:t>
      </w:r>
      <w:r>
        <w:rPr>
          <w:rFonts w:hint="eastAsia" w:eastAsia="仿宋_GB2312"/>
          <w:b/>
          <w:bCs/>
          <w:sz w:val="32"/>
          <w:szCs w:val="32"/>
        </w:rPr>
        <w:t>强化危险化学品运输、使用和废弃处置安全管理。</w:t>
      </w:r>
      <w:r>
        <w:rPr>
          <w:rFonts w:hint="eastAsia" w:eastAsia="仿宋_GB2312"/>
          <w:bCs/>
          <w:sz w:val="32"/>
          <w:szCs w:val="32"/>
        </w:rPr>
        <w:t>加强危险化学品等危险货物运输安全监管</w:t>
      </w:r>
      <w:r>
        <w:rPr>
          <w:rFonts w:hint="eastAsia" w:eastAsia="仿宋_GB2312"/>
          <w:bCs/>
          <w:sz w:val="32"/>
          <w:szCs w:val="32"/>
          <w:lang w:eastAsia="zh-CN"/>
        </w:rPr>
        <w:t>。</w:t>
      </w:r>
      <w:r>
        <w:rPr>
          <w:rFonts w:hint="eastAsia" w:eastAsia="仿宋_GB2312"/>
          <w:sz w:val="32"/>
          <w:szCs w:val="32"/>
        </w:rPr>
        <w:t>加强医院、学校等单位的危险化学品使用安全管理。组织全面开展废弃危险化学品等危险废物排查，重点整治危化企业存在的违规堆存、随意倾倒、私自填埋危险废物等问题，加大打击故意隐瞒、偷放偷排或违法违规处置危险废物违法犯罪行为力度，确保危险废物贮存、运输、处置安全。</w:t>
      </w:r>
    </w:p>
    <w:p>
      <w:pPr>
        <w:keepNext w:val="0"/>
        <w:keepLines w:val="0"/>
        <w:pageBreakBefore w:val="0"/>
        <w:kinsoku/>
        <w:overflowPunct/>
        <w:topLinePunct w:val="0"/>
        <w:bidi w:val="0"/>
        <w:spacing w:line="600" w:lineRule="exact"/>
        <w:ind w:firstLine="643" w:firstLineChars="200"/>
        <w:rPr>
          <w:rFonts w:hint="eastAsia" w:eastAsia="楷体_GB2312"/>
          <w:b/>
          <w:bCs/>
          <w:sz w:val="32"/>
          <w:szCs w:val="32"/>
          <w:lang w:eastAsia="zh-CN"/>
        </w:rPr>
      </w:pPr>
      <w:r>
        <w:rPr>
          <w:rFonts w:hint="eastAsia" w:ascii="楷体_GB2312" w:eastAsia="楷体_GB2312" w:cs="楷体_GB2312"/>
          <w:b/>
          <w:bCs/>
          <w:sz w:val="32"/>
          <w:szCs w:val="32"/>
        </w:rPr>
        <w:t>（二）</w:t>
      </w:r>
      <w:r>
        <w:rPr>
          <w:rFonts w:hint="eastAsia" w:ascii="楷体_GB2312" w:eastAsia="楷体_GB2312" w:cs="楷体_GB2312"/>
          <w:b/>
          <w:bCs/>
          <w:sz w:val="32"/>
          <w:szCs w:val="32"/>
          <w:lang w:eastAsia="zh-CN"/>
        </w:rPr>
        <w:t>督促</w:t>
      </w:r>
      <w:r>
        <w:rPr>
          <w:rFonts w:hint="eastAsia" w:ascii="楷体_GB2312" w:eastAsia="楷体_GB2312" w:cs="楷体_GB2312"/>
          <w:b/>
          <w:bCs/>
          <w:sz w:val="32"/>
          <w:szCs w:val="32"/>
        </w:rPr>
        <w:t>危险化学品企业</w:t>
      </w:r>
      <w:r>
        <w:rPr>
          <w:rFonts w:hint="eastAsia" w:ascii="楷体_GB2312" w:eastAsia="楷体_GB2312" w:cs="楷体_GB2312"/>
          <w:b/>
          <w:bCs/>
          <w:sz w:val="32"/>
          <w:szCs w:val="32"/>
          <w:lang w:eastAsia="zh-CN"/>
        </w:rPr>
        <w:t>落实主体责任</w:t>
      </w:r>
    </w:p>
    <w:p>
      <w:pPr>
        <w:keepNext w:val="0"/>
        <w:keepLines w:val="0"/>
        <w:pageBreakBefore w:val="0"/>
        <w:kinsoku/>
        <w:overflowPunct/>
        <w:topLinePunct w:val="0"/>
        <w:bidi w:val="0"/>
        <w:spacing w:line="600" w:lineRule="exact"/>
        <w:ind w:firstLine="624" w:firstLineChars="200"/>
        <w:rPr>
          <w:rFonts w:hint="eastAsia" w:ascii="仿宋_GB2312" w:hAnsi="仿宋_GB2312" w:eastAsia="仿宋_GB2312" w:cs="仿宋_GB2312"/>
          <w:sz w:val="32"/>
          <w:szCs w:val="32"/>
        </w:rPr>
      </w:pPr>
      <w:r>
        <w:rPr>
          <w:rFonts w:hint="eastAsia" w:ascii="仿宋_GB2312" w:hAnsi="仿宋_GB2312" w:eastAsia="仿宋_GB2312" w:cs="仿宋_GB2312"/>
          <w:spacing w:val="-4"/>
          <w:sz w:val="32"/>
          <w:szCs w:val="32"/>
        </w:rPr>
        <w:t>结合危险化学品领域安全生产大排查大整治工作，</w:t>
      </w:r>
      <w:r>
        <w:rPr>
          <w:rFonts w:hint="eastAsia" w:ascii="仿宋_GB2312" w:hAnsi="仿宋_GB2312" w:eastAsia="仿宋_GB2312" w:cs="仿宋_GB2312"/>
          <w:b w:val="0"/>
          <w:bCs w:val="0"/>
          <w:spacing w:val="-4"/>
          <w:sz w:val="32"/>
          <w:szCs w:val="32"/>
        </w:rPr>
        <w:t>集中开展危险化学品领域“打非治违”</w:t>
      </w:r>
      <w:r>
        <w:rPr>
          <w:rFonts w:hint="eastAsia" w:ascii="仿宋_GB2312" w:hAnsi="仿宋_GB2312" w:eastAsia="仿宋_GB2312" w:cs="仿宋_GB2312"/>
          <w:b w:val="0"/>
          <w:bCs w:val="0"/>
          <w:spacing w:val="-4"/>
          <w:sz w:val="32"/>
          <w:szCs w:val="32"/>
          <w:lang w:eastAsia="zh-CN"/>
        </w:rPr>
        <w:t>，</w:t>
      </w:r>
      <w:r>
        <w:rPr>
          <w:rFonts w:hint="eastAsia" w:ascii="仿宋_GB2312" w:hAnsi="仿宋_GB2312" w:eastAsia="仿宋_GB2312" w:cs="仿宋_GB2312"/>
          <w:spacing w:val="-4"/>
          <w:sz w:val="32"/>
          <w:szCs w:val="32"/>
        </w:rPr>
        <w:t>严厉打击各类非法违法生产经营建设使用行为；全面整治违规违章问题，特别是强化对动火、进入受限空间等特殊作业的执法检查；对发生过事故或存在重大隐患的企业，加大检查频次，对同类问题反复出现的</w:t>
      </w:r>
      <w:r>
        <w:rPr>
          <w:rFonts w:hint="eastAsia" w:ascii="仿宋_GB2312" w:hAnsi="仿宋_GB2312" w:eastAsia="仿宋_GB2312" w:cs="仿宋_GB2312"/>
          <w:spacing w:val="-4"/>
          <w:sz w:val="32"/>
          <w:szCs w:val="32"/>
          <w:lang w:eastAsia="zh-CN"/>
        </w:rPr>
        <w:t>联合有关部门</w:t>
      </w:r>
      <w:r>
        <w:rPr>
          <w:rFonts w:hint="eastAsia" w:ascii="仿宋_GB2312" w:hAnsi="仿宋_GB2312" w:eastAsia="仿宋_GB2312" w:cs="仿宋_GB2312"/>
          <w:spacing w:val="-4"/>
          <w:sz w:val="32"/>
          <w:szCs w:val="32"/>
        </w:rPr>
        <w:t>依法从重处罚，达不到安全生产条件的</w:t>
      </w:r>
      <w:r>
        <w:rPr>
          <w:rFonts w:hint="eastAsia" w:ascii="仿宋_GB2312" w:hAnsi="仿宋_GB2312" w:eastAsia="仿宋_GB2312" w:cs="仿宋_GB2312"/>
          <w:spacing w:val="-4"/>
          <w:sz w:val="32"/>
          <w:szCs w:val="32"/>
          <w:lang w:eastAsia="zh-CN"/>
        </w:rPr>
        <w:t>上报有关部门</w:t>
      </w:r>
      <w:r>
        <w:rPr>
          <w:rFonts w:hint="eastAsia" w:ascii="仿宋_GB2312" w:hAnsi="仿宋_GB2312" w:eastAsia="仿宋_GB2312" w:cs="仿宋_GB2312"/>
          <w:spacing w:val="-4"/>
          <w:sz w:val="32"/>
          <w:szCs w:val="32"/>
        </w:rPr>
        <w:t>依法</w:t>
      </w:r>
      <w:r>
        <w:rPr>
          <w:rFonts w:hint="eastAsia" w:ascii="仿宋_GB2312" w:hAnsi="仿宋_GB2312" w:eastAsia="仿宋_GB2312" w:cs="仿宋_GB2312"/>
          <w:spacing w:val="-4"/>
          <w:sz w:val="32"/>
          <w:szCs w:val="32"/>
          <w:lang w:eastAsia="zh-CN"/>
        </w:rPr>
        <w:t>处理</w:t>
      </w:r>
      <w:r>
        <w:rPr>
          <w:rFonts w:hint="eastAsia" w:ascii="仿宋_GB2312" w:hAnsi="仿宋_GB2312" w:eastAsia="仿宋_GB2312" w:cs="仿宋_GB2312"/>
          <w:spacing w:val="-4"/>
          <w:sz w:val="32"/>
          <w:szCs w:val="32"/>
        </w:rPr>
        <w:t>。深入排查冠名“生物”“科技”“新材料”等企业的注册生产经营范围与实际是否一致，对于发现的问题企业，要认真甄别其行业属性和风险，逐一明确并落实监管责任，依法依规予以查处。</w:t>
      </w:r>
      <w:r>
        <w:rPr>
          <w:rFonts w:hint="eastAsia" w:ascii="仿宋_GB2312" w:hAnsi="仿宋_GB2312" w:eastAsia="仿宋_GB2312" w:cs="仿宋_GB2312"/>
          <w:b/>
          <w:sz w:val="32"/>
          <w:szCs w:val="32"/>
          <w:lang w:eastAsia="zh-CN"/>
        </w:rPr>
        <w:t>一是</w:t>
      </w:r>
      <w:r>
        <w:rPr>
          <w:rFonts w:hint="eastAsia" w:ascii="仿宋_GB2312" w:hAnsi="仿宋_GB2312" w:eastAsia="仿宋_GB2312" w:cs="仿宋_GB2312"/>
          <w:b w:val="0"/>
          <w:bCs w:val="0"/>
          <w:sz w:val="32"/>
          <w:szCs w:val="32"/>
        </w:rPr>
        <w:t>全面排查危险化学品储存企业外部安全防护距离。</w:t>
      </w:r>
      <w:r>
        <w:rPr>
          <w:rFonts w:hint="eastAsia" w:ascii="仿宋_GB2312" w:hAnsi="仿宋_GB2312" w:eastAsia="仿宋_GB2312" w:cs="仿宋_GB2312"/>
          <w:sz w:val="32"/>
          <w:szCs w:val="32"/>
        </w:rPr>
        <w:t>督促危险化学品储存企业按照《危险化学品生产装置和储存设施风险基准》（GB36894-2018）和《危险化学品生产装置和储存设施外部安全防护距离确定方法》（GB/T37243-2019）等标准规范确定外部安全防护距离。爆炸危险性化学品储存企业要保持足够的外部安全防护距离，严禁超设计量储存，并尽可能减少储存量，防止安全风险外溢。</w:t>
      </w:r>
      <w:r>
        <w:rPr>
          <w:rFonts w:hint="eastAsia" w:ascii="仿宋_GB2312" w:hAnsi="仿宋_GB2312" w:eastAsia="仿宋_GB2312" w:cs="仿宋_GB2312"/>
          <w:b/>
          <w:bCs/>
          <w:sz w:val="32"/>
          <w:szCs w:val="32"/>
          <w:lang w:eastAsia="zh-CN"/>
        </w:rPr>
        <w:t>二是</w:t>
      </w:r>
      <w:r>
        <w:rPr>
          <w:rFonts w:hint="eastAsia" w:ascii="仿宋_GB2312" w:hAnsi="仿宋_GB2312" w:eastAsia="仿宋_GB2312" w:cs="仿宋_GB2312"/>
          <w:b w:val="0"/>
          <w:bCs w:val="0"/>
          <w:sz w:val="32"/>
          <w:szCs w:val="32"/>
        </w:rPr>
        <w:t>提升危险化学品企业安全设施水平。</w:t>
      </w:r>
      <w:r>
        <w:rPr>
          <w:rFonts w:hint="eastAsia" w:ascii="仿宋_GB2312" w:hAnsi="仿宋_GB2312" w:eastAsia="仿宋_GB2312" w:cs="仿宋_GB2312"/>
          <w:sz w:val="32"/>
          <w:szCs w:val="32"/>
        </w:rPr>
        <w:t>督促企业结合现有储存装置实际，对装置布局、工艺技术及流程、主要设备和管道、自动控制、安全仪表系统、公用工程等进行安全复核，全面查找并整改装置设计中存在的问题，加强安全风险评估，推广运用新技术，降低高危岗位现场作业人员数量，消除安全隐患。</w:t>
      </w:r>
      <w:r>
        <w:rPr>
          <w:rFonts w:hint="eastAsia" w:ascii="仿宋_GB2312" w:hAnsi="仿宋_GB2312" w:eastAsia="仿宋_GB2312" w:cs="仿宋_GB2312"/>
          <w:b/>
          <w:bCs/>
          <w:sz w:val="32"/>
          <w:szCs w:val="32"/>
          <w:lang w:eastAsia="zh-CN"/>
        </w:rPr>
        <w:t>三是</w:t>
      </w:r>
      <w:r>
        <w:rPr>
          <w:rFonts w:hint="eastAsia" w:ascii="仿宋_GB2312" w:hAnsi="仿宋_GB2312" w:eastAsia="仿宋_GB2312" w:cs="仿宋_GB2312"/>
          <w:b w:val="0"/>
          <w:bCs w:val="0"/>
          <w:sz w:val="32"/>
          <w:szCs w:val="32"/>
        </w:rPr>
        <w:t>提升从业人员专业素质能力</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sz w:val="32"/>
          <w:szCs w:val="32"/>
        </w:rPr>
        <w:t>危险化学品从业单位要按照《福建省贯彻落实&lt;高危行业领域安全技能提升行动计划&gt;实施方案》，开展在岗员工安全技能提升培训，培训考核不合格的不得上岗；严格从事危险化学品特种作业岗位人员的学历要求和技能考核，考试合格后持证上岗。结合实际，督促企业加强应急救援装备配备，健全应急救援预案，开展实训演练，指导企业提高应急处置能力。</w:t>
      </w:r>
    </w:p>
    <w:p>
      <w:pPr>
        <w:keepNext w:val="0"/>
        <w:keepLines w:val="0"/>
        <w:pageBreakBefore w:val="0"/>
        <w:numPr>
          <w:ilvl w:val="0"/>
          <w:numId w:val="0"/>
        </w:numPr>
        <w:kinsoku/>
        <w:overflowPunct/>
        <w:topLinePunct w:val="0"/>
        <w:bidi w:val="0"/>
        <w:spacing w:line="600" w:lineRule="exact"/>
        <w:ind w:firstLine="627" w:firstLineChars="200"/>
        <w:rPr>
          <w:rFonts w:hint="eastAsia" w:ascii="楷体_GB2312" w:eastAsia="楷体_GB2312" w:cs="楷体_GB2312"/>
          <w:b/>
          <w:bCs w:val="0"/>
          <w:spacing w:val="-4"/>
          <w:sz w:val="32"/>
          <w:szCs w:val="32"/>
        </w:rPr>
      </w:pPr>
      <w:r>
        <w:rPr>
          <w:rFonts w:hint="eastAsia" w:ascii="楷体_GB2312" w:eastAsia="楷体_GB2312" w:cs="楷体_GB2312"/>
          <w:b/>
          <w:bCs w:val="0"/>
          <w:spacing w:val="-4"/>
          <w:sz w:val="32"/>
          <w:szCs w:val="32"/>
          <w:lang w:eastAsia="zh-CN"/>
        </w:rPr>
        <w:t>（三）</w:t>
      </w:r>
      <w:r>
        <w:rPr>
          <w:rFonts w:hint="eastAsia" w:ascii="楷体_GB2312" w:eastAsia="楷体_GB2312" w:cs="楷体_GB2312"/>
          <w:b/>
          <w:bCs w:val="0"/>
          <w:spacing w:val="-4"/>
          <w:sz w:val="32"/>
          <w:szCs w:val="32"/>
        </w:rPr>
        <w:t>强化烟花爆竹经营安全专项整治</w:t>
      </w:r>
    </w:p>
    <w:p>
      <w:pPr>
        <w:keepNext w:val="0"/>
        <w:keepLines w:val="0"/>
        <w:pageBreakBefore w:val="0"/>
        <w:numPr>
          <w:ilvl w:val="0"/>
          <w:numId w:val="0"/>
        </w:numPr>
        <w:kinsoku/>
        <w:overflowPunct/>
        <w:topLinePunct w:val="0"/>
        <w:bidi w:val="0"/>
        <w:spacing w:line="600" w:lineRule="exact"/>
        <w:ind w:firstLine="624" w:firstLineChars="200"/>
        <w:rPr>
          <w:rFonts w:ascii="仿宋_GB2312" w:eastAsia="仿宋_GB2312" w:cs="仿宋_GB2312"/>
          <w:spacing w:val="-4"/>
          <w:sz w:val="32"/>
          <w:szCs w:val="32"/>
        </w:rPr>
      </w:pPr>
      <w:r>
        <w:rPr>
          <w:rFonts w:hint="eastAsia" w:ascii="仿宋_GB2312" w:eastAsia="仿宋_GB2312" w:cs="仿宋_GB2312"/>
          <w:spacing w:val="-4"/>
          <w:sz w:val="32"/>
          <w:szCs w:val="32"/>
        </w:rPr>
        <w:t>重点整治烟花爆竹批发企业产品流向信息化管理制度不落实，烟花爆竹批发企业“六严禁”不落实，烟花爆竹经营许可把关不严，烟花爆竹零售点“两关闭”“三严禁”不落实，“下店上宅”“前店后宅”等不符合安全要求的零售店（点）等问题。严厉打击未经许可储存烟花爆竹的黑窝点，严厉打击未经许可违法经营烟花爆竹行为、关闭取缔不符合安全条件的零售店（点）</w:t>
      </w:r>
      <w:r>
        <w:rPr>
          <w:rFonts w:ascii="仿宋_GB2312" w:eastAsia="仿宋_GB2312" w:cs="仿宋_GB2312"/>
          <w:spacing w:val="-4"/>
          <w:sz w:val="32"/>
          <w:szCs w:val="32"/>
        </w:rPr>
        <w:t>,</w:t>
      </w:r>
      <w:r>
        <w:rPr>
          <w:rFonts w:hint="eastAsia" w:ascii="仿宋_GB2312" w:eastAsia="仿宋_GB2312" w:cs="仿宋_GB2312"/>
          <w:spacing w:val="-4"/>
          <w:sz w:val="32"/>
          <w:szCs w:val="32"/>
        </w:rPr>
        <w:t>并将关闭取缔的零售店（点）及相关人员列为重点监管对象</w:t>
      </w:r>
      <w:r>
        <w:rPr>
          <w:rFonts w:ascii="仿宋_GB2312" w:eastAsia="仿宋_GB2312" w:cs="仿宋_GB2312"/>
          <w:spacing w:val="-4"/>
          <w:sz w:val="32"/>
          <w:szCs w:val="32"/>
        </w:rPr>
        <w:t>,</w:t>
      </w:r>
      <w:r>
        <w:rPr>
          <w:rFonts w:hint="eastAsia" w:ascii="仿宋_GB2312" w:eastAsia="仿宋_GB2312" w:cs="仿宋_GB2312"/>
          <w:spacing w:val="-4"/>
          <w:sz w:val="32"/>
          <w:szCs w:val="32"/>
        </w:rPr>
        <w:t>严防“关而不停”或者转入“地下”非法经营。</w:t>
      </w:r>
    </w:p>
    <w:p>
      <w:pPr>
        <w:keepNext w:val="0"/>
        <w:keepLines w:val="0"/>
        <w:pageBreakBefore w:val="0"/>
        <w:numPr>
          <w:ilvl w:val="0"/>
          <w:numId w:val="0"/>
        </w:numPr>
        <w:kinsoku/>
        <w:overflowPunct/>
        <w:topLinePunct w:val="0"/>
        <w:bidi w:val="0"/>
        <w:spacing w:line="600" w:lineRule="exact"/>
        <w:ind w:firstLine="643" w:firstLineChars="200"/>
        <w:rPr>
          <w:rFonts w:hint="eastAsia" w:ascii="楷体_GB2312" w:eastAsia="楷体_GB2312" w:cs="楷体_GB2312"/>
          <w:b/>
          <w:bCs/>
          <w:sz w:val="32"/>
          <w:szCs w:val="32"/>
        </w:rPr>
      </w:pPr>
      <w:r>
        <w:rPr>
          <w:rFonts w:hint="eastAsia" w:ascii="楷体_GB2312" w:eastAsia="楷体_GB2312" w:cs="楷体_GB2312"/>
          <w:b/>
          <w:bCs/>
          <w:sz w:val="32"/>
          <w:szCs w:val="32"/>
          <w:lang w:eastAsia="zh-CN"/>
        </w:rPr>
        <w:t>（四）</w:t>
      </w:r>
      <w:r>
        <w:rPr>
          <w:rFonts w:hint="eastAsia" w:ascii="楷体_GB2312" w:eastAsia="楷体_GB2312" w:cs="楷体_GB2312"/>
          <w:b/>
          <w:bCs/>
          <w:sz w:val="32"/>
          <w:szCs w:val="32"/>
        </w:rPr>
        <w:t>强化民爆物品行业安全专项整治</w:t>
      </w:r>
    </w:p>
    <w:p>
      <w:pPr>
        <w:keepNext w:val="0"/>
        <w:keepLines w:val="0"/>
        <w:pageBreakBefore w:val="0"/>
        <w:numPr>
          <w:ilvl w:val="0"/>
          <w:numId w:val="0"/>
        </w:numPr>
        <w:kinsoku/>
        <w:overflowPunct/>
        <w:topLinePunct w:val="0"/>
        <w:bidi w:val="0"/>
        <w:spacing w:line="600" w:lineRule="exact"/>
        <w:ind w:firstLine="640" w:firstLineChars="200"/>
        <w:rPr>
          <w:rFonts w:eastAsia="仿宋_GB2312"/>
          <w:sz w:val="32"/>
          <w:szCs w:val="32"/>
        </w:rPr>
      </w:pPr>
      <w:r>
        <w:rPr>
          <w:rFonts w:hint="eastAsia" w:eastAsia="仿宋_GB2312"/>
          <w:sz w:val="32"/>
          <w:szCs w:val="32"/>
        </w:rPr>
        <w:t>重点整治民爆物品行业安全措施不完善，企业内外部安全距离不满足设计规范要求，重点岗位监测不到位，视频监控存在盲区，重大危险源登记、建档、分级标识不规范，不合格品处理不规范，特种作业人员无证上岗，储存库区值班室建设、安全标志标识设置、员工着装、值班值守、出入库管理不符合规范等问题。</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lang w:eastAsia="zh-CN"/>
        </w:rPr>
        <w:t>三</w:t>
      </w:r>
      <w:r>
        <w:rPr>
          <w:rFonts w:hint="eastAsia" w:ascii="黑体" w:eastAsia="黑体" w:cs="黑体"/>
          <w:sz w:val="32"/>
          <w:szCs w:val="32"/>
        </w:rPr>
        <w:t>、保障措施</w:t>
      </w:r>
      <w:r>
        <w:rPr>
          <w:rFonts w:ascii="黑体" w:eastAsia="黑体" w:cs="黑体"/>
          <w:sz w:val="32"/>
          <w:szCs w:val="32"/>
        </w:rPr>
        <w:tab/>
      </w:r>
    </w:p>
    <w:p>
      <w:pPr>
        <w:keepNext w:val="0"/>
        <w:keepLines w:val="0"/>
        <w:pageBreakBefore w:val="0"/>
        <w:kinsoku/>
        <w:overflowPunct/>
        <w:topLinePunct w:val="0"/>
        <w:bidi w:val="0"/>
        <w:spacing w:line="600" w:lineRule="exact"/>
        <w:ind w:firstLine="643" w:firstLineChars="200"/>
        <w:rPr>
          <w:rFonts w:eastAsia="仿宋_GB2312"/>
          <w:sz w:val="32"/>
          <w:szCs w:val="32"/>
        </w:rPr>
      </w:pPr>
      <w:r>
        <w:rPr>
          <w:rFonts w:hint="eastAsia" w:ascii="楷体_GB2312" w:eastAsia="楷体_GB2312"/>
          <w:b/>
          <w:bCs/>
          <w:sz w:val="32"/>
          <w:szCs w:val="32"/>
        </w:rPr>
        <w:t>（一）强化组织领导。</w:t>
      </w:r>
      <w:r>
        <w:rPr>
          <w:rFonts w:hint="eastAsia" w:ascii="仿宋_GB2312" w:eastAsia="仿宋_GB2312" w:cs="仿宋_GB2312"/>
          <w:sz w:val="32"/>
          <w:szCs w:val="32"/>
        </w:rPr>
        <w:t>专项整治三年行动在</w:t>
      </w:r>
      <w:r>
        <w:rPr>
          <w:rFonts w:hint="eastAsia" w:ascii="仿宋_GB2312" w:eastAsia="仿宋_GB2312" w:cs="仿宋_GB2312"/>
          <w:sz w:val="32"/>
          <w:szCs w:val="32"/>
          <w:lang w:eastAsia="zh-CN"/>
        </w:rPr>
        <w:t>片区管理局党委的</w:t>
      </w:r>
      <w:r>
        <w:rPr>
          <w:rFonts w:hint="eastAsia" w:ascii="仿宋_GB2312" w:eastAsia="仿宋_GB2312" w:cs="仿宋_GB2312"/>
          <w:sz w:val="32"/>
          <w:szCs w:val="32"/>
        </w:rPr>
        <w:t>统一领导下，由</w:t>
      </w:r>
      <w:r>
        <w:rPr>
          <w:rFonts w:hint="eastAsia" w:ascii="仿宋_GB2312" w:eastAsia="仿宋_GB2312" w:cs="仿宋_GB2312"/>
          <w:sz w:val="32"/>
          <w:szCs w:val="32"/>
          <w:lang w:eastAsia="zh-CN"/>
        </w:rPr>
        <w:t>政法综治处</w:t>
      </w:r>
      <w:r>
        <w:rPr>
          <w:rFonts w:hint="eastAsia" w:ascii="仿宋_GB2312" w:eastAsia="仿宋_GB2312" w:cs="仿宋_GB2312"/>
          <w:sz w:val="32"/>
          <w:szCs w:val="32"/>
        </w:rPr>
        <w:t>具体组织实施，</w:t>
      </w:r>
      <w:r>
        <w:rPr>
          <w:rFonts w:hint="eastAsia" w:eastAsia="仿宋_GB2312"/>
          <w:sz w:val="32"/>
          <w:szCs w:val="32"/>
        </w:rPr>
        <w:t>相关</w:t>
      </w:r>
      <w:r>
        <w:rPr>
          <w:rFonts w:hint="eastAsia" w:eastAsia="仿宋_GB2312"/>
          <w:sz w:val="32"/>
          <w:szCs w:val="32"/>
          <w:lang w:eastAsia="zh-CN"/>
        </w:rPr>
        <w:t>处室</w:t>
      </w:r>
      <w:r>
        <w:rPr>
          <w:rFonts w:hint="eastAsia" w:eastAsia="仿宋_GB2312"/>
          <w:sz w:val="32"/>
          <w:szCs w:val="32"/>
        </w:rPr>
        <w:t>要高度重视，</w:t>
      </w:r>
      <w:r>
        <w:rPr>
          <w:rFonts w:hint="eastAsia" w:ascii="Times New Roman" w:hAnsi="Times New Roman" w:eastAsia="仿宋_GB2312"/>
          <w:bCs/>
          <w:sz w:val="32"/>
          <w:szCs w:val="32"/>
        </w:rPr>
        <w:t>强化领导责任，抓好组织实施。</w:t>
      </w:r>
      <w:r>
        <w:rPr>
          <w:rFonts w:hint="eastAsia" w:eastAsia="仿宋_GB2312"/>
          <w:sz w:val="32"/>
          <w:szCs w:val="32"/>
        </w:rPr>
        <w:t>要认真宣传贯彻落实《中共中央办公厅</w:t>
      </w:r>
      <w:r>
        <w:rPr>
          <w:rFonts w:eastAsia="仿宋_GB2312"/>
          <w:sz w:val="32"/>
          <w:szCs w:val="32"/>
        </w:rPr>
        <w:t xml:space="preserve"> </w:t>
      </w:r>
      <w:r>
        <w:rPr>
          <w:rFonts w:hint="eastAsia" w:eastAsia="仿宋_GB2312"/>
          <w:sz w:val="32"/>
          <w:szCs w:val="32"/>
        </w:rPr>
        <w:t>国务院办公厅关于全面加强危险化学品安全生产工作的意见》，建立危险化学品安全整治专项工作机制、及时研究问题，加强专项整治行动中的重大问题协调。</w:t>
      </w:r>
    </w:p>
    <w:p>
      <w:pPr>
        <w:keepNext w:val="0"/>
        <w:keepLines w:val="0"/>
        <w:pageBreakBefore w:val="0"/>
        <w:kinsoku/>
        <w:overflowPunct/>
        <w:topLinePunct w:val="0"/>
        <w:bidi w:val="0"/>
        <w:spacing w:line="600" w:lineRule="exact"/>
        <w:ind w:firstLine="643" w:firstLineChars="200"/>
        <w:rPr>
          <w:rFonts w:eastAsia="仿宋_GB2312"/>
          <w:sz w:val="32"/>
          <w:szCs w:val="32"/>
        </w:rPr>
      </w:pPr>
      <w:r>
        <w:rPr>
          <w:rFonts w:hint="eastAsia" w:ascii="楷体_GB2312" w:eastAsia="楷体_GB2312"/>
          <w:b/>
          <w:bCs/>
          <w:sz w:val="32"/>
          <w:szCs w:val="32"/>
        </w:rPr>
        <w:t>（二）强化责任落实。</w:t>
      </w:r>
      <w:r>
        <w:rPr>
          <w:rFonts w:hint="eastAsia" w:eastAsia="仿宋_GB2312"/>
          <w:sz w:val="32"/>
          <w:szCs w:val="32"/>
        </w:rPr>
        <w:t>要落实属地责任，加强组织领导，抓好宣传发动、排查登记、跟踪整改。各相关</w:t>
      </w:r>
      <w:r>
        <w:rPr>
          <w:rFonts w:hint="eastAsia" w:eastAsia="仿宋_GB2312"/>
          <w:sz w:val="32"/>
          <w:szCs w:val="32"/>
          <w:lang w:eastAsia="zh-CN"/>
        </w:rPr>
        <w:t>处室</w:t>
      </w:r>
      <w:r>
        <w:rPr>
          <w:rFonts w:hint="eastAsia" w:eastAsia="仿宋_GB2312"/>
          <w:sz w:val="32"/>
          <w:szCs w:val="32"/>
        </w:rPr>
        <w:t>要抓监督检查、督促整改，协调推进</w:t>
      </w:r>
      <w:r>
        <w:rPr>
          <w:rFonts w:hint="eastAsia" w:eastAsia="仿宋_GB2312"/>
          <w:sz w:val="32"/>
          <w:szCs w:val="32"/>
          <w:lang w:eastAsia="zh-CN"/>
        </w:rPr>
        <w:t>片区</w:t>
      </w:r>
      <w:r>
        <w:rPr>
          <w:rFonts w:hint="eastAsia" w:eastAsia="仿宋_GB2312"/>
          <w:sz w:val="32"/>
          <w:szCs w:val="32"/>
        </w:rPr>
        <w:t>危险化学品安全专项整治工作。对发现的问题隐患要做好跟踪督促指导，做到“一抓到底、见底清零”；</w:t>
      </w:r>
      <w:r>
        <w:rPr>
          <w:rFonts w:hint="eastAsia" w:ascii="仿宋_GB2312" w:eastAsia="仿宋_GB2312" w:cs="仿宋_GB2312"/>
          <w:sz w:val="32"/>
          <w:szCs w:val="32"/>
        </w:rPr>
        <w:t>对重大隐患要及时提请</w:t>
      </w:r>
      <w:r>
        <w:rPr>
          <w:rFonts w:hint="eastAsia" w:ascii="仿宋_GB2312" w:eastAsia="仿宋_GB2312" w:cs="仿宋_GB2312"/>
          <w:sz w:val="32"/>
          <w:szCs w:val="32"/>
          <w:lang w:eastAsia="zh-CN"/>
        </w:rPr>
        <w:t>片区党委会研究并</w:t>
      </w:r>
      <w:r>
        <w:rPr>
          <w:rFonts w:hint="eastAsia" w:ascii="仿宋_GB2312" w:eastAsia="仿宋_GB2312" w:cs="仿宋_GB2312"/>
          <w:sz w:val="32"/>
          <w:szCs w:val="32"/>
        </w:rPr>
        <w:t>挂牌督办，对发现的违法行为严肃执法。</w:t>
      </w:r>
      <w:r>
        <w:rPr>
          <w:rFonts w:hint="eastAsia" w:eastAsia="仿宋_GB2312"/>
          <w:sz w:val="32"/>
          <w:szCs w:val="32"/>
        </w:rPr>
        <w:t>危险化学品、烟花爆竹和民爆物品企业要切实扛起安全生产主体责任，主要负责人要依法全面履责，深入开展自查自纠，切实将安全责任和整改措施落实落细。</w:t>
      </w:r>
    </w:p>
    <w:p>
      <w:pPr>
        <w:keepNext w:val="0"/>
        <w:keepLines w:val="0"/>
        <w:pageBreakBefore w:val="0"/>
        <w:kinsoku/>
        <w:overflowPunct/>
        <w:topLinePunct w:val="0"/>
        <w:bidi w:val="0"/>
        <w:adjustRightInd w:val="0"/>
        <w:snapToGrid w:val="0"/>
        <w:spacing w:line="600" w:lineRule="exact"/>
        <w:ind w:firstLine="599" w:firstLineChars="200"/>
        <w:rPr>
          <w:rFonts w:hint="eastAsia" w:ascii="Times New Roman" w:hAnsi="Times New Roman" w:eastAsia="仿宋_GB2312"/>
          <w:bCs/>
          <w:spacing w:val="-11"/>
          <w:sz w:val="32"/>
          <w:szCs w:val="32"/>
        </w:rPr>
      </w:pPr>
      <w:r>
        <w:rPr>
          <w:rFonts w:hint="eastAsia" w:ascii="楷体_GB2312" w:eastAsia="楷体_GB2312"/>
          <w:b/>
          <w:bCs w:val="0"/>
          <w:spacing w:val="-11"/>
          <w:sz w:val="32"/>
          <w:szCs w:val="32"/>
        </w:rPr>
        <w:t>（三）强化宣传教育。</w:t>
      </w:r>
      <w:r>
        <w:rPr>
          <w:rFonts w:hint="eastAsia" w:ascii="Times New Roman" w:hAnsi="Times New Roman" w:eastAsia="仿宋_GB2312"/>
          <w:bCs/>
          <w:spacing w:val="-11"/>
          <w:sz w:val="32"/>
          <w:szCs w:val="32"/>
        </w:rPr>
        <w:t>各有关</w:t>
      </w:r>
      <w:r>
        <w:rPr>
          <w:rFonts w:hint="eastAsia" w:ascii="Times New Roman" w:hAnsi="Times New Roman" w:eastAsia="仿宋_GB2312"/>
          <w:bCs/>
          <w:spacing w:val="-11"/>
          <w:sz w:val="32"/>
          <w:szCs w:val="32"/>
          <w:lang w:eastAsia="zh-CN"/>
        </w:rPr>
        <w:t>处室</w:t>
      </w:r>
      <w:r>
        <w:rPr>
          <w:rFonts w:hint="eastAsia" w:ascii="Times New Roman" w:hAnsi="Times New Roman" w:eastAsia="仿宋_GB2312"/>
          <w:bCs/>
          <w:spacing w:val="-11"/>
          <w:sz w:val="32"/>
          <w:szCs w:val="32"/>
        </w:rPr>
        <w:t>要将开展安全生产专项整治三年行动列入宣传工作重点，组织各</w:t>
      </w:r>
      <w:r>
        <w:rPr>
          <w:rFonts w:hint="eastAsia" w:ascii="Times New Roman" w:hAnsi="Times New Roman" w:eastAsia="仿宋_GB2312"/>
          <w:bCs/>
          <w:spacing w:val="-11"/>
          <w:sz w:val="32"/>
          <w:szCs w:val="32"/>
          <w:lang w:eastAsia="zh-CN"/>
        </w:rPr>
        <w:t>类</w:t>
      </w:r>
      <w:r>
        <w:rPr>
          <w:rFonts w:hint="eastAsia" w:ascii="Times New Roman" w:hAnsi="Times New Roman" w:eastAsia="仿宋_GB2312"/>
          <w:bCs/>
          <w:spacing w:val="-11"/>
          <w:sz w:val="32"/>
          <w:szCs w:val="32"/>
        </w:rPr>
        <w:t>媒体开设专栏、形成系列报道；要充分利用微信等新媒体，突出重点、抓住典型、集中宣传；同时广泛动员企业、社区等基层单位采取各种有效形式，加强宣传，形成强大舆论声势。要充分运用正反两方面典型，积极开展教育，以案释法，榜样</w:t>
      </w:r>
      <w:r>
        <w:rPr>
          <w:rFonts w:hint="eastAsia" w:ascii="Times New Roman" w:hAnsi="Times New Roman" w:eastAsia="仿宋_GB2312"/>
          <w:bCs/>
          <w:spacing w:val="-11"/>
          <w:sz w:val="32"/>
          <w:szCs w:val="32"/>
          <w:lang w:eastAsia="zh-CN"/>
        </w:rPr>
        <w:t>引</w:t>
      </w:r>
      <w:r>
        <w:rPr>
          <w:rFonts w:hint="eastAsia" w:ascii="Times New Roman" w:hAnsi="Times New Roman" w:eastAsia="仿宋_GB2312"/>
          <w:bCs/>
          <w:spacing w:val="-11"/>
          <w:sz w:val="32"/>
          <w:szCs w:val="32"/>
        </w:rPr>
        <w:t>领。要畅通各类举报投诉渠道，开设曝光平台，</w:t>
      </w:r>
      <w:r>
        <w:rPr>
          <w:rFonts w:hint="eastAsia" w:ascii="Times New Roman" w:hAnsi="Times New Roman" w:eastAsia="仿宋_GB2312"/>
          <w:spacing w:val="-11"/>
          <w:sz w:val="32"/>
          <w:szCs w:val="32"/>
        </w:rPr>
        <w:t>鼓励和引导广大群众特别是企业职工举报重大隐患和违法违规行为，形成全社会参与支持、群防群治的良好局面</w:t>
      </w:r>
      <w:r>
        <w:rPr>
          <w:rFonts w:hint="eastAsia" w:ascii="Times New Roman" w:hAnsi="Times New Roman" w:eastAsia="仿宋_GB2312"/>
          <w:bCs/>
          <w:spacing w:val="-11"/>
          <w:sz w:val="32"/>
          <w:szCs w:val="32"/>
        </w:rPr>
        <w:t>。</w:t>
      </w:r>
    </w:p>
    <w:p>
      <w:pPr>
        <w:pStyle w:val="2"/>
        <w:keepNext w:val="0"/>
        <w:keepLines w:val="0"/>
        <w:pageBreakBefore w:val="0"/>
        <w:kinsoku/>
        <w:overflowPunct/>
        <w:topLinePunct w:val="0"/>
        <w:bidi w:val="0"/>
        <w:spacing w:after="0" w:line="600" w:lineRule="exact"/>
        <w:rPr>
          <w:rFonts w:hint="eastAsia" w:ascii="Times New Roman" w:hAnsi="Times New Roman" w:eastAsia="仿宋_GB2312"/>
          <w:bCs/>
          <w:spacing w:val="-11"/>
          <w:sz w:val="32"/>
          <w:szCs w:val="32"/>
        </w:rPr>
      </w:pPr>
    </w:p>
    <w:p>
      <w:pPr>
        <w:pStyle w:val="2"/>
        <w:keepNext w:val="0"/>
        <w:keepLines w:val="0"/>
        <w:pageBreakBefore w:val="0"/>
        <w:kinsoku/>
        <w:overflowPunct/>
        <w:topLinePunct w:val="0"/>
        <w:bidi w:val="0"/>
        <w:spacing w:after="0" w:line="600" w:lineRule="exact"/>
        <w:rPr>
          <w:rFonts w:hint="eastAsia" w:ascii="Times New Roman" w:hAnsi="Times New Roman" w:eastAsia="仿宋_GB2312"/>
          <w:bCs/>
          <w:spacing w:val="-11"/>
          <w:sz w:val="32"/>
          <w:szCs w:val="32"/>
        </w:rPr>
      </w:pPr>
    </w:p>
    <w:p>
      <w:pPr>
        <w:pStyle w:val="2"/>
        <w:keepNext w:val="0"/>
        <w:keepLines w:val="0"/>
        <w:pageBreakBefore w:val="0"/>
        <w:kinsoku/>
        <w:overflowPunct/>
        <w:topLinePunct w:val="0"/>
        <w:bidi w:val="0"/>
        <w:spacing w:after="0" w:line="600" w:lineRule="exact"/>
        <w:rPr>
          <w:rFonts w:hint="eastAsia" w:ascii="Times New Roman" w:hAnsi="Times New Roman" w:eastAsia="仿宋_GB2312"/>
          <w:bCs/>
          <w:spacing w:val="-11"/>
          <w:sz w:val="32"/>
          <w:szCs w:val="32"/>
        </w:rPr>
      </w:pPr>
    </w:p>
    <w:p>
      <w:pPr>
        <w:keepNext w:val="0"/>
        <w:keepLines w:val="0"/>
        <w:pageBreakBefore w:val="0"/>
        <w:kinsoku/>
        <w:overflowPunct/>
        <w:topLinePunct w:val="0"/>
        <w:bidi w:val="0"/>
        <w:spacing w:line="600" w:lineRule="exact"/>
        <w:rPr>
          <w:rFonts w:hint="eastAsia" w:ascii="黑体" w:eastAsia="黑体" w:cs="仿宋_GB2312"/>
          <w:sz w:val="32"/>
          <w:szCs w:val="32"/>
          <w:lang w:val="en-US" w:eastAsia="zh-CN"/>
        </w:rPr>
      </w:pPr>
      <w:r>
        <w:rPr>
          <w:rFonts w:hint="eastAsia" w:ascii="黑体" w:eastAsia="黑体" w:cs="仿宋_GB2312"/>
          <w:sz w:val="32"/>
          <w:szCs w:val="32"/>
        </w:rPr>
        <w:t>附件</w:t>
      </w:r>
      <w:r>
        <w:rPr>
          <w:rFonts w:hint="eastAsia" w:ascii="黑体" w:eastAsia="黑体" w:cs="仿宋_GB2312"/>
          <w:sz w:val="32"/>
          <w:szCs w:val="32"/>
          <w:lang w:val="en-US" w:eastAsia="zh-CN"/>
        </w:rPr>
        <w:t>4</w:t>
      </w: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jc w:val="center"/>
        <w:rPr>
          <w:rFonts w:ascii="方正小标宋简体" w:eastAsia="方正小标宋简体" w:cs="方正小标宋简体"/>
          <w:sz w:val="44"/>
          <w:szCs w:val="44"/>
        </w:rPr>
      </w:pPr>
      <w:r>
        <w:rPr>
          <w:rFonts w:hint="eastAsia" w:ascii="方正小标宋简体" w:eastAsia="方正小标宋简体" w:cs="方正小标宋简体"/>
          <w:sz w:val="44"/>
          <w:szCs w:val="44"/>
        </w:rPr>
        <w:t>非煤矿山安全</w:t>
      </w:r>
      <w:bookmarkStart w:id="0" w:name="_Toc35281766"/>
      <w:r>
        <w:rPr>
          <w:rFonts w:hint="eastAsia" w:ascii="方正小标宋简体" w:eastAsia="方正小标宋简体" w:cs="方正小标宋简体"/>
          <w:sz w:val="44"/>
          <w:szCs w:val="44"/>
        </w:rPr>
        <w:t>整治三年行动</w:t>
      </w:r>
      <w:bookmarkStart w:id="1" w:name="_Toc35436594"/>
      <w:r>
        <w:rPr>
          <w:rFonts w:hint="eastAsia" w:ascii="方正小标宋简体" w:eastAsia="方正小标宋简体" w:cs="方正小标宋简体"/>
          <w:sz w:val="44"/>
          <w:szCs w:val="44"/>
        </w:rPr>
        <w:t>专项实施方案</w:t>
      </w:r>
      <w:bookmarkEnd w:id="0"/>
      <w:bookmarkEnd w:id="1"/>
    </w:p>
    <w:p>
      <w:pPr>
        <w:keepNext w:val="0"/>
        <w:keepLines w:val="0"/>
        <w:pageBreakBefore w:val="0"/>
        <w:kinsoku/>
        <w:overflowPunct/>
        <w:topLinePunct w:val="0"/>
        <w:bidi w:val="0"/>
        <w:spacing w:line="600" w:lineRule="exact"/>
        <w:rPr>
          <w:rFonts w:ascii="仿宋" w:eastAsia="仿宋"/>
        </w:rPr>
      </w:pP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为加强非煤矿山（含尾矿库）安全专项整治，根据《全</w:t>
      </w:r>
      <w:r>
        <w:rPr>
          <w:rFonts w:hint="eastAsia" w:ascii="仿宋_GB2312" w:eastAsia="仿宋_GB2312" w:cs="仿宋_GB2312"/>
          <w:sz w:val="32"/>
          <w:szCs w:val="32"/>
          <w:lang w:eastAsia="zh-CN"/>
        </w:rPr>
        <w:t>区</w:t>
      </w:r>
      <w:r>
        <w:rPr>
          <w:rFonts w:hint="eastAsia" w:ascii="仿宋_GB2312" w:eastAsia="仿宋_GB2312" w:cs="仿宋_GB2312"/>
          <w:sz w:val="32"/>
          <w:szCs w:val="32"/>
        </w:rPr>
        <w:t>安全生产专项整治三年行动实施方案》《</w:t>
      </w:r>
      <w:r>
        <w:rPr>
          <w:rFonts w:hint="eastAsia" w:ascii="仿宋_GB2312" w:eastAsia="仿宋_GB2312" w:cs="仿宋_GB2312"/>
          <w:sz w:val="32"/>
          <w:szCs w:val="32"/>
          <w:lang w:eastAsia="zh-CN"/>
        </w:rPr>
        <w:t>君山片区</w:t>
      </w:r>
      <w:r>
        <w:rPr>
          <w:rFonts w:hint="eastAsia" w:ascii="仿宋_GB2312" w:eastAsia="仿宋_GB2312" w:cs="仿宋_GB2312"/>
          <w:sz w:val="32"/>
          <w:szCs w:val="32"/>
        </w:rPr>
        <w:t>安全生产专项整治三年行动实施方案》《</w:t>
      </w:r>
      <w:r>
        <w:rPr>
          <w:rFonts w:hint="eastAsia" w:ascii="仿宋_GB2312" w:eastAsia="仿宋_GB2312" w:cs="仿宋_GB2312"/>
          <w:sz w:val="32"/>
          <w:szCs w:val="32"/>
          <w:lang w:eastAsia="zh-CN"/>
        </w:rPr>
        <w:t>君山片区</w:t>
      </w:r>
      <w:r>
        <w:rPr>
          <w:rFonts w:hint="eastAsia" w:ascii="仿宋_GB2312" w:eastAsia="仿宋_GB2312" w:cs="仿宋_GB2312"/>
          <w:sz w:val="32"/>
          <w:szCs w:val="32"/>
        </w:rPr>
        <w:t>安全隐患大排查大整治工作方案》，制定本实施方案。</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一、整治目标</w:t>
      </w:r>
    </w:p>
    <w:p>
      <w:pPr>
        <w:keepNext w:val="0"/>
        <w:keepLines w:val="0"/>
        <w:pageBreakBefore w:val="0"/>
        <w:kinsoku/>
        <w:overflowPunct/>
        <w:topLinePunct w:val="0"/>
        <w:bidi w:val="0"/>
        <w:spacing w:line="600" w:lineRule="exact"/>
        <w:ind w:firstLine="640" w:firstLineChars="200"/>
        <w:rPr>
          <w:rFonts w:hint="eastAsia" w:ascii="仿宋_GB2312" w:eastAsia="仿宋_GB2312" w:cs="仿宋_GB2312"/>
          <w:sz w:val="32"/>
          <w:szCs w:val="32"/>
          <w:lang w:val="en-US" w:eastAsia="zh-CN"/>
        </w:rPr>
      </w:pPr>
      <w:r>
        <w:rPr>
          <w:rFonts w:hint="eastAsia" w:ascii="仿宋_GB2312" w:eastAsia="仿宋_GB2312" w:cs="仿宋_GB2312"/>
          <w:sz w:val="32"/>
          <w:szCs w:val="32"/>
        </w:rPr>
        <w:t>通过三年整治行动，完善和落实重在从根本上消除非煤矿山事故隐患的责任链条、制度成果、管理办法、重点工程、工作机制，扎实推进安全生产治理体系和治理能力现代化。</w:t>
      </w:r>
      <w:r>
        <w:rPr>
          <w:rFonts w:hint="eastAsia" w:ascii="仿宋_GB2312" w:eastAsia="仿宋_GB2312" w:cs="仿宋_GB2312"/>
          <w:sz w:val="32"/>
          <w:szCs w:val="32"/>
          <w:lang w:val="en-US" w:eastAsia="zh-CN"/>
        </w:rPr>
        <w:t xml:space="preserve"> </w:t>
      </w:r>
    </w:p>
    <w:p>
      <w:pPr>
        <w:keepNext w:val="0"/>
        <w:keepLines w:val="0"/>
        <w:pageBreakBefore w:val="0"/>
        <w:kinsoku/>
        <w:overflowPunct/>
        <w:topLinePunct w:val="0"/>
        <w:bidi w:val="0"/>
        <w:spacing w:line="600" w:lineRule="exact"/>
        <w:ind w:firstLine="640" w:firstLineChars="200"/>
        <w:rPr>
          <w:rFonts w:ascii="仿宋" w:eastAsia="仿宋"/>
          <w:sz w:val="32"/>
          <w:szCs w:val="32"/>
        </w:rPr>
      </w:pPr>
      <w:r>
        <w:rPr>
          <w:rFonts w:hint="eastAsia" w:ascii="黑体" w:eastAsia="黑体" w:cs="黑体"/>
          <w:sz w:val="32"/>
          <w:szCs w:val="32"/>
        </w:rPr>
        <w:t>二、主要任务</w:t>
      </w:r>
    </w:p>
    <w:p>
      <w:pPr>
        <w:keepNext w:val="0"/>
        <w:keepLines w:val="0"/>
        <w:pageBreakBefore w:val="0"/>
        <w:kinsoku/>
        <w:overflowPunct/>
        <w:topLinePunct w:val="0"/>
        <w:bidi w:val="0"/>
        <w:spacing w:line="600" w:lineRule="exact"/>
        <w:ind w:firstLine="643" w:firstLineChars="200"/>
        <w:rPr>
          <w:rFonts w:ascii="楷体_GB2312" w:eastAsia="楷体_GB2312" w:cs="楷体_GB2312"/>
          <w:b/>
          <w:bCs w:val="0"/>
          <w:sz w:val="32"/>
          <w:szCs w:val="32"/>
        </w:rPr>
      </w:pPr>
      <w:r>
        <w:rPr>
          <w:rFonts w:hint="eastAsia" w:ascii="楷体_GB2312" w:eastAsia="楷体_GB2312" w:cs="楷体_GB2312"/>
          <w:b/>
          <w:bCs w:val="0"/>
          <w:sz w:val="32"/>
          <w:szCs w:val="32"/>
        </w:rPr>
        <w:t>（一）落实法律法规规章和标准</w:t>
      </w:r>
    </w:p>
    <w:p>
      <w:pPr>
        <w:keepNext w:val="0"/>
        <w:keepLines w:val="0"/>
        <w:pageBreakBefore w:val="0"/>
        <w:kinsoku/>
        <w:overflowPunct/>
        <w:topLinePunct w:val="0"/>
        <w:bidi w:val="0"/>
        <w:spacing w:line="600" w:lineRule="exact"/>
        <w:ind w:firstLine="632" w:firstLineChars="200"/>
        <w:rPr>
          <w:rFonts w:ascii="仿宋_GB2312" w:eastAsia="仿宋_GB2312" w:cs="仿宋_GB2312"/>
          <w:spacing w:val="-2"/>
          <w:sz w:val="32"/>
          <w:szCs w:val="32"/>
        </w:rPr>
      </w:pPr>
      <w:r>
        <w:rPr>
          <w:rFonts w:hint="eastAsia" w:ascii="仿宋_GB2312" w:eastAsia="仿宋_GB2312" w:cs="仿宋_GB2312"/>
          <w:spacing w:val="-2"/>
          <w:sz w:val="32"/>
          <w:szCs w:val="32"/>
        </w:rPr>
        <w:t>全面贯彻《矿山安全法》《非煤矿山企业安全生产许可证实施办法》《非煤矿山外包工程安全管理暂行办法》《尾矿库安全监督管理规定》《小型露天采石场安全管理与监督检查规定》等法律法规规章，全面落实《金属非金属矿山安全规程》《尾矿库安全规程》等安全生产标准，不断完善非煤矿山生产安全监督管理办法。</w:t>
      </w:r>
    </w:p>
    <w:p>
      <w:pPr>
        <w:keepNext w:val="0"/>
        <w:keepLines w:val="0"/>
        <w:pageBreakBefore w:val="0"/>
        <w:kinsoku/>
        <w:overflowPunct/>
        <w:topLinePunct w:val="0"/>
        <w:bidi w:val="0"/>
        <w:spacing w:line="600" w:lineRule="exact"/>
        <w:ind w:firstLine="643" w:firstLineChars="200"/>
        <w:rPr>
          <w:rFonts w:ascii="楷体_GB2312" w:eastAsia="楷体_GB2312" w:cs="楷体_GB2312"/>
          <w:b/>
          <w:bCs w:val="0"/>
          <w:sz w:val="32"/>
          <w:szCs w:val="32"/>
        </w:rPr>
      </w:pPr>
      <w:r>
        <w:rPr>
          <w:rFonts w:hint="eastAsia" w:ascii="楷体_GB2312" w:eastAsia="楷体_GB2312" w:cs="楷体_GB2312"/>
          <w:b/>
          <w:bCs w:val="0"/>
          <w:sz w:val="32"/>
          <w:szCs w:val="32"/>
        </w:rPr>
        <w:t>（</w:t>
      </w:r>
      <w:r>
        <w:rPr>
          <w:rFonts w:hint="eastAsia" w:ascii="楷体_GB2312" w:eastAsia="楷体_GB2312" w:cs="楷体_GB2312"/>
          <w:b/>
          <w:bCs w:val="0"/>
          <w:sz w:val="32"/>
          <w:szCs w:val="32"/>
          <w:lang w:eastAsia="zh-CN"/>
        </w:rPr>
        <w:t>二</w:t>
      </w:r>
      <w:r>
        <w:rPr>
          <w:rFonts w:hint="eastAsia" w:ascii="楷体_GB2312" w:eastAsia="楷体_GB2312" w:cs="楷体_GB2312"/>
          <w:b/>
          <w:bCs w:val="0"/>
          <w:sz w:val="32"/>
          <w:szCs w:val="32"/>
        </w:rPr>
        <w:t>）大力提升安全生产保障能力和水平</w:t>
      </w:r>
    </w:p>
    <w:p>
      <w:pPr>
        <w:keepNext w:val="0"/>
        <w:keepLines w:val="0"/>
        <w:pageBreakBefore w:val="0"/>
        <w:kinsoku/>
        <w:overflowPunct/>
        <w:topLinePunct w:val="0"/>
        <w:bidi w:val="0"/>
        <w:spacing w:line="600" w:lineRule="exact"/>
        <w:ind w:firstLine="643" w:firstLineChars="200"/>
        <w:rPr>
          <w:rFonts w:hint="eastAsia" w:ascii="仿宋_GB2312" w:eastAsia="仿宋_GB2312" w:cs="仿宋_GB2312"/>
          <w:sz w:val="32"/>
          <w:szCs w:val="32"/>
        </w:rPr>
      </w:pPr>
      <w:r>
        <w:rPr>
          <w:rFonts w:ascii="仿宋_GB2312" w:eastAsia="仿宋_GB2312" w:cs="仿宋_GB2312"/>
          <w:b/>
          <w:sz w:val="32"/>
          <w:szCs w:val="32"/>
        </w:rPr>
        <w:t>1.</w:t>
      </w:r>
      <w:r>
        <w:rPr>
          <w:rFonts w:hint="eastAsia" w:ascii="仿宋_GB2312" w:eastAsia="仿宋_GB2312" w:cs="仿宋_GB2312"/>
          <w:b/>
          <w:sz w:val="32"/>
          <w:szCs w:val="32"/>
        </w:rPr>
        <w:t>严格落实企业安全生产主体责任。</w:t>
      </w:r>
      <w:r>
        <w:rPr>
          <w:rFonts w:hint="eastAsia" w:ascii="仿宋_GB2312" w:eastAsia="仿宋_GB2312" w:cs="仿宋_GB2312"/>
          <w:sz w:val="32"/>
          <w:szCs w:val="32"/>
        </w:rPr>
        <w:t>健全完善非煤矿山企业全员安全生产责任制，</w:t>
      </w:r>
      <w:r>
        <w:rPr>
          <w:rFonts w:hint="eastAsia" w:ascii="仿宋_GB2312" w:eastAsia="仿宋_GB2312" w:cs="仿宋_GB2312"/>
          <w:sz w:val="32"/>
          <w:szCs w:val="32"/>
          <w:lang w:eastAsia="zh-CN"/>
        </w:rPr>
        <w:t>督促</w:t>
      </w:r>
      <w:r>
        <w:rPr>
          <w:rFonts w:hint="eastAsia" w:ascii="仿宋_GB2312" w:eastAsia="仿宋_GB2312" w:cs="仿宋_GB2312"/>
          <w:sz w:val="32"/>
          <w:szCs w:val="32"/>
        </w:rPr>
        <w:t>金属非金属矿山、尾矿库等企业制定企业法定代表人、实际控制人、分管负责人、国有企业党组织负责人、班子其他成员、安全管理人员、现场作业人员安全生产责任清单，建立层层负责、人人有责、各负其责的安全生产工作体系。</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仿宋_GB2312" w:eastAsia="仿宋_GB2312" w:cs="仿宋_GB2312"/>
          <w:b/>
          <w:sz w:val="32"/>
          <w:szCs w:val="32"/>
          <w:lang w:val="en-US" w:eastAsia="zh-CN"/>
        </w:rPr>
        <w:t>2</w:t>
      </w:r>
      <w:r>
        <w:rPr>
          <w:rFonts w:ascii="仿宋_GB2312" w:eastAsia="仿宋_GB2312" w:cs="仿宋_GB2312"/>
          <w:b/>
          <w:sz w:val="32"/>
          <w:szCs w:val="32"/>
        </w:rPr>
        <w:t>.</w:t>
      </w:r>
      <w:r>
        <w:rPr>
          <w:rFonts w:hint="eastAsia" w:ascii="仿宋_GB2312" w:eastAsia="仿宋_GB2312" w:cs="仿宋_GB2312"/>
          <w:b/>
          <w:sz w:val="32"/>
          <w:szCs w:val="32"/>
        </w:rPr>
        <w:t>改进安全生产标准化工作机制。</w:t>
      </w:r>
      <w:r>
        <w:rPr>
          <w:rFonts w:hint="eastAsia" w:ascii="仿宋_GB2312" w:eastAsia="仿宋_GB2312" w:cs="仿宋_GB2312"/>
          <w:b w:val="0"/>
          <w:bCs/>
          <w:sz w:val="32"/>
          <w:szCs w:val="32"/>
          <w:lang w:eastAsia="zh-CN"/>
        </w:rPr>
        <w:t>督促</w:t>
      </w:r>
      <w:r>
        <w:rPr>
          <w:rFonts w:hint="eastAsia" w:ascii="仿宋_GB2312" w:eastAsia="仿宋_GB2312" w:cs="仿宋_GB2312"/>
          <w:sz w:val="32"/>
          <w:szCs w:val="32"/>
        </w:rPr>
        <w:t>非煤矿山企业按照国家安全生产标准化建设工作要求，结合风险分级管控和隐患排查治理双重预防机制建设，自主开展安全生产标准化创建，增强安全生产标准化建设的规范性、科学性和实效性。实施分级分类管理。鼓励企业加强安全生产基础建设，健全标准化达标体系，促进实效运行和达标升级，提高企业安全管理水平。</w:t>
      </w:r>
    </w:p>
    <w:p>
      <w:pPr>
        <w:keepNext w:val="0"/>
        <w:keepLines w:val="0"/>
        <w:pageBreakBefore w:val="0"/>
        <w:kinsoku/>
        <w:overflowPunct/>
        <w:topLinePunct w:val="0"/>
        <w:bidi w:val="0"/>
        <w:spacing w:line="600" w:lineRule="exact"/>
        <w:ind w:firstLine="643" w:firstLineChars="200"/>
        <w:outlineLvl w:val="0"/>
        <w:rPr>
          <w:rFonts w:ascii="楷体_GB2312" w:eastAsia="楷体_GB2312" w:cs="楷体_GB2312"/>
          <w:b/>
          <w:bCs w:val="0"/>
          <w:sz w:val="32"/>
          <w:szCs w:val="32"/>
        </w:rPr>
      </w:pPr>
      <w:r>
        <w:rPr>
          <w:rFonts w:hint="eastAsia" w:ascii="楷体_GB2312" w:eastAsia="楷体_GB2312" w:cs="楷体_GB2312"/>
          <w:b/>
          <w:bCs w:val="0"/>
          <w:sz w:val="32"/>
          <w:szCs w:val="32"/>
        </w:rPr>
        <w:t>（</w:t>
      </w:r>
      <w:r>
        <w:rPr>
          <w:rFonts w:hint="eastAsia" w:ascii="楷体_GB2312" w:eastAsia="楷体_GB2312" w:cs="楷体_GB2312"/>
          <w:b/>
          <w:bCs w:val="0"/>
          <w:sz w:val="32"/>
          <w:szCs w:val="32"/>
          <w:lang w:eastAsia="zh-CN"/>
        </w:rPr>
        <w:t>三</w:t>
      </w:r>
      <w:r>
        <w:rPr>
          <w:rFonts w:hint="eastAsia" w:ascii="楷体_GB2312" w:eastAsia="楷体_GB2312" w:cs="楷体_GB2312"/>
          <w:b/>
          <w:bCs w:val="0"/>
          <w:sz w:val="32"/>
          <w:szCs w:val="32"/>
        </w:rPr>
        <w:t>）严密管控重大安全风险</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b w:val="0"/>
          <w:bCs/>
          <w:sz w:val="32"/>
          <w:szCs w:val="32"/>
        </w:rPr>
        <w:t>严密管控露天矿山重大安全风险</w:t>
      </w:r>
      <w:r>
        <w:rPr>
          <w:rFonts w:hint="eastAsia" w:ascii="仿宋_GB2312" w:eastAsia="仿宋_GB2312" w:cs="仿宋_GB2312"/>
          <w:b w:val="0"/>
          <w:bCs/>
          <w:sz w:val="32"/>
          <w:szCs w:val="32"/>
          <w:lang w:eastAsia="zh-CN"/>
        </w:rPr>
        <w:t>，</w:t>
      </w:r>
      <w:r>
        <w:rPr>
          <w:rFonts w:hint="eastAsia" w:ascii="仿宋_GB2312" w:eastAsia="仿宋_GB2312" w:cs="仿宋_GB2312"/>
          <w:bCs/>
          <w:sz w:val="32"/>
          <w:szCs w:val="32"/>
        </w:rPr>
        <w:t>强化设计边坡高度超过</w:t>
      </w:r>
      <w:r>
        <w:rPr>
          <w:rFonts w:ascii="仿宋_GB2312" w:eastAsia="仿宋_GB2312" w:cs="仿宋_GB2312"/>
          <w:bCs/>
          <w:sz w:val="32"/>
          <w:szCs w:val="32"/>
        </w:rPr>
        <w:t>200</w:t>
      </w:r>
      <w:r>
        <w:rPr>
          <w:rFonts w:hint="eastAsia" w:ascii="仿宋_GB2312" w:eastAsia="仿宋_GB2312" w:cs="仿宋_GB2312"/>
          <w:bCs/>
          <w:sz w:val="32"/>
          <w:szCs w:val="32"/>
        </w:rPr>
        <w:t>米和设计堆置高度大于</w:t>
      </w:r>
      <w:r>
        <w:rPr>
          <w:rFonts w:ascii="仿宋_GB2312" w:eastAsia="仿宋_GB2312" w:cs="仿宋_GB2312"/>
          <w:bCs/>
          <w:sz w:val="32"/>
          <w:szCs w:val="32"/>
        </w:rPr>
        <w:t>200</w:t>
      </w:r>
      <w:r>
        <w:rPr>
          <w:rFonts w:hint="eastAsia" w:ascii="仿宋_GB2312" w:eastAsia="仿宋_GB2312" w:cs="仿宋_GB2312"/>
          <w:bCs/>
          <w:sz w:val="32"/>
          <w:szCs w:val="32"/>
        </w:rPr>
        <w:t>米的排土场风险监测管控，凡不符合《金属非金属露天矿山高陡边坡安全监测技术规范》要求的，应及时制定整改方案，于</w:t>
      </w:r>
      <w:r>
        <w:rPr>
          <w:rFonts w:ascii="仿宋_GB2312" w:eastAsia="仿宋_GB2312" w:cs="仿宋_GB2312"/>
          <w:bCs/>
          <w:sz w:val="32"/>
          <w:szCs w:val="32"/>
        </w:rPr>
        <w:t>2022</w:t>
      </w:r>
      <w:r>
        <w:rPr>
          <w:rFonts w:hint="eastAsia" w:ascii="仿宋_GB2312" w:eastAsia="仿宋_GB2312" w:cs="仿宋_GB2312"/>
          <w:bCs/>
          <w:sz w:val="32"/>
          <w:szCs w:val="32"/>
        </w:rPr>
        <w:t>年底前完成。</w:t>
      </w:r>
    </w:p>
    <w:p>
      <w:pPr>
        <w:keepNext w:val="0"/>
        <w:keepLines w:val="0"/>
        <w:pageBreakBefore w:val="0"/>
        <w:kinsoku/>
        <w:overflowPunct/>
        <w:topLinePunct w:val="0"/>
        <w:bidi w:val="0"/>
        <w:spacing w:line="600" w:lineRule="exact"/>
        <w:ind w:firstLine="643" w:firstLineChars="200"/>
        <w:outlineLvl w:val="0"/>
        <w:rPr>
          <w:rFonts w:ascii="楷体_GB2312" w:eastAsia="楷体_GB2312" w:cs="楷体_GB2312"/>
          <w:b/>
          <w:bCs w:val="0"/>
          <w:sz w:val="32"/>
          <w:szCs w:val="32"/>
        </w:rPr>
      </w:pPr>
      <w:r>
        <w:rPr>
          <w:rFonts w:hint="eastAsia" w:ascii="楷体_GB2312" w:eastAsia="楷体_GB2312" w:cs="楷体_GB2312"/>
          <w:b/>
          <w:bCs w:val="0"/>
          <w:sz w:val="32"/>
          <w:szCs w:val="32"/>
        </w:rPr>
        <w:t>（</w:t>
      </w:r>
      <w:r>
        <w:rPr>
          <w:rFonts w:hint="eastAsia" w:ascii="楷体_GB2312" w:eastAsia="楷体_GB2312" w:cs="楷体_GB2312"/>
          <w:b/>
          <w:bCs w:val="0"/>
          <w:sz w:val="32"/>
          <w:szCs w:val="32"/>
          <w:lang w:eastAsia="zh-CN"/>
        </w:rPr>
        <w:t>四</w:t>
      </w:r>
      <w:r>
        <w:rPr>
          <w:rFonts w:hint="eastAsia" w:ascii="楷体_GB2312" w:eastAsia="楷体_GB2312" w:cs="楷体_GB2312"/>
          <w:b/>
          <w:bCs w:val="0"/>
          <w:sz w:val="32"/>
          <w:szCs w:val="32"/>
        </w:rPr>
        <w:t>）严厉打击违法违规行为</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将打击非煤矿山安全生产违法违规行为工作贯穿安全生产专项整治三年行动全过程，同步推进实施。重点打击整治以下突出问题和违法违规行为：</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1.</w:t>
      </w:r>
      <w:r>
        <w:rPr>
          <w:rFonts w:hint="eastAsia" w:ascii="仿宋_GB2312" w:eastAsia="仿宋_GB2312" w:cs="仿宋_GB2312"/>
          <w:sz w:val="32"/>
          <w:szCs w:val="32"/>
        </w:rPr>
        <w:t>整合后的矿山管理不规范，纳入整合的生产系统仍然“各自为政”。</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2.</w:t>
      </w:r>
      <w:r>
        <w:rPr>
          <w:rFonts w:hint="eastAsia" w:ascii="仿宋_GB2312" w:eastAsia="仿宋_GB2312" w:cs="仿宋_GB2312"/>
          <w:sz w:val="32"/>
          <w:szCs w:val="32"/>
        </w:rPr>
        <w:t>建设项目安全设施“三同时”制度履行不严格，安全生产许可证有效期满未办理延期手续。</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3.</w:t>
      </w:r>
      <w:r>
        <w:rPr>
          <w:rFonts w:hint="eastAsia" w:ascii="仿宋_GB2312" w:eastAsia="仿宋_GB2312" w:cs="仿宋_GB2312"/>
          <w:sz w:val="32"/>
          <w:szCs w:val="32"/>
        </w:rPr>
        <w:t>安全生产责任制及安全管理制度不健全或者照抄照搬，安全管理人员配备不到位。</w:t>
      </w:r>
    </w:p>
    <w:p>
      <w:pPr>
        <w:keepNext w:val="0"/>
        <w:keepLines w:val="0"/>
        <w:pageBreakBefore w:val="0"/>
        <w:kinsoku/>
        <w:overflowPunct/>
        <w:topLinePunct w:val="0"/>
        <w:bidi w:val="0"/>
        <w:spacing w:line="600" w:lineRule="exact"/>
        <w:ind w:firstLine="632" w:firstLineChars="200"/>
        <w:rPr>
          <w:rFonts w:ascii="仿宋_GB2312" w:eastAsia="仿宋_GB2312" w:cs="仿宋_GB2312"/>
          <w:spacing w:val="-2"/>
          <w:sz w:val="32"/>
          <w:szCs w:val="32"/>
        </w:rPr>
      </w:pPr>
      <w:r>
        <w:rPr>
          <w:rFonts w:ascii="仿宋_GB2312" w:eastAsia="仿宋_GB2312" w:cs="仿宋_GB2312"/>
          <w:spacing w:val="-2"/>
          <w:sz w:val="32"/>
          <w:szCs w:val="32"/>
        </w:rPr>
        <w:t>4.</w:t>
      </w:r>
      <w:r>
        <w:rPr>
          <w:rFonts w:hint="eastAsia" w:ascii="仿宋_GB2312" w:eastAsia="仿宋_GB2312" w:cs="仿宋_GB2312"/>
          <w:spacing w:val="-2"/>
          <w:sz w:val="32"/>
          <w:szCs w:val="32"/>
        </w:rPr>
        <w:t>主要负责人和安全管理人员未经考核合格，特种作业人员未持证上岗，其他作业人员未按规定进行安全教育培训。</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5.</w:t>
      </w:r>
      <w:r>
        <w:rPr>
          <w:rFonts w:hint="eastAsia" w:ascii="仿宋_GB2312" w:eastAsia="仿宋_GB2312" w:cs="仿宋_GB2312"/>
          <w:sz w:val="32"/>
          <w:szCs w:val="32"/>
        </w:rPr>
        <w:t>未开展安全风险辨识评估或安全风险辨识评估不全面，安全风险管控责任不明确、措施不合理、落实不到位。</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6.</w:t>
      </w:r>
      <w:r>
        <w:rPr>
          <w:rFonts w:hint="eastAsia" w:ascii="仿宋_GB2312" w:eastAsia="仿宋_GB2312" w:cs="仿宋_GB2312"/>
          <w:sz w:val="32"/>
          <w:szCs w:val="32"/>
        </w:rPr>
        <w:t>不按批准的安全设施设计建设、生产，未及时填绘图纸，现状图与实际严重不符。</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7.</w:t>
      </w:r>
      <w:r>
        <w:rPr>
          <w:rFonts w:hint="eastAsia" w:ascii="仿宋_GB2312" w:eastAsia="仿宋_GB2312" w:cs="仿宋_GB2312"/>
          <w:sz w:val="32"/>
          <w:szCs w:val="32"/>
        </w:rPr>
        <w:t>使用国家明令禁止使用的设备及工艺，涉及人身安全、危险性较大的设备设施未按照相关规定进行检测检验。</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8.</w:t>
      </w:r>
      <w:r>
        <w:rPr>
          <w:rFonts w:hint="eastAsia" w:ascii="仿宋_GB2312" w:eastAsia="仿宋_GB2312" w:cs="仿宋_GB2312"/>
          <w:sz w:val="32"/>
          <w:szCs w:val="32"/>
        </w:rPr>
        <w:t>外包工程安全管理不规范，以包代管。</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9.</w:t>
      </w:r>
      <w:r>
        <w:rPr>
          <w:rFonts w:hint="eastAsia" w:ascii="仿宋_GB2312" w:eastAsia="仿宋_GB2312" w:cs="仿宋_GB2312"/>
          <w:sz w:val="32"/>
          <w:szCs w:val="32"/>
        </w:rPr>
        <w:t>应急预案体系不完善，缺少专项应急预案或现场处置方案，未按规定组织开展应急演练。</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ascii="仿宋_GB2312" w:eastAsia="仿宋_GB2312" w:cs="仿宋_GB2312"/>
          <w:sz w:val="32"/>
          <w:szCs w:val="32"/>
        </w:rPr>
        <w:t>10.</w:t>
      </w:r>
      <w:r>
        <w:rPr>
          <w:rFonts w:hint="eastAsia" w:ascii="仿宋_GB2312" w:eastAsia="仿宋_GB2312" w:cs="仿宋_GB2312"/>
          <w:sz w:val="32"/>
          <w:szCs w:val="32"/>
        </w:rPr>
        <w:t>《金属非金属矿山重大生产安全事故隐患判定标准（试行）》中规定的重大安全隐患。</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三、时间安排</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从</w:t>
      </w:r>
      <w:r>
        <w:rPr>
          <w:rFonts w:ascii="仿宋_GB2312" w:eastAsia="仿宋_GB2312" w:cs="仿宋_GB2312"/>
          <w:sz w:val="32"/>
          <w:szCs w:val="32"/>
        </w:rPr>
        <w:t>2020</w:t>
      </w:r>
      <w:r>
        <w:rPr>
          <w:rFonts w:hint="eastAsia" w:ascii="仿宋_GB2312" w:eastAsia="仿宋_GB2312" w:cs="仿宋_GB2312"/>
          <w:sz w:val="32"/>
          <w:szCs w:val="32"/>
        </w:rPr>
        <w:t>年至</w:t>
      </w:r>
      <w:r>
        <w:rPr>
          <w:rFonts w:ascii="仿宋_GB2312" w:eastAsia="仿宋_GB2312" w:cs="仿宋_GB2312"/>
          <w:sz w:val="32"/>
          <w:szCs w:val="32"/>
        </w:rPr>
        <w:t>2022</w:t>
      </w:r>
      <w:r>
        <w:rPr>
          <w:rFonts w:hint="eastAsia" w:ascii="仿宋_GB2312" w:eastAsia="仿宋_GB2312" w:cs="仿宋_GB2312"/>
          <w:sz w:val="32"/>
          <w:szCs w:val="32"/>
        </w:rPr>
        <w:t>年</w:t>
      </w:r>
      <w:r>
        <w:rPr>
          <w:rFonts w:ascii="仿宋_GB2312" w:eastAsia="仿宋_GB2312" w:cs="仿宋_GB2312"/>
          <w:sz w:val="32"/>
          <w:szCs w:val="32"/>
        </w:rPr>
        <w:t>12</w:t>
      </w:r>
      <w:r>
        <w:rPr>
          <w:rFonts w:hint="eastAsia" w:ascii="仿宋_GB2312" w:eastAsia="仿宋_GB2312" w:cs="仿宋_GB2312"/>
          <w:sz w:val="32"/>
          <w:szCs w:val="32"/>
        </w:rPr>
        <w:t>月底，分</w:t>
      </w:r>
      <w:r>
        <w:rPr>
          <w:rFonts w:hint="eastAsia" w:ascii="仿宋_GB2312" w:eastAsia="仿宋_GB2312" w:cs="仿宋_GB2312"/>
          <w:sz w:val="32"/>
          <w:szCs w:val="32"/>
          <w:lang w:eastAsia="zh-CN"/>
        </w:rPr>
        <w:t>三</w:t>
      </w:r>
      <w:r>
        <w:rPr>
          <w:rFonts w:hint="eastAsia" w:ascii="仿宋_GB2312" w:eastAsia="仿宋_GB2312" w:cs="仿宋_GB2312"/>
          <w:sz w:val="32"/>
          <w:szCs w:val="32"/>
        </w:rPr>
        <w:t>个阶段进行。</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cs="楷体_GB2312"/>
          <w:b/>
          <w:bCs w:val="0"/>
          <w:color w:val="000000"/>
          <w:sz w:val="32"/>
          <w:szCs w:val="32"/>
        </w:rPr>
        <w:t>（一）</w:t>
      </w:r>
      <w:r>
        <w:rPr>
          <w:rFonts w:hint="eastAsia" w:ascii="楷体_GB2312" w:eastAsia="楷体_GB2312" w:cs="楷体_GB2312"/>
          <w:b/>
          <w:bCs w:val="0"/>
          <w:sz w:val="32"/>
          <w:szCs w:val="32"/>
        </w:rPr>
        <w:t>排查整治（</w:t>
      </w:r>
      <w:r>
        <w:rPr>
          <w:rFonts w:ascii="楷体_GB2312" w:eastAsia="楷体_GB2312" w:cs="楷体_GB2312"/>
          <w:b/>
          <w:bCs w:val="0"/>
          <w:sz w:val="32"/>
          <w:szCs w:val="32"/>
        </w:rPr>
        <w:t>2020</w:t>
      </w:r>
      <w:r>
        <w:rPr>
          <w:rFonts w:hint="eastAsia" w:ascii="楷体_GB2312" w:eastAsia="楷体_GB2312" w:cs="楷体_GB2312"/>
          <w:b/>
          <w:bCs w:val="0"/>
          <w:sz w:val="32"/>
          <w:szCs w:val="32"/>
        </w:rPr>
        <w:t>年）。</w:t>
      </w:r>
      <w:r>
        <w:rPr>
          <w:rFonts w:hint="eastAsia" w:ascii="仿宋_GB2312" w:eastAsia="仿宋_GB2312" w:cs="仿宋_GB2312"/>
          <w:sz w:val="32"/>
          <w:szCs w:val="32"/>
        </w:rPr>
        <w:t>在企业全面自查的基础上，要对企业非煤矿山安全风险和问题隐患进行评估和排查，建立问题隐患和制度措施“两个清单”，制定时间表、路线图，明确整改责任单位和整改要求，坚持边查边改、立查立改，加快推进实施，整治工作取得初步成效。</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cs="楷体_GB2312"/>
          <w:b/>
          <w:bCs w:val="0"/>
          <w:sz w:val="32"/>
          <w:szCs w:val="32"/>
        </w:rPr>
        <w:t>（</w:t>
      </w:r>
      <w:r>
        <w:rPr>
          <w:rFonts w:hint="eastAsia" w:ascii="楷体_GB2312" w:eastAsia="楷体_GB2312" w:cs="楷体_GB2312"/>
          <w:b/>
          <w:bCs w:val="0"/>
          <w:sz w:val="32"/>
          <w:szCs w:val="32"/>
          <w:lang w:eastAsia="zh-CN"/>
        </w:rPr>
        <w:t>二</w:t>
      </w:r>
      <w:r>
        <w:rPr>
          <w:rFonts w:hint="eastAsia" w:ascii="楷体_GB2312" w:eastAsia="楷体_GB2312" w:cs="楷体_GB2312"/>
          <w:b/>
          <w:bCs w:val="0"/>
          <w:sz w:val="32"/>
          <w:szCs w:val="32"/>
        </w:rPr>
        <w:t>）集中攻坚（</w:t>
      </w:r>
      <w:r>
        <w:rPr>
          <w:rFonts w:ascii="楷体_GB2312" w:eastAsia="楷体_GB2312" w:cs="楷体_GB2312"/>
          <w:b/>
          <w:bCs w:val="0"/>
          <w:sz w:val="32"/>
          <w:szCs w:val="32"/>
        </w:rPr>
        <w:t>2021</w:t>
      </w:r>
      <w:r>
        <w:rPr>
          <w:rFonts w:hint="eastAsia" w:ascii="楷体_GB2312" w:eastAsia="楷体_GB2312" w:cs="楷体_GB2312"/>
          <w:b/>
          <w:bCs w:val="0"/>
          <w:sz w:val="32"/>
          <w:szCs w:val="32"/>
        </w:rPr>
        <w:t>年）。</w:t>
      </w:r>
      <w:r>
        <w:rPr>
          <w:rFonts w:hint="eastAsia" w:ascii="仿宋_GB2312" w:eastAsia="仿宋_GB2312" w:cs="仿宋_GB2312"/>
          <w:sz w:val="32"/>
          <w:szCs w:val="32"/>
        </w:rPr>
        <w:t>动态更新“两个清单”，针对重点难点问题，通过现场推进会、“开小灶”、推广有关部门和标杆企业的经验等措施，加大专项整治攻坚力度，落实和完善治理措施，建立完善以风险分级管控和隐患排查治理为重点的安全预防控制体系，整治工作取得明显成效。</w:t>
      </w:r>
    </w:p>
    <w:p>
      <w:pPr>
        <w:keepNext w:val="0"/>
        <w:keepLines w:val="0"/>
        <w:pageBreakBefore w:val="0"/>
        <w:kinsoku/>
        <w:overflowPunct/>
        <w:topLinePunct w:val="0"/>
        <w:bidi w:val="0"/>
        <w:spacing w:line="600" w:lineRule="exact"/>
        <w:ind w:firstLine="635" w:firstLineChars="200"/>
        <w:rPr>
          <w:rFonts w:ascii="仿宋_GB2312" w:cs="仿宋_GB2312"/>
          <w:spacing w:val="-4"/>
          <w:szCs w:val="32"/>
        </w:rPr>
      </w:pPr>
      <w:r>
        <w:rPr>
          <w:rFonts w:hint="eastAsia" w:ascii="楷体_GB2312" w:eastAsia="楷体_GB2312" w:cs="楷体_GB2312"/>
          <w:b/>
          <w:bCs w:val="0"/>
          <w:spacing w:val="-2"/>
          <w:sz w:val="32"/>
          <w:szCs w:val="32"/>
        </w:rPr>
        <w:t>（</w:t>
      </w:r>
      <w:r>
        <w:rPr>
          <w:rFonts w:hint="eastAsia" w:ascii="楷体_GB2312" w:eastAsia="楷体_GB2312" w:cs="楷体_GB2312"/>
          <w:b/>
          <w:bCs w:val="0"/>
          <w:spacing w:val="-2"/>
          <w:sz w:val="32"/>
          <w:szCs w:val="32"/>
          <w:lang w:eastAsia="zh-CN"/>
        </w:rPr>
        <w:t>三</w:t>
      </w:r>
      <w:r>
        <w:rPr>
          <w:rFonts w:hint="eastAsia" w:ascii="楷体_GB2312" w:eastAsia="楷体_GB2312" w:cs="楷体_GB2312"/>
          <w:b/>
          <w:bCs w:val="0"/>
          <w:spacing w:val="-2"/>
          <w:sz w:val="32"/>
          <w:szCs w:val="32"/>
        </w:rPr>
        <w:t>）巩固提升（</w:t>
      </w:r>
      <w:r>
        <w:rPr>
          <w:rFonts w:ascii="楷体_GB2312" w:eastAsia="楷体_GB2312" w:cs="楷体_GB2312"/>
          <w:b/>
          <w:bCs w:val="0"/>
          <w:spacing w:val="-2"/>
          <w:sz w:val="32"/>
          <w:szCs w:val="32"/>
        </w:rPr>
        <w:t>2022</w:t>
      </w:r>
      <w:r>
        <w:rPr>
          <w:rFonts w:hint="eastAsia" w:ascii="楷体_GB2312" w:eastAsia="楷体_GB2312" w:cs="楷体_GB2312"/>
          <w:b/>
          <w:bCs w:val="0"/>
          <w:spacing w:val="-2"/>
          <w:sz w:val="32"/>
          <w:szCs w:val="32"/>
        </w:rPr>
        <w:t>年）。</w:t>
      </w:r>
      <w:r>
        <w:rPr>
          <w:rFonts w:hint="eastAsia" w:ascii="仿宋_GB2312" w:eastAsia="仿宋_GB2312" w:cs="仿宋_GB2312"/>
          <w:spacing w:val="-2"/>
          <w:sz w:val="32"/>
          <w:szCs w:val="32"/>
        </w:rPr>
        <w:t>要深入分析非煤矿山安全生产共性问题和突出隐患，深挖背后的深层次矛盾和原因，提出在法规标准、政策措施层面需要建立健全、补充完善的具体制度，逐项推动落实。</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四、保障措施</w:t>
      </w:r>
    </w:p>
    <w:p>
      <w:pPr>
        <w:keepNext w:val="0"/>
        <w:keepLines w:val="0"/>
        <w:pageBreakBefore w:val="0"/>
        <w:kinsoku/>
        <w:overflowPunct/>
        <w:topLinePunct w:val="0"/>
        <w:bidi w:val="0"/>
        <w:spacing w:line="600" w:lineRule="exact"/>
        <w:ind w:firstLine="627" w:firstLineChars="200"/>
        <w:rPr>
          <w:rFonts w:ascii="仿宋" w:eastAsia="仿宋"/>
          <w:spacing w:val="-4"/>
          <w:sz w:val="32"/>
          <w:szCs w:val="32"/>
        </w:rPr>
      </w:pPr>
      <w:r>
        <w:rPr>
          <w:rFonts w:hint="eastAsia" w:ascii="楷体_GB2312" w:eastAsia="楷体_GB2312" w:cs="楷体_GB2312"/>
          <w:b/>
          <w:bCs w:val="0"/>
          <w:spacing w:val="-4"/>
          <w:sz w:val="32"/>
          <w:szCs w:val="32"/>
        </w:rPr>
        <w:t>（一）加强组织领导。</w:t>
      </w:r>
      <w:r>
        <w:rPr>
          <w:rFonts w:hint="eastAsia" w:ascii="仿宋_GB2312" w:eastAsia="仿宋_GB2312" w:cs="仿宋_GB2312"/>
          <w:spacing w:val="-4"/>
          <w:sz w:val="32"/>
          <w:szCs w:val="32"/>
        </w:rPr>
        <w:t>要将非煤矿山安全生产专项整治作为重点内容，结合</w:t>
      </w:r>
      <w:r>
        <w:rPr>
          <w:rFonts w:hint="eastAsia" w:ascii="仿宋_GB2312" w:eastAsia="仿宋_GB2312" w:cs="仿宋_GB2312"/>
          <w:spacing w:val="-4"/>
          <w:sz w:val="32"/>
          <w:szCs w:val="32"/>
          <w:lang w:eastAsia="zh-CN"/>
        </w:rPr>
        <w:t>君山片区</w:t>
      </w:r>
      <w:r>
        <w:rPr>
          <w:rFonts w:hint="eastAsia" w:ascii="仿宋_GB2312" w:eastAsia="仿宋_GB2312" w:cs="仿宋_GB2312"/>
          <w:spacing w:val="-4"/>
          <w:sz w:val="32"/>
          <w:szCs w:val="32"/>
        </w:rPr>
        <w:t>非煤矿山安全隐患大排查大整治工作，统筹推进。</w:t>
      </w:r>
      <w:r>
        <w:rPr>
          <w:rFonts w:hint="eastAsia" w:ascii="仿宋_GB2312" w:eastAsia="仿宋_GB2312" w:cs="仿宋_GB2312"/>
          <w:spacing w:val="-4"/>
          <w:sz w:val="32"/>
          <w:szCs w:val="32"/>
          <w:lang w:eastAsia="zh-CN"/>
        </w:rPr>
        <w:t>政法综治处</w:t>
      </w:r>
      <w:r>
        <w:rPr>
          <w:rFonts w:hint="eastAsia" w:ascii="仿宋_GB2312" w:eastAsia="仿宋_GB2312" w:cs="仿宋_GB2312"/>
          <w:spacing w:val="-4"/>
          <w:sz w:val="32"/>
          <w:szCs w:val="32"/>
        </w:rPr>
        <w:t>要牵头会同</w:t>
      </w:r>
      <w:r>
        <w:rPr>
          <w:rFonts w:hint="eastAsia" w:ascii="仿宋_GB2312" w:eastAsia="仿宋_GB2312" w:cs="仿宋_GB2312"/>
          <w:spacing w:val="-4"/>
          <w:sz w:val="32"/>
          <w:szCs w:val="32"/>
          <w:lang w:eastAsia="zh-CN"/>
        </w:rPr>
        <w:t>资源生态处等</w:t>
      </w:r>
      <w:r>
        <w:rPr>
          <w:rFonts w:hint="eastAsia" w:ascii="仿宋_GB2312" w:eastAsia="仿宋_GB2312" w:cs="仿宋_GB2312"/>
          <w:spacing w:val="-4"/>
          <w:sz w:val="32"/>
          <w:szCs w:val="32"/>
        </w:rPr>
        <w:t>有关</w:t>
      </w:r>
      <w:r>
        <w:rPr>
          <w:rFonts w:hint="eastAsia" w:ascii="仿宋_GB2312" w:eastAsia="仿宋_GB2312" w:cs="仿宋_GB2312"/>
          <w:spacing w:val="-4"/>
          <w:sz w:val="32"/>
          <w:szCs w:val="32"/>
          <w:lang w:eastAsia="zh-CN"/>
        </w:rPr>
        <w:t>处室</w:t>
      </w:r>
      <w:r>
        <w:rPr>
          <w:rFonts w:hint="eastAsia" w:ascii="仿宋_GB2312" w:eastAsia="仿宋_GB2312" w:cs="仿宋_GB2312"/>
          <w:spacing w:val="-4"/>
          <w:sz w:val="32"/>
          <w:szCs w:val="32"/>
        </w:rPr>
        <w:t>适时组织会商，分析整治过程中突出矛盾问题，研究完善针对性整治措施，确保完成三年行动目标任务。</w:t>
      </w:r>
    </w:p>
    <w:p>
      <w:pPr>
        <w:keepNext w:val="0"/>
        <w:keepLines w:val="0"/>
        <w:pageBreakBefore w:val="0"/>
        <w:kinsoku/>
        <w:overflowPunct/>
        <w:topLinePunct w:val="0"/>
        <w:bidi w:val="0"/>
        <w:spacing w:line="600" w:lineRule="exact"/>
        <w:ind w:firstLine="627" w:firstLineChars="200"/>
        <w:rPr>
          <w:rFonts w:hint="eastAsia" w:ascii="仿宋_GB2312" w:eastAsia="仿宋_GB2312" w:cs="仿宋_GB2312"/>
          <w:spacing w:val="-4"/>
          <w:sz w:val="32"/>
          <w:szCs w:val="32"/>
        </w:rPr>
      </w:pPr>
      <w:r>
        <w:rPr>
          <w:rFonts w:hint="eastAsia" w:ascii="楷体_GB2312" w:eastAsia="楷体_GB2312" w:cs="楷体_GB2312"/>
          <w:b/>
          <w:bCs w:val="0"/>
          <w:spacing w:val="-4"/>
          <w:sz w:val="32"/>
          <w:szCs w:val="32"/>
        </w:rPr>
        <w:t>（二）加强监管执法。</w:t>
      </w:r>
      <w:r>
        <w:rPr>
          <w:rFonts w:hint="eastAsia" w:ascii="仿宋_GB2312" w:eastAsia="仿宋_GB2312" w:cs="仿宋_GB2312"/>
          <w:spacing w:val="-4"/>
          <w:sz w:val="32"/>
          <w:szCs w:val="32"/>
        </w:rPr>
        <w:t>依法严肃查处违法违规行为</w:t>
      </w:r>
      <w:r>
        <w:rPr>
          <w:rFonts w:hint="eastAsia" w:ascii="仿宋_GB2312" w:eastAsia="仿宋_GB2312" w:cs="仿宋_GB2312"/>
          <w:spacing w:val="-4"/>
          <w:sz w:val="32"/>
          <w:szCs w:val="32"/>
          <w:lang w:eastAsia="zh-CN"/>
        </w:rPr>
        <w:t>，</w:t>
      </w:r>
      <w:r>
        <w:rPr>
          <w:rFonts w:hint="eastAsia" w:ascii="仿宋_GB2312" w:eastAsia="仿宋_GB2312" w:cs="仿宋_GB2312"/>
          <w:spacing w:val="-4"/>
          <w:sz w:val="32"/>
          <w:szCs w:val="32"/>
        </w:rPr>
        <w:t>对存在安全生产失信行为的企业，</w:t>
      </w:r>
      <w:r>
        <w:rPr>
          <w:rFonts w:hint="eastAsia" w:ascii="仿宋_GB2312" w:eastAsia="仿宋_GB2312" w:cs="仿宋_GB2312"/>
          <w:spacing w:val="-4"/>
          <w:sz w:val="32"/>
          <w:szCs w:val="32"/>
          <w:lang w:eastAsia="zh-CN"/>
        </w:rPr>
        <w:t>报送有关部门</w:t>
      </w:r>
      <w:r>
        <w:rPr>
          <w:rFonts w:hint="eastAsia" w:ascii="仿宋_GB2312" w:eastAsia="仿宋_GB2312" w:cs="仿宋_GB2312"/>
          <w:spacing w:val="-4"/>
          <w:sz w:val="32"/>
          <w:szCs w:val="32"/>
        </w:rPr>
        <w:t>实施联合惩戒。</w:t>
      </w:r>
    </w:p>
    <w:p>
      <w:pPr>
        <w:keepNext w:val="0"/>
        <w:keepLines w:val="0"/>
        <w:pageBreakBefore w:val="0"/>
        <w:kinsoku/>
        <w:overflowPunct/>
        <w:topLinePunct w:val="0"/>
        <w:bidi w:val="0"/>
        <w:spacing w:line="600" w:lineRule="exact"/>
        <w:ind w:firstLine="643" w:firstLineChars="200"/>
        <w:rPr>
          <w:rFonts w:hint="default"/>
          <w:lang w:val="en-US" w:eastAsia="zh-CN"/>
        </w:rPr>
      </w:pPr>
      <w:r>
        <w:rPr>
          <w:rFonts w:hint="eastAsia" w:ascii="楷体_GB2312" w:eastAsia="楷体_GB2312" w:cs="楷体_GB2312"/>
          <w:b/>
          <w:bCs w:val="0"/>
          <w:sz w:val="32"/>
          <w:szCs w:val="32"/>
        </w:rPr>
        <w:t>（</w:t>
      </w:r>
      <w:r>
        <w:rPr>
          <w:rFonts w:hint="eastAsia" w:ascii="楷体_GB2312" w:eastAsia="楷体_GB2312" w:cs="楷体_GB2312"/>
          <w:b/>
          <w:bCs w:val="0"/>
          <w:sz w:val="32"/>
          <w:szCs w:val="32"/>
          <w:lang w:eastAsia="zh-CN"/>
        </w:rPr>
        <w:t>三</w:t>
      </w:r>
      <w:r>
        <w:rPr>
          <w:rFonts w:hint="eastAsia" w:ascii="楷体_GB2312" w:eastAsia="楷体_GB2312" w:cs="楷体_GB2312"/>
          <w:b/>
          <w:bCs w:val="0"/>
          <w:sz w:val="32"/>
          <w:szCs w:val="32"/>
        </w:rPr>
        <w:t>）严格督促落实。</w:t>
      </w:r>
      <w:r>
        <w:rPr>
          <w:rFonts w:hint="eastAsia" w:ascii="仿宋_GB2312" w:eastAsia="仿宋_GB2312" w:cs="仿宋_GB2312"/>
          <w:spacing w:val="-4"/>
          <w:sz w:val="32"/>
          <w:szCs w:val="32"/>
          <w:lang w:eastAsia="zh-CN"/>
        </w:rPr>
        <w:t>政法综治处</w:t>
      </w:r>
      <w:r>
        <w:rPr>
          <w:rFonts w:hint="eastAsia" w:ascii="仿宋_GB2312" w:eastAsia="仿宋_GB2312" w:cs="仿宋_GB2312"/>
          <w:sz w:val="32"/>
          <w:szCs w:val="32"/>
        </w:rPr>
        <w:t>要会同</w:t>
      </w:r>
      <w:r>
        <w:rPr>
          <w:rFonts w:hint="eastAsia" w:ascii="仿宋_GB2312" w:eastAsia="仿宋_GB2312" w:cs="仿宋_GB2312"/>
          <w:spacing w:val="-4"/>
          <w:sz w:val="32"/>
          <w:szCs w:val="32"/>
          <w:lang w:eastAsia="zh-CN"/>
        </w:rPr>
        <w:t>资源生态处</w:t>
      </w:r>
      <w:r>
        <w:rPr>
          <w:rFonts w:hint="eastAsia" w:ascii="仿宋_GB2312" w:eastAsia="仿宋_GB2312" w:cs="仿宋_GB2312"/>
          <w:sz w:val="32"/>
          <w:szCs w:val="32"/>
        </w:rPr>
        <w:t>等有关</w:t>
      </w:r>
      <w:r>
        <w:rPr>
          <w:rFonts w:hint="eastAsia" w:ascii="仿宋_GB2312" w:eastAsia="仿宋_GB2312" w:cs="仿宋_GB2312"/>
          <w:sz w:val="32"/>
          <w:szCs w:val="32"/>
          <w:lang w:eastAsia="zh-CN"/>
        </w:rPr>
        <w:t>处室</w:t>
      </w:r>
      <w:r>
        <w:rPr>
          <w:rFonts w:hint="eastAsia" w:ascii="仿宋_GB2312" w:eastAsia="仿宋_GB2312" w:cs="仿宋_GB2312"/>
          <w:sz w:val="32"/>
          <w:szCs w:val="32"/>
        </w:rPr>
        <w:t>，及时协调解决整治工作中存在的主要问题，对责任落实不到位、工作开展不得力、不能按期完成任务的企业，要强化约谈警示、通报曝光、考核问责等措施。调动社会公众和企业员工广泛参与专项整治的积极性，推动</w:t>
      </w:r>
      <w:r>
        <w:rPr>
          <w:rFonts w:hint="eastAsia" w:ascii="仿宋_GB2312" w:eastAsia="仿宋_GB2312" w:cs="仿宋_GB2312"/>
          <w:sz w:val="32"/>
          <w:szCs w:val="32"/>
          <w:lang w:eastAsia="zh-CN"/>
        </w:rPr>
        <w:t>君山片区</w:t>
      </w:r>
      <w:r>
        <w:rPr>
          <w:rFonts w:hint="eastAsia" w:ascii="仿宋_GB2312" w:eastAsia="仿宋_GB2312" w:cs="仿宋_GB2312"/>
          <w:sz w:val="32"/>
          <w:szCs w:val="32"/>
        </w:rPr>
        <w:t>非煤矿山安全生产专项整治工作取得实实在在的成效。</w:t>
      </w:r>
    </w:p>
    <w:p>
      <w:pPr>
        <w:pStyle w:val="11"/>
        <w:keepNext w:val="0"/>
        <w:keepLines w:val="0"/>
        <w:pageBreakBefore w:val="0"/>
        <w:kinsoku/>
        <w:overflowPunct/>
        <w:topLinePunct w:val="0"/>
        <w:bidi w:val="0"/>
        <w:spacing w:line="600" w:lineRule="exact"/>
        <w:ind w:firstLine="0" w:firstLineChars="0"/>
        <w:rPr>
          <w:rFonts w:hint="eastAsia" w:ascii="黑体" w:eastAsia="黑体" w:cs="黑体"/>
          <w:szCs w:val="32"/>
          <w:lang w:val="en-US" w:eastAsia="zh-CN"/>
        </w:rPr>
      </w:pPr>
      <w:r>
        <w:rPr>
          <w:rFonts w:hint="eastAsia" w:ascii="黑体" w:eastAsia="黑体" w:cs="黑体"/>
          <w:szCs w:val="32"/>
        </w:rPr>
        <w:t>附件</w:t>
      </w:r>
      <w:r>
        <w:rPr>
          <w:rFonts w:hint="eastAsia" w:ascii="黑体" w:eastAsia="黑体" w:cs="黑体"/>
          <w:szCs w:val="32"/>
          <w:lang w:val="en-US" w:eastAsia="zh-CN"/>
        </w:rPr>
        <w:t>5</w:t>
      </w:r>
    </w:p>
    <w:p>
      <w:pPr>
        <w:pStyle w:val="11"/>
        <w:keepNext w:val="0"/>
        <w:keepLines w:val="0"/>
        <w:pageBreakBefore w:val="0"/>
        <w:kinsoku/>
        <w:overflowPunct/>
        <w:topLinePunct w:val="0"/>
        <w:bidi w:val="0"/>
        <w:spacing w:line="600" w:lineRule="exact"/>
        <w:ind w:firstLine="0" w:firstLineChars="0"/>
        <w:rPr>
          <w:rFonts w:hint="eastAsia" w:ascii="黑体" w:eastAsia="黑体" w:cs="黑体"/>
          <w:szCs w:val="32"/>
          <w:lang w:val="en-US" w:eastAsia="zh-CN"/>
        </w:rPr>
      </w:pPr>
    </w:p>
    <w:p>
      <w:pPr>
        <w:keepNext w:val="0"/>
        <w:keepLines w:val="0"/>
        <w:pageBreakBefore w:val="0"/>
        <w:widowControl/>
        <w:kinsoku/>
        <w:wordWrap/>
        <w:overflowPunct/>
        <w:topLinePunct w:val="0"/>
        <w:autoSpaceDE/>
        <w:autoSpaceDN/>
        <w:bidi w:val="0"/>
        <w:adjustRightInd/>
        <w:snapToGrid w:val="0"/>
        <w:spacing w:line="600" w:lineRule="exact"/>
        <w:jc w:val="center"/>
        <w:textAlignment w:val="auto"/>
        <w:rPr>
          <w:rFonts w:ascii="方正小标宋简体" w:eastAsia="方正小标宋简体"/>
          <w:sz w:val="44"/>
          <w:szCs w:val="44"/>
        </w:rPr>
      </w:pPr>
      <w:r>
        <w:rPr>
          <w:rFonts w:hint="eastAsia" w:ascii="方正小标宋简体" w:eastAsia="方正小标宋简体"/>
          <w:sz w:val="44"/>
          <w:szCs w:val="44"/>
        </w:rPr>
        <w:t>消防安全整治三年行动专项实施方案</w:t>
      </w:r>
    </w:p>
    <w:p>
      <w:pPr>
        <w:keepNext w:val="0"/>
        <w:keepLines w:val="0"/>
        <w:pageBreakBefore w:val="0"/>
        <w:widowControl/>
        <w:kinsoku/>
        <w:wordWrap/>
        <w:overflowPunct/>
        <w:topLinePunct w:val="0"/>
        <w:autoSpaceDE/>
        <w:autoSpaceDN/>
        <w:bidi w:val="0"/>
        <w:adjustRightInd/>
        <w:snapToGrid w:val="0"/>
        <w:spacing w:line="600" w:lineRule="exact"/>
        <w:jc w:val="center"/>
        <w:textAlignment w:val="auto"/>
        <w:rPr>
          <w:rFonts w:ascii="楷体_GB2312" w:eastAsia="楷体_GB2312"/>
        </w:rPr>
      </w:pP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w:t>
      </w:r>
      <w:bookmarkStart w:id="2" w:name="OLE_LINK12"/>
      <w:r>
        <w:rPr>
          <w:rFonts w:hint="eastAsia" w:ascii="仿宋_GB2312" w:hAnsi="仿宋_GB2312" w:eastAsia="仿宋_GB2312" w:cs="仿宋_GB2312"/>
          <w:sz w:val="32"/>
          <w:szCs w:val="32"/>
        </w:rPr>
        <w:t>认真贯彻落实习近平总书记关于安全生产重要论述及指示精神</w:t>
      </w:r>
      <w:bookmarkEnd w:id="2"/>
      <w:r>
        <w:rPr>
          <w:rFonts w:hint="eastAsia" w:ascii="仿宋_GB2312" w:hAnsi="仿宋_GB2312" w:eastAsia="仿宋_GB2312" w:cs="仿宋_GB2312"/>
          <w:sz w:val="32"/>
          <w:szCs w:val="32"/>
        </w:rPr>
        <w:t>，根据《全省消防安全专项整治三年行动实施方案》和《全区安全生产专项整治三年行动实施方案》，结合《</w:t>
      </w:r>
      <w:r>
        <w:rPr>
          <w:rFonts w:hint="eastAsia" w:ascii="仿宋_GB2312" w:hAnsi="仿宋_GB2312" w:eastAsia="仿宋_GB2312" w:cs="仿宋_GB2312"/>
          <w:sz w:val="32"/>
          <w:szCs w:val="32"/>
          <w:lang w:eastAsia="zh-CN"/>
        </w:rPr>
        <w:t>君山片区</w:t>
      </w:r>
      <w:r>
        <w:rPr>
          <w:rFonts w:hint="eastAsia" w:ascii="仿宋_GB2312" w:hAnsi="仿宋_GB2312" w:eastAsia="仿宋_GB2312" w:cs="仿宋_GB2312"/>
          <w:sz w:val="32"/>
          <w:szCs w:val="32"/>
        </w:rPr>
        <w:t>消防安全隐患大排查大整治攻坚行动工作方案》和</w:t>
      </w:r>
      <w:r>
        <w:rPr>
          <w:rFonts w:hint="eastAsia" w:ascii="仿宋_GB2312" w:hAnsi="仿宋_GB2312" w:eastAsia="仿宋_GB2312" w:cs="仿宋_GB2312"/>
          <w:sz w:val="32"/>
          <w:szCs w:val="32"/>
          <w:lang w:eastAsia="zh-CN"/>
        </w:rPr>
        <w:t>片区</w:t>
      </w:r>
      <w:r>
        <w:rPr>
          <w:rFonts w:hint="eastAsia" w:ascii="仿宋_GB2312" w:hAnsi="仿宋_GB2312" w:eastAsia="仿宋_GB2312" w:cs="仿宋_GB2312"/>
          <w:sz w:val="32"/>
          <w:szCs w:val="32"/>
        </w:rPr>
        <w:t>消防工作实际，制定本实施方案。</w:t>
      </w:r>
    </w:p>
    <w:p>
      <w:pPr>
        <w:keepNext w:val="0"/>
        <w:keepLines w:val="0"/>
        <w:pageBreakBefore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一、总体要求</w:t>
      </w:r>
    </w:p>
    <w:p>
      <w:pPr>
        <w:keepNext w:val="0"/>
        <w:keepLines w:val="0"/>
        <w:pageBreakBefore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val="0"/>
          <w:bCs w:val="0"/>
          <w:sz w:val="32"/>
          <w:szCs w:val="32"/>
        </w:rPr>
        <w:t>以习近平新时代中国特色社会主义思想为指导，牢固树立安全发展理念，坚持“管行业必须管安全、管业务必须管安全、管生产经营必须管安全和谁主管谁负责”的原则，全力抓好为期三年的消防安全整治专项行动工作，着力防范化解危及人身安全风险隐患，切实从根本上消除事故隐患，确保片区消防安全形势持续稳定向好。</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二、整治目标</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三年时间，强化源头治理、系统治理、精准治理，深入推进打通消防生命通道、重点场所治理、突出风险整治、重点行业管理等工作，有效防范化解重大消防安全风险，全面提升消防信息化管理能力、公民消防安全素质，建立完善从根本上消除火灾风险隐患的消防管理责任链条、火灾防控体系、监测预警机制，推动消防安全形势持续向好发展。</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（一）消防安全突出风险得到明显整治。</w:t>
      </w:r>
      <w:r>
        <w:rPr>
          <w:rFonts w:hint="eastAsia" w:ascii="仿宋_GB2312" w:hAnsi="仿宋_GB2312" w:eastAsia="仿宋_GB2312" w:cs="仿宋_GB2312"/>
          <w:sz w:val="32"/>
          <w:szCs w:val="32"/>
        </w:rPr>
        <w:t>坚持问题导向、精准治理，全面打通消防生命通道，集中整治高层建筑、大型商业综合体、地下建筑、易燃易爆危险化学品企业以及老旧场所、新材料新业态等场所领域的消防安全突出风险隐患。2022年底前，突出消防安全风险明显减少。</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（二）消防治理责任机制得到明显加强。</w:t>
      </w:r>
      <w:r>
        <w:rPr>
          <w:rFonts w:hint="eastAsia" w:ascii="仿宋_GB2312" w:hAnsi="仿宋_GB2312" w:eastAsia="仿宋_GB2312" w:cs="仿宋_GB2312"/>
          <w:sz w:val="32"/>
          <w:szCs w:val="32"/>
        </w:rPr>
        <w:t>全面推行行业消防安全标准化、规范化管理建设，重大火灾隐患实行挂牌督办、行业集中约谈、社会曝光警示机制更加完善，火灾隐患举报奖励制度全面落实，社会单位自主评估风险、自主检查安全、自主整改隐患的意识和能力明显增强。</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（三）火灾风险防控体系得到明显优化。</w:t>
      </w:r>
      <w:r>
        <w:rPr>
          <w:rFonts w:hint="eastAsia" w:ascii="仿宋_GB2312" w:hAnsi="仿宋_GB2312" w:eastAsia="仿宋_GB2312" w:cs="仿宋_GB2312"/>
          <w:sz w:val="32"/>
          <w:szCs w:val="32"/>
        </w:rPr>
        <w:t>建立健全风险研判、精准治理、源头管控的火灾风险防范化解机制。</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（四）群众消防安全素质得到明显提升。</w:t>
      </w:r>
      <w:r>
        <w:rPr>
          <w:rFonts w:hint="eastAsia" w:ascii="仿宋_GB2312" w:hAnsi="仿宋_GB2312" w:eastAsia="仿宋_GB2312" w:cs="仿宋_GB2312"/>
          <w:b w:val="0"/>
          <w:bCs w:val="0"/>
          <w:sz w:val="32"/>
          <w:szCs w:val="32"/>
        </w:rPr>
        <w:t>群众</w:t>
      </w:r>
      <w:r>
        <w:rPr>
          <w:rFonts w:hint="eastAsia" w:ascii="仿宋_GB2312" w:hAnsi="仿宋_GB2312" w:eastAsia="仿宋_GB2312" w:cs="仿宋_GB2312"/>
          <w:sz w:val="32"/>
          <w:szCs w:val="32"/>
        </w:rPr>
        <w:t>消防安全素质提升工程全面实施，推动企业单位建立常态化全员消防培训制度，重点人群分级分类培训全面落实。2022年底前，实现辖区群众消防安全意识和自防自救能力明显提升。</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（五）社会消防安全环境得到明显改善。</w:t>
      </w:r>
      <w:r>
        <w:rPr>
          <w:rFonts w:hint="eastAsia" w:ascii="仿宋_GB2312" w:hAnsi="仿宋_GB2312" w:eastAsia="仿宋_GB2312" w:cs="仿宋_GB2312"/>
          <w:sz w:val="32"/>
          <w:szCs w:val="32"/>
        </w:rPr>
        <w:t>2020年至2022年，火灾数量总体下降，造成一定社会影响的火灾事故有效减少，导致人员伤亡的火灾事故得到明显遏制，消防安全形势实现根本好转并保持总体稳定，社会消防安全工作的满意度明显提升，人民群众的安全感显著增强。</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三、主要任务</w:t>
      </w:r>
    </w:p>
    <w:p>
      <w:pPr>
        <w:keepNext w:val="0"/>
        <w:keepLines w:val="0"/>
        <w:pageBreakBefore w:val="0"/>
        <w:kinsoku/>
        <w:wordWrap/>
        <w:overflowPunct/>
        <w:topLinePunct w:val="0"/>
        <w:autoSpaceDE/>
        <w:autoSpaceDN/>
        <w:bidi w:val="0"/>
        <w:adjustRightInd/>
        <w:spacing w:line="600" w:lineRule="exact"/>
        <w:ind w:firstLine="482" w:firstLineChars="15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（一）实施打通消防生命通道工程</w:t>
      </w:r>
    </w:p>
    <w:p>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val="0"/>
          <w:bCs w:val="0"/>
          <w:sz w:val="32"/>
          <w:szCs w:val="32"/>
        </w:rPr>
        <w:t>加强综合执法和联合管理。2020年-2022年三年整治期间，</w:t>
      </w:r>
      <w:r>
        <w:rPr>
          <w:rFonts w:hint="eastAsia" w:ascii="仿宋_GB2312" w:hAnsi="仿宋_GB2312" w:eastAsia="仿宋_GB2312" w:cs="仿宋_GB2312"/>
          <w:sz w:val="32"/>
          <w:szCs w:val="32"/>
        </w:rPr>
        <w:t>各行业领域业务主管部门要督促建筑管理使用单位或者物业服务企业，切实履行消防车通道的管理与维护责任，及时制止、清理堵塞消防车通道的违法行为，对不听劝阻的，要及时向当地派出所等有关部门报告。</w:t>
      </w:r>
    </w:p>
    <w:p>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督促指导物业服务企业及时劝阻和制止占用、堵塞、封闭消防车通道等违法行为。</w:t>
      </w:r>
      <w:r>
        <w:rPr>
          <w:rFonts w:hint="eastAsia" w:ascii="仿宋_GB2312" w:hAnsi="仿宋_GB2312" w:eastAsia="仿宋_GB2312" w:cs="仿宋_GB2312"/>
          <w:b w:val="0"/>
          <w:bCs w:val="0"/>
          <w:sz w:val="32"/>
          <w:szCs w:val="32"/>
        </w:rPr>
        <w:t>(交通与建设处</w:t>
      </w:r>
      <w:bookmarkStart w:id="3" w:name="OLE_LINK3"/>
      <w:r>
        <w:rPr>
          <w:rFonts w:hint="eastAsia" w:ascii="仿宋_GB2312" w:hAnsi="仿宋_GB2312" w:eastAsia="仿宋_GB2312" w:cs="仿宋_GB2312"/>
          <w:b w:val="0"/>
          <w:bCs w:val="0"/>
          <w:sz w:val="32"/>
          <w:szCs w:val="32"/>
        </w:rPr>
        <w:t>负责</w:t>
      </w:r>
      <w:bookmarkEnd w:id="3"/>
      <w:r>
        <w:rPr>
          <w:rFonts w:hint="eastAsia" w:ascii="仿宋_GB2312" w:hAnsi="仿宋_GB2312" w:eastAsia="仿宋_GB2312" w:cs="仿宋_GB2312"/>
          <w:b w:val="0"/>
          <w:bCs w:val="0"/>
          <w:sz w:val="32"/>
          <w:szCs w:val="32"/>
        </w:rPr>
        <w:t>)</w:t>
      </w:r>
    </w:p>
    <w:p>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督促指导商市场、文物古建筑、公共娱乐场所、学校、医院、养老服务机构等场所相关负责人员及时清理堵塞、占用、封闭消防车通道障碍物，劝阻和制止占用、堵塞、封闭消防车通道的违法行为。</w:t>
      </w:r>
      <w:r>
        <w:rPr>
          <w:rFonts w:hint="eastAsia" w:ascii="仿宋_GB2312" w:hAnsi="仿宋_GB2312" w:eastAsia="仿宋_GB2312" w:cs="仿宋_GB2312"/>
          <w:b w:val="0"/>
          <w:bCs w:val="0"/>
          <w:sz w:val="32"/>
          <w:szCs w:val="32"/>
        </w:rPr>
        <w:t>(经济发展处、社会事业处按职责分工负责)</w:t>
      </w:r>
    </w:p>
    <w:p>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清理堵塞、占用、封闭消防车通道的违章搭建构筑物以及摊点。</w:t>
      </w:r>
      <w:r>
        <w:rPr>
          <w:rFonts w:hint="eastAsia" w:ascii="仿宋_GB2312" w:hAnsi="仿宋_GB2312" w:eastAsia="仿宋_GB2312" w:cs="仿宋_GB2312"/>
          <w:b w:val="0"/>
          <w:bCs w:val="0"/>
          <w:sz w:val="32"/>
          <w:szCs w:val="32"/>
        </w:rPr>
        <w:t>(资源生态处负责，综合执法大队</w:t>
      </w:r>
      <w:bookmarkStart w:id="4" w:name="OLE_LINK4"/>
      <w:r>
        <w:rPr>
          <w:rFonts w:hint="eastAsia" w:ascii="仿宋_GB2312" w:hAnsi="仿宋_GB2312" w:eastAsia="仿宋_GB2312" w:cs="仿宋_GB2312"/>
          <w:b w:val="0"/>
          <w:bCs w:val="0"/>
          <w:sz w:val="32"/>
          <w:szCs w:val="32"/>
        </w:rPr>
        <w:t>配合</w:t>
      </w:r>
      <w:bookmarkEnd w:id="4"/>
      <w:r>
        <w:rPr>
          <w:rFonts w:hint="eastAsia" w:ascii="仿宋_GB2312" w:hAnsi="仿宋_GB2312" w:eastAsia="仿宋_GB2312" w:cs="仿宋_GB2312"/>
          <w:b w:val="0"/>
          <w:bCs w:val="0"/>
          <w:sz w:val="32"/>
          <w:szCs w:val="32"/>
        </w:rPr>
        <w:t>)</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（二）集中开展三类场所消防安全治理</w:t>
      </w:r>
    </w:p>
    <w:p>
      <w:pPr>
        <w:keepNext w:val="0"/>
        <w:keepLines w:val="0"/>
        <w:pageBreakBefore w:val="0"/>
        <w:kinsoku/>
        <w:wordWrap/>
        <w:overflowPunct/>
        <w:topLinePunct w:val="0"/>
        <w:autoSpaceDE/>
        <w:autoSpaceDN/>
        <w:bidi w:val="0"/>
        <w:adjustRightInd/>
        <w:spacing w:line="600" w:lineRule="exact"/>
        <w:ind w:firstLine="643" w:firstLineChars="200"/>
        <w:jc w:val="left"/>
        <w:textAlignment w:val="auto"/>
        <w:outlineLvl w:val="9"/>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bCs/>
          <w:sz w:val="32"/>
          <w:szCs w:val="32"/>
        </w:rPr>
        <w:t>1.高层建筑消防安全综合整治。</w:t>
      </w:r>
      <w:r>
        <w:rPr>
          <w:rFonts w:hint="eastAsia" w:ascii="仿宋_GB2312" w:hAnsi="仿宋_GB2312" w:eastAsia="仿宋_GB2312" w:cs="仿宋_GB2312"/>
          <w:sz w:val="32"/>
          <w:szCs w:val="32"/>
        </w:rPr>
        <w:t>2020年，全面排查建立问题隐患清单和整改责任清单，制定高层建筑消防安全三年整治计划，重点督办整改一批高层建筑严重问题；2021年，排查登记的高层建筑突出问题得到有效整改，建立完善消防管理机制；2022年，全面优化提升高层建筑消防安全能力水平。</w:t>
      </w:r>
      <w:r>
        <w:rPr>
          <w:rFonts w:hint="eastAsia" w:ascii="仿宋_GB2312" w:hAnsi="仿宋_GB2312" w:eastAsia="仿宋_GB2312" w:cs="仿宋_GB2312"/>
          <w:b w:val="0"/>
          <w:bCs w:val="0"/>
          <w:sz w:val="32"/>
          <w:szCs w:val="32"/>
        </w:rPr>
        <w:t>片区各相关处室要积极配合区消防救援支队落实以下工作：</w:t>
      </w:r>
    </w:p>
    <w:p>
      <w:pPr>
        <w:keepNext w:val="0"/>
        <w:keepLines w:val="0"/>
        <w:pageBreakBefore w:val="0"/>
        <w:kinsoku/>
        <w:wordWrap/>
        <w:overflowPunct/>
        <w:topLinePunct w:val="0"/>
        <w:autoSpaceDE/>
        <w:autoSpaceDN/>
        <w:bidi w:val="0"/>
        <w:adjustRightInd/>
        <w:spacing w:line="600" w:lineRule="exact"/>
        <w:ind w:firstLine="640" w:firstLineChars="200"/>
        <w:jc w:val="left"/>
        <w:textAlignment w:val="auto"/>
        <w:outlineLvl w:val="9"/>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b w:val="0"/>
          <w:bCs w:val="0"/>
          <w:sz w:val="32"/>
          <w:szCs w:val="32"/>
          <w:lang w:val="en-US" w:eastAsia="zh-CN"/>
        </w:rPr>
        <w:t>1</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sz w:val="32"/>
          <w:szCs w:val="32"/>
        </w:rPr>
        <w:t>严格落实高层建筑消防安全管理有关规定要求，建立高层建筑消防安全责任人、管理人履职承诺制度</w:t>
      </w:r>
      <w:r>
        <w:rPr>
          <w:rFonts w:hint="eastAsia" w:ascii="仿宋_GB2312" w:hAnsi="仿宋_GB2312" w:eastAsia="仿宋_GB2312" w:cs="仿宋_GB2312"/>
          <w:sz w:val="32"/>
          <w:szCs w:val="32"/>
          <w:lang w:val="en-US" w:eastAsia="zh-CN"/>
        </w:rPr>
        <w:t>。</w:t>
      </w:r>
    </w:p>
    <w:p>
      <w:pPr>
        <w:keepNext w:val="0"/>
        <w:keepLines w:val="0"/>
        <w:pageBreakBefore w:val="0"/>
        <w:kinsoku/>
        <w:wordWrap/>
        <w:overflowPunct/>
        <w:topLinePunct w:val="0"/>
        <w:autoSpaceDE/>
        <w:autoSpaceDN/>
        <w:bidi w:val="0"/>
        <w:adjustRightInd/>
        <w:spacing w:line="600" w:lineRule="exact"/>
        <w:ind w:firstLine="640" w:firstLineChars="200"/>
        <w:jc w:val="left"/>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lang w:val="en-US" w:eastAsia="zh-CN"/>
        </w:rPr>
        <w:t>（2）</w:t>
      </w:r>
      <w:r>
        <w:rPr>
          <w:rFonts w:hint="eastAsia" w:ascii="仿宋_GB2312" w:hAnsi="仿宋_GB2312" w:eastAsia="仿宋_GB2312" w:cs="仿宋_GB2312"/>
          <w:sz w:val="32"/>
          <w:szCs w:val="32"/>
        </w:rPr>
        <w:t>全面排查测试高层建筑室内消火栓系统和自动喷水灭火系统，建立维护保养制度，逐栋解决消火栓无水以及消防供水不足、压力不够等问题</w:t>
      </w:r>
      <w:r>
        <w:rPr>
          <w:rFonts w:hint="eastAsia" w:ascii="仿宋_GB2312" w:hAnsi="仿宋_GB2312" w:eastAsia="仿宋_GB2312" w:cs="仿宋_GB2312"/>
          <w:sz w:val="32"/>
          <w:szCs w:val="32"/>
          <w:lang w:eastAsia="zh-CN"/>
        </w:rPr>
        <w:t>。</w:t>
      </w:r>
    </w:p>
    <w:p>
      <w:pPr>
        <w:keepNext w:val="0"/>
        <w:keepLines w:val="0"/>
        <w:pageBreakBefore w:val="0"/>
        <w:kinsoku/>
        <w:wordWrap/>
        <w:overflowPunct/>
        <w:topLinePunct w:val="0"/>
        <w:autoSpaceDE/>
        <w:autoSpaceDN/>
        <w:bidi w:val="0"/>
        <w:adjustRightInd/>
        <w:spacing w:line="600" w:lineRule="exact"/>
        <w:ind w:firstLine="640" w:firstLineChars="200"/>
        <w:jc w:val="left"/>
        <w:textAlignment w:val="auto"/>
        <w:outlineLvl w:val="9"/>
        <w:rPr>
          <w:rFonts w:hint="eastAsia" w:ascii="仿宋_GB2312" w:hAnsi="仿宋_GB2312" w:eastAsia="仿宋_GB2312" w:cs="仿宋_GB2312"/>
          <w:sz w:val="32"/>
          <w:szCs w:val="32"/>
          <w:lang w:eastAsia="zh-CN"/>
        </w:rPr>
      </w:pP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b w:val="0"/>
          <w:bCs w:val="0"/>
          <w:sz w:val="32"/>
          <w:szCs w:val="32"/>
          <w:lang w:val="en-US" w:eastAsia="zh-CN"/>
        </w:rPr>
        <w:t>3</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sz w:val="32"/>
          <w:szCs w:val="32"/>
        </w:rPr>
        <w:t>全面自查高层建筑外保温防护层破损开裂、脱落以及电缆井、管道井防火封堵不严等问题，逐项登记整改修复</w:t>
      </w:r>
      <w:r>
        <w:rPr>
          <w:rFonts w:hint="eastAsia" w:ascii="仿宋_GB2312" w:hAnsi="仿宋_GB2312" w:eastAsia="仿宋_GB2312" w:cs="仿宋_GB2312"/>
          <w:sz w:val="32"/>
          <w:szCs w:val="32"/>
          <w:lang w:eastAsia="zh-CN"/>
        </w:rPr>
        <w:t>。</w:t>
      </w:r>
    </w:p>
    <w:p>
      <w:pPr>
        <w:keepNext w:val="0"/>
        <w:keepLines w:val="0"/>
        <w:pageBreakBefore w:val="0"/>
        <w:kinsoku/>
        <w:wordWrap/>
        <w:overflowPunct/>
        <w:topLinePunct w:val="0"/>
        <w:autoSpaceDE/>
        <w:autoSpaceDN/>
        <w:bidi w:val="0"/>
        <w:adjustRightInd/>
        <w:spacing w:line="600" w:lineRule="exact"/>
        <w:ind w:firstLine="640" w:firstLineChars="200"/>
        <w:jc w:val="left"/>
        <w:textAlignment w:val="auto"/>
        <w:outlineLvl w:val="9"/>
        <w:rPr>
          <w:rFonts w:hint="eastAsia" w:ascii="仿宋_GB2312" w:hAnsi="仿宋_GB2312" w:eastAsia="仿宋_GB2312" w:cs="仿宋_GB2312"/>
          <w:sz w:val="32"/>
          <w:szCs w:val="32"/>
          <w:shd w:val="clear" w:color="auto" w:fill="auto"/>
          <w:lang w:eastAsia="zh-CN"/>
        </w:rPr>
      </w:pP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b w:val="0"/>
          <w:bCs w:val="0"/>
          <w:sz w:val="32"/>
          <w:szCs w:val="32"/>
          <w:lang w:val="en-US" w:eastAsia="zh-CN"/>
        </w:rPr>
        <w:t>4</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sz w:val="32"/>
          <w:szCs w:val="32"/>
          <w:shd w:val="clear" w:color="auto" w:fill="auto"/>
        </w:rPr>
        <w:t>每栋高层公共建筑和每个高层住宅小区</w:t>
      </w:r>
      <w:r>
        <w:rPr>
          <w:rFonts w:hint="eastAsia" w:ascii="仿宋_GB2312" w:hAnsi="仿宋_GB2312" w:eastAsia="仿宋_GB2312" w:cs="仿宋_GB2312"/>
          <w:sz w:val="32"/>
          <w:szCs w:val="32"/>
          <w:shd w:val="clear" w:color="auto" w:fill="auto"/>
          <w:lang w:eastAsia="zh-CN"/>
        </w:rPr>
        <w:t>要</w:t>
      </w:r>
      <w:r>
        <w:rPr>
          <w:rFonts w:hint="eastAsia" w:ascii="仿宋_GB2312" w:hAnsi="仿宋_GB2312" w:eastAsia="仿宋_GB2312" w:cs="仿宋_GB2312"/>
          <w:sz w:val="32"/>
          <w:szCs w:val="32"/>
          <w:shd w:val="clear" w:color="auto" w:fill="auto"/>
        </w:rPr>
        <w:t>依托社区网格员、保安人员、管理使用单位人员、志愿者等力量，建立一支微型消防站队伍</w:t>
      </w:r>
      <w:r>
        <w:rPr>
          <w:rFonts w:hint="eastAsia" w:ascii="仿宋_GB2312" w:hAnsi="仿宋_GB2312" w:eastAsia="仿宋_GB2312" w:cs="仿宋_GB2312"/>
          <w:sz w:val="32"/>
          <w:szCs w:val="32"/>
          <w:shd w:val="clear" w:color="auto" w:fill="auto"/>
          <w:lang w:eastAsia="zh-CN"/>
        </w:rPr>
        <w:t>；每栋楼实行楼长制管理，明确楼栋长。</w:t>
      </w:r>
    </w:p>
    <w:p>
      <w:pPr>
        <w:keepNext w:val="0"/>
        <w:keepLines w:val="0"/>
        <w:pageBreakBefore w:val="0"/>
        <w:kinsoku/>
        <w:wordWrap/>
        <w:overflowPunct/>
        <w:topLinePunct w:val="0"/>
        <w:autoSpaceDE/>
        <w:autoSpaceDN/>
        <w:bidi w:val="0"/>
        <w:adjustRightInd/>
        <w:spacing w:line="600" w:lineRule="exact"/>
        <w:ind w:firstLine="640" w:firstLineChars="200"/>
        <w:jc w:val="left"/>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b w:val="0"/>
          <w:bCs w:val="0"/>
          <w:sz w:val="32"/>
          <w:szCs w:val="32"/>
          <w:shd w:val="clear" w:color="auto" w:fill="auto"/>
          <w:lang w:eastAsia="zh-CN"/>
        </w:rPr>
        <w:t>（</w:t>
      </w:r>
      <w:r>
        <w:rPr>
          <w:rFonts w:hint="eastAsia" w:ascii="仿宋_GB2312" w:hAnsi="仿宋_GB2312" w:eastAsia="仿宋_GB2312" w:cs="仿宋_GB2312"/>
          <w:b w:val="0"/>
          <w:bCs w:val="0"/>
          <w:sz w:val="32"/>
          <w:szCs w:val="32"/>
          <w:shd w:val="clear" w:color="auto" w:fill="auto"/>
          <w:lang w:val="en-US" w:eastAsia="zh-CN"/>
        </w:rPr>
        <w:t>5</w:t>
      </w:r>
      <w:r>
        <w:rPr>
          <w:rFonts w:hint="eastAsia" w:ascii="仿宋_GB2312" w:hAnsi="仿宋_GB2312" w:eastAsia="仿宋_GB2312" w:cs="仿宋_GB2312"/>
          <w:b w:val="0"/>
          <w:bCs w:val="0"/>
          <w:sz w:val="32"/>
          <w:szCs w:val="32"/>
          <w:shd w:val="clear" w:color="auto" w:fill="auto"/>
          <w:lang w:eastAsia="zh-CN"/>
        </w:rPr>
        <w:t>）</w:t>
      </w:r>
      <w:r>
        <w:rPr>
          <w:rFonts w:hint="eastAsia" w:ascii="仿宋_GB2312" w:hAnsi="仿宋_GB2312" w:eastAsia="仿宋_GB2312" w:cs="仿宋_GB2312"/>
          <w:color w:val="auto"/>
          <w:sz w:val="32"/>
          <w:szCs w:val="32"/>
          <w:lang w:eastAsia="zh-CN"/>
        </w:rPr>
        <w:t>提请实验区管委会</w:t>
      </w:r>
      <w:r>
        <w:rPr>
          <w:rFonts w:hint="eastAsia" w:ascii="仿宋_GB2312" w:hAnsi="仿宋_GB2312" w:eastAsia="仿宋_GB2312" w:cs="仿宋_GB2312"/>
          <w:color w:val="auto"/>
          <w:sz w:val="32"/>
          <w:szCs w:val="32"/>
        </w:rPr>
        <w:t>出台微型消防站队员优抚优待、激励保障等配套政策。</w:t>
      </w:r>
    </w:p>
    <w:p>
      <w:pPr>
        <w:keepNext w:val="0"/>
        <w:keepLines w:val="0"/>
        <w:pageBreakBefore w:val="0"/>
        <w:numPr>
          <w:ilvl w:val="0"/>
          <w:numId w:val="0"/>
        </w:numPr>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2.</w:t>
      </w:r>
      <w:r>
        <w:rPr>
          <w:rFonts w:hint="eastAsia" w:ascii="仿宋_GB2312" w:hAnsi="仿宋_GB2312" w:eastAsia="仿宋_GB2312" w:cs="仿宋_GB2312"/>
          <w:b/>
          <w:bCs/>
          <w:sz w:val="32"/>
          <w:szCs w:val="32"/>
        </w:rPr>
        <w:t>大型商业综合体消防管理水平提升。</w:t>
      </w:r>
      <w:r>
        <w:rPr>
          <w:rFonts w:hint="eastAsia" w:ascii="仿宋_GB2312" w:hAnsi="仿宋_GB2312" w:eastAsia="仿宋_GB2312" w:cs="仿宋_GB2312"/>
          <w:sz w:val="32"/>
          <w:szCs w:val="32"/>
          <w:lang w:eastAsia="zh-CN"/>
        </w:rPr>
        <w:t>督促</w:t>
      </w:r>
      <w:r>
        <w:rPr>
          <w:rFonts w:hint="eastAsia" w:ascii="仿宋_GB2312" w:hAnsi="仿宋_GB2312" w:eastAsia="仿宋_GB2312" w:cs="仿宋_GB2312"/>
          <w:sz w:val="32"/>
          <w:szCs w:val="32"/>
        </w:rPr>
        <w:t>在消防安全专项整治三年行动期间建成投用的大型商业综合体落实以下工作：</w:t>
      </w:r>
    </w:p>
    <w:p>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sz w:val="32"/>
          <w:szCs w:val="32"/>
        </w:rPr>
        <w:t>（1）严格按照大型商业综合体消防安全管理规则要求，对照标准组织开展达标创建活动，明确各管理部门、各类店铺、岗位员工消防安全达标要求任务，作为绩效考核、运营管理考核重要指标，优化落实各项消防管理制度。</w:t>
      </w:r>
      <w:r>
        <w:rPr>
          <w:rFonts w:hint="eastAsia" w:ascii="仿宋_GB2312" w:hAnsi="仿宋_GB2312" w:eastAsia="仿宋_GB2312" w:cs="仿宋_GB2312"/>
          <w:b w:val="0"/>
          <w:bCs w:val="0"/>
          <w:sz w:val="32"/>
          <w:szCs w:val="32"/>
        </w:rPr>
        <w:t>(经济发展处负责)</w:t>
      </w:r>
    </w:p>
    <w:p>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rPr>
        <w:t>（2）以功能分类分区、以店铺为单元推行网格化消防管理制度，建立责任清晰、高效运行的消防管理责任链条。</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经济发展处</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属地派出所</w:t>
      </w:r>
      <w:r>
        <w:rPr>
          <w:rFonts w:hint="eastAsia" w:ascii="仿宋_GB2312" w:hAnsi="仿宋_GB2312" w:eastAsia="仿宋_GB2312" w:cs="仿宋_GB2312"/>
          <w:b w:val="0"/>
          <w:bCs w:val="0"/>
          <w:sz w:val="32"/>
          <w:szCs w:val="32"/>
        </w:rPr>
        <w:t>负责）</w:t>
      </w:r>
    </w:p>
    <w:p>
      <w:pPr>
        <w:keepNext w:val="0"/>
        <w:keepLines w:val="0"/>
        <w:pageBreakBefore w:val="0"/>
        <w:numPr>
          <w:ilvl w:val="0"/>
          <w:numId w:val="0"/>
        </w:numPr>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rPr>
        <w:t>（3）实行消防设施、餐饮场所、重点部位每季度消防安全检查评估制度，消防安全责任人、管理人要组织整改检查评估发现的问题。</w:t>
      </w:r>
      <w:bookmarkStart w:id="5" w:name="OLE_LINK9"/>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政法综治处、经济发展处</w:t>
      </w:r>
      <w:r>
        <w:rPr>
          <w:rFonts w:hint="eastAsia" w:ascii="仿宋_GB2312" w:hAnsi="仿宋_GB2312" w:eastAsia="仿宋_GB2312" w:cs="仿宋_GB2312"/>
          <w:b w:val="0"/>
          <w:bCs w:val="0"/>
          <w:sz w:val="32"/>
          <w:szCs w:val="32"/>
        </w:rPr>
        <w:t>、</w:t>
      </w:r>
      <w:bookmarkStart w:id="6" w:name="OLE_LINK5"/>
      <w:r>
        <w:rPr>
          <w:rFonts w:hint="eastAsia" w:ascii="仿宋_GB2312" w:hAnsi="仿宋_GB2312" w:eastAsia="仿宋_GB2312" w:cs="仿宋_GB2312"/>
          <w:b w:val="0"/>
          <w:bCs w:val="0"/>
          <w:sz w:val="32"/>
          <w:szCs w:val="32"/>
        </w:rPr>
        <w:t>区市场监管局君山分局</w:t>
      </w:r>
      <w:bookmarkEnd w:id="6"/>
      <w:r>
        <w:rPr>
          <w:rFonts w:hint="eastAsia" w:ascii="仿宋_GB2312" w:hAnsi="仿宋_GB2312" w:eastAsia="仿宋_GB2312" w:cs="仿宋_GB2312"/>
          <w:b w:val="0"/>
          <w:bCs w:val="0"/>
          <w:sz w:val="32"/>
          <w:szCs w:val="32"/>
        </w:rPr>
        <w:t>按职责分工负责）</w:t>
      </w:r>
    </w:p>
    <w:bookmarkEnd w:id="5"/>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rPr>
        <w:t>（4）建立全员消防培训制度，分区域建立应急处置快速响应机制，优化部署内部消防救援力量，每半年组织消防演练。2022年，推动投入使用的大型商业综合体完成消防安全管理达标创建。</w:t>
      </w:r>
      <w:bookmarkStart w:id="7" w:name="OLE_LINK8"/>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经济发展处</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政法综治处</w:t>
      </w:r>
      <w:r>
        <w:rPr>
          <w:rFonts w:hint="eastAsia" w:ascii="仿宋_GB2312" w:hAnsi="仿宋_GB2312" w:eastAsia="仿宋_GB2312" w:cs="仿宋_GB2312"/>
          <w:b w:val="0"/>
          <w:bCs w:val="0"/>
          <w:sz w:val="32"/>
          <w:szCs w:val="32"/>
        </w:rPr>
        <w:t>，属地派出所按职责分工负责）</w:t>
      </w:r>
    </w:p>
    <w:bookmarkEnd w:id="7"/>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3</w:t>
      </w:r>
      <w:r>
        <w:rPr>
          <w:rFonts w:hint="eastAsia" w:ascii="仿宋_GB2312" w:hAnsi="仿宋_GB2312" w:eastAsia="仿宋_GB2312" w:cs="仿宋_GB2312"/>
          <w:b/>
          <w:bCs/>
          <w:sz w:val="32"/>
          <w:szCs w:val="32"/>
        </w:rPr>
        <w:t>.易燃易爆危险化学品企业消防安全能力建设。</w:t>
      </w:r>
      <w:r>
        <w:rPr>
          <w:rFonts w:hint="eastAsia" w:ascii="仿宋_GB2312" w:hAnsi="仿宋_GB2312" w:eastAsia="仿宋_GB2312" w:cs="仿宋_GB2312"/>
          <w:sz w:val="32"/>
          <w:szCs w:val="32"/>
        </w:rPr>
        <w:t>组织开展生产、储存、装卸易燃易爆危险物品的工厂、仓库、易燃易爆气体和液体充装站、供应站、调压站建筑物的监督检查，摸清所管辖的易燃易爆危险化学品企业消防安全风险、老旧消防设施、企业消防力量等基本情况，建立详细的工作台账。督促</w:t>
      </w:r>
      <w:r>
        <w:rPr>
          <w:rFonts w:hint="eastAsia" w:ascii="仿宋_GB2312" w:hAnsi="仿宋_GB2312" w:eastAsia="仿宋_GB2312" w:cs="仿宋_GB2312"/>
          <w:sz w:val="32"/>
          <w:szCs w:val="32"/>
          <w:lang w:eastAsia="zh-CN"/>
        </w:rPr>
        <w:t>辖区内</w:t>
      </w:r>
      <w:r>
        <w:rPr>
          <w:rFonts w:hint="eastAsia" w:ascii="仿宋_GB2312" w:hAnsi="仿宋_GB2312" w:eastAsia="仿宋_GB2312" w:cs="仿宋_GB2312"/>
          <w:sz w:val="32"/>
          <w:szCs w:val="32"/>
        </w:rPr>
        <w:t>的易燃易爆危险化学品企业落实重大消防安全风险管控、老旧消防设施改造、企业消防力量建设三项任务，利用三年时间，分步完成，2020年，完成30%；2021年，完成70%；2022年，完成100%。</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政法综治处、交通与建设处</w:t>
      </w:r>
      <w:r>
        <w:rPr>
          <w:rFonts w:hint="eastAsia" w:ascii="仿宋_GB2312" w:hAnsi="仿宋_GB2312" w:eastAsia="仿宋_GB2312" w:cs="仿宋_GB2312"/>
          <w:b w:val="0"/>
          <w:bCs w:val="0"/>
          <w:sz w:val="32"/>
          <w:szCs w:val="32"/>
        </w:rPr>
        <w:t>，属地派出所按职责分工负责）</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（三）整治老旧场所及新材料新业态等突出风险</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bCs/>
          <w:sz w:val="32"/>
          <w:szCs w:val="32"/>
        </w:rPr>
        <w:t>1.抓好老旧场所突出风险治理。</w:t>
      </w:r>
      <w:r>
        <w:rPr>
          <w:rFonts w:hint="eastAsia" w:ascii="仿宋_GB2312" w:hAnsi="仿宋_GB2312" w:eastAsia="仿宋_GB2312" w:cs="仿宋_GB2312"/>
          <w:b w:val="0"/>
          <w:bCs w:val="0"/>
          <w:sz w:val="32"/>
          <w:szCs w:val="32"/>
        </w:rPr>
        <w:t>针对老旧小区、家庭生产加工作坊、“三合一”场所、城乡结合部等突出风险，分类施策、分类整治。（</w:t>
      </w:r>
      <w:r>
        <w:rPr>
          <w:rFonts w:hint="eastAsia" w:ascii="仿宋_GB2312" w:hAnsi="仿宋_GB2312" w:eastAsia="仿宋_GB2312" w:cs="仿宋_GB2312"/>
          <w:b w:val="0"/>
          <w:bCs w:val="0"/>
          <w:sz w:val="32"/>
          <w:szCs w:val="32"/>
          <w:lang w:eastAsia="zh-CN"/>
        </w:rPr>
        <w:t>经济发展处</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政法综治处、</w:t>
      </w:r>
      <w:r>
        <w:rPr>
          <w:rFonts w:hint="eastAsia" w:ascii="仿宋_GB2312" w:hAnsi="仿宋_GB2312" w:eastAsia="仿宋_GB2312" w:cs="仿宋_GB2312"/>
          <w:b w:val="0"/>
          <w:bCs w:val="0"/>
          <w:sz w:val="32"/>
          <w:szCs w:val="32"/>
        </w:rPr>
        <w:t>区市场监管局君山分局按职责分工负责）</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2.抓好新材料新业态突出风险治理。</w:t>
      </w:r>
      <w:r>
        <w:rPr>
          <w:rFonts w:hint="eastAsia" w:ascii="仿宋_GB2312" w:hAnsi="仿宋_GB2312" w:eastAsia="仿宋_GB2312" w:cs="仿宋_GB2312"/>
          <w:sz w:val="32"/>
          <w:szCs w:val="32"/>
        </w:rPr>
        <w:t>推动在具备条件的居民住宅区设置电动自行车集中充电、停放场所，2022年，具有条件的居民住宅区全部落实电动自行车集中管理要求措施</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交通与建设处</w:t>
      </w:r>
      <w:r>
        <w:rPr>
          <w:rFonts w:hint="eastAsia" w:ascii="仿宋_GB2312" w:hAnsi="仿宋_GB2312" w:eastAsia="仿宋_GB2312" w:cs="仿宋_GB2312"/>
          <w:b w:val="0"/>
          <w:bCs w:val="0"/>
          <w:sz w:val="32"/>
          <w:szCs w:val="32"/>
        </w:rPr>
        <w:t>负责）</w:t>
      </w:r>
      <w:r>
        <w:rPr>
          <w:rFonts w:hint="eastAsia" w:ascii="仿宋_GB2312" w:hAnsi="仿宋_GB2312" w:eastAsia="仿宋_GB2312" w:cs="仿宋_GB2312"/>
          <w:sz w:val="32"/>
          <w:szCs w:val="32"/>
        </w:rPr>
        <w:t>组织对人员密集场所、施工现场违规搭建、违规采用易燃可燃材料的彩钢板房开展专项检查，每年依法组织整改一批、拆除一批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val="0"/>
          <w:bCs w:val="0"/>
          <w:sz w:val="32"/>
          <w:szCs w:val="32"/>
        </w:rPr>
        <w:t>（资源生态处、</w:t>
      </w:r>
      <w:r>
        <w:rPr>
          <w:rFonts w:hint="eastAsia" w:ascii="仿宋_GB2312" w:hAnsi="仿宋_GB2312" w:eastAsia="仿宋_GB2312" w:cs="仿宋_GB2312"/>
          <w:b w:val="0"/>
          <w:bCs w:val="0"/>
          <w:sz w:val="32"/>
          <w:szCs w:val="32"/>
          <w:lang w:eastAsia="zh-CN"/>
        </w:rPr>
        <w:t>交通与建设处，</w:t>
      </w:r>
      <w:r>
        <w:rPr>
          <w:rFonts w:hint="eastAsia" w:ascii="仿宋_GB2312" w:hAnsi="仿宋_GB2312" w:eastAsia="仿宋_GB2312" w:cs="仿宋_GB2312"/>
          <w:b w:val="0"/>
          <w:bCs w:val="0"/>
          <w:sz w:val="32"/>
          <w:szCs w:val="32"/>
        </w:rPr>
        <w:t>综合执法大队按职责分工负责）</w:t>
      </w:r>
    </w:p>
    <w:p>
      <w:pPr>
        <w:keepNext w:val="0"/>
        <w:keepLines w:val="0"/>
        <w:pageBreakBefore w:val="0"/>
        <w:kinsoku/>
        <w:wordWrap/>
        <w:overflowPunct/>
        <w:topLinePunct w:val="0"/>
        <w:autoSpaceDE/>
        <w:autoSpaceDN/>
        <w:bidi w:val="0"/>
        <w:adjustRightInd/>
        <w:spacing w:line="600" w:lineRule="exact"/>
        <w:ind w:firstLine="482" w:firstLineChars="15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（四）打牢乡村地区火灾防控基础</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b/>
          <w:bCs/>
          <w:sz w:val="32"/>
          <w:szCs w:val="32"/>
          <w:lang w:eastAsia="zh-CN"/>
        </w:rPr>
      </w:pPr>
      <w:r>
        <w:rPr>
          <w:rFonts w:hint="eastAsia" w:ascii="仿宋_GB2312" w:hAnsi="仿宋_GB2312" w:eastAsia="仿宋_GB2312" w:cs="仿宋_GB2312"/>
          <w:b/>
          <w:bCs/>
          <w:sz w:val="32"/>
          <w:szCs w:val="32"/>
        </w:rPr>
        <w:t>1.加大乡村火灾隐患整治力度。</w:t>
      </w:r>
      <w:r>
        <w:rPr>
          <w:rFonts w:hint="eastAsia" w:ascii="仿宋_GB2312" w:hAnsi="仿宋_GB2312" w:eastAsia="仿宋_GB2312" w:cs="仿宋_GB2312"/>
          <w:sz w:val="32"/>
          <w:szCs w:val="32"/>
        </w:rPr>
        <w:t>落实消防安全网格化管理工作，加强火灾隐患排查整治；发挥行政村基本治理单元的作用，指导成立由村“两委”成员牵头的消防管理组织，制定村民防火公约，开展经常性防火巡查检查，组织村居民加强自我管理、自我宣传、自我监督等群防群治工作；结合农村留守老人定期探访制度，组织村（居）民委员会及时更新留守老人信息台账，上门帮助发现并排除家庭火灾风险，对火灾风险较高的留守独居老人家庭，实施电气改造、安装简易消防装置等关爱救助行动</w:t>
      </w:r>
      <w:r>
        <w:rPr>
          <w:rFonts w:hint="eastAsia" w:ascii="仿宋_GB2312" w:hAnsi="仿宋_GB2312" w:eastAsia="仿宋_GB2312" w:cs="仿宋_GB2312"/>
          <w:b w:val="0"/>
          <w:bCs w:val="0"/>
          <w:sz w:val="32"/>
          <w:szCs w:val="32"/>
        </w:rPr>
        <w:t>（</w:t>
      </w:r>
      <w:bookmarkStart w:id="8" w:name="OLE_LINK1"/>
      <w:r>
        <w:rPr>
          <w:rFonts w:hint="eastAsia" w:ascii="仿宋_GB2312" w:hAnsi="仿宋_GB2312" w:eastAsia="仿宋_GB2312" w:cs="仿宋_GB2312"/>
          <w:b w:val="0"/>
          <w:bCs w:val="0"/>
          <w:sz w:val="32"/>
          <w:szCs w:val="32"/>
          <w:lang w:eastAsia="zh-CN"/>
        </w:rPr>
        <w:t>各行政村负责</w:t>
      </w:r>
      <w:bookmarkEnd w:id="8"/>
      <w:r>
        <w:rPr>
          <w:rFonts w:hint="eastAsia" w:ascii="仿宋_GB2312" w:hAnsi="仿宋_GB2312" w:eastAsia="仿宋_GB2312" w:cs="仿宋_GB2312"/>
          <w:b w:val="0"/>
          <w:bCs w:val="0"/>
          <w:sz w:val="32"/>
          <w:szCs w:val="32"/>
        </w:rPr>
        <w:t>）</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2.推进乡村公共消防基础建设。</w:t>
      </w:r>
      <w:r>
        <w:rPr>
          <w:rFonts w:hint="eastAsia" w:ascii="仿宋_GB2312" w:hAnsi="仿宋_GB2312" w:eastAsia="仿宋_GB2312" w:cs="仿宋_GB2312"/>
          <w:color w:val="auto"/>
          <w:sz w:val="32"/>
          <w:szCs w:val="32"/>
        </w:rPr>
        <w:t>严格按照国家有关法律法规和技术标准编制村庄规划，充分考虑消防安全布局、防火间距、消防水源、消防车通道等内容；结合乡村房改、水改、电改、灶改、路改等工作，有计划地改造防火间距不足、耐火等级低的村庄，加快乡村电气线路、炉灶等用火用电安全改造升级，有效降低火灾风险</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各行政村负责</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color w:val="auto"/>
          <w:sz w:val="32"/>
          <w:szCs w:val="32"/>
        </w:rPr>
        <w:t>分类推进多种形式消防队伍建设，特别是东庠离岛地区，组织配备必要消防装备，建立专职或兼职的消</w:t>
      </w:r>
      <w:r>
        <w:rPr>
          <w:rFonts w:hint="eastAsia" w:ascii="仿宋_GB2312" w:hAnsi="仿宋_GB2312" w:eastAsia="仿宋_GB2312" w:cs="仿宋_GB2312"/>
          <w:b w:val="0"/>
          <w:bCs w:val="0"/>
          <w:color w:val="auto"/>
          <w:sz w:val="32"/>
          <w:szCs w:val="32"/>
        </w:rPr>
        <w:t>防队伍</w:t>
      </w:r>
      <w:r>
        <w:rPr>
          <w:rFonts w:hint="eastAsia" w:ascii="仿宋_GB2312" w:hAnsi="仿宋_GB2312" w:eastAsia="仿宋_GB2312" w:cs="仿宋_GB2312"/>
          <w:b w:val="0"/>
          <w:bCs w:val="0"/>
          <w:color w:val="auto"/>
          <w:sz w:val="32"/>
          <w:szCs w:val="32"/>
          <w:lang w:eastAsia="zh-CN"/>
        </w:rPr>
        <w:t>。</w:t>
      </w:r>
      <w:r>
        <w:rPr>
          <w:rFonts w:hint="eastAsia" w:ascii="仿宋_GB2312" w:hAnsi="仿宋_GB2312" w:eastAsia="仿宋_GB2312" w:cs="仿宋_GB2312"/>
          <w:b w:val="0"/>
          <w:bCs w:val="0"/>
          <w:color w:val="auto"/>
          <w:sz w:val="32"/>
          <w:szCs w:val="32"/>
        </w:rPr>
        <w:t>（</w:t>
      </w:r>
      <w:bookmarkStart w:id="9" w:name="OLE_LINK2"/>
      <w:r>
        <w:rPr>
          <w:rFonts w:hint="eastAsia" w:ascii="仿宋_GB2312" w:hAnsi="仿宋_GB2312" w:eastAsia="仿宋_GB2312" w:cs="仿宋_GB2312"/>
          <w:b w:val="0"/>
          <w:bCs w:val="0"/>
          <w:color w:val="auto"/>
          <w:sz w:val="32"/>
          <w:szCs w:val="32"/>
        </w:rPr>
        <w:t>政法综治处、</w:t>
      </w:r>
      <w:bookmarkStart w:id="10" w:name="OLE_LINK10"/>
      <w:r>
        <w:rPr>
          <w:rFonts w:hint="eastAsia" w:ascii="仿宋_GB2312" w:hAnsi="仿宋_GB2312" w:eastAsia="仿宋_GB2312" w:cs="仿宋_GB2312"/>
          <w:b w:val="0"/>
          <w:bCs w:val="0"/>
          <w:color w:val="auto"/>
          <w:sz w:val="32"/>
          <w:szCs w:val="32"/>
        </w:rPr>
        <w:t>各行政村</w:t>
      </w:r>
      <w:r>
        <w:rPr>
          <w:rFonts w:hint="eastAsia" w:ascii="仿宋_GB2312" w:hAnsi="仿宋_GB2312" w:eastAsia="仿宋_GB2312" w:cs="仿宋_GB2312"/>
          <w:b w:val="0"/>
          <w:bCs w:val="0"/>
          <w:sz w:val="32"/>
          <w:szCs w:val="32"/>
          <w:lang w:eastAsia="zh-CN"/>
        </w:rPr>
        <w:t>按职责分工负责</w:t>
      </w:r>
      <w:bookmarkEnd w:id="9"/>
      <w:bookmarkEnd w:id="10"/>
      <w:r>
        <w:rPr>
          <w:rFonts w:hint="eastAsia" w:ascii="仿宋_GB2312" w:hAnsi="仿宋_GB2312" w:eastAsia="仿宋_GB2312" w:cs="仿宋_GB2312"/>
          <w:b w:val="0"/>
          <w:bCs w:val="0"/>
          <w:color w:val="auto"/>
          <w:sz w:val="32"/>
          <w:szCs w:val="32"/>
        </w:rPr>
        <w:t>）</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3.开展农村消防宣传教育培训。</w:t>
      </w:r>
      <w:r>
        <w:rPr>
          <w:rFonts w:hint="eastAsia" w:ascii="仿宋_GB2312" w:hAnsi="仿宋_GB2312" w:eastAsia="仿宋_GB2312" w:cs="仿宋_GB2312"/>
          <w:sz w:val="32"/>
          <w:szCs w:val="32"/>
        </w:rPr>
        <w:t>围绕提升农村居民消防安全意识和自防自救技能，广泛利用各类媒体平台和乡村大喇叭、宣传栏、标语海报等，开展贴近农村实际和居民生活的经常性消防安全知识宣传。</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）要综合利用村民活动室及为民服务场所设置消防科普教育专区，为农村居民提供体验式、参与式消防科普宣传教育服务。</w:t>
      </w:r>
      <w:r>
        <w:rPr>
          <w:rFonts w:hint="eastAsia" w:ascii="仿宋_GB2312" w:hAnsi="仿宋_GB2312" w:eastAsia="仿宋_GB2312" w:cs="仿宋_GB2312"/>
          <w:b w:val="0"/>
          <w:bCs w:val="0"/>
          <w:sz w:val="32"/>
          <w:szCs w:val="32"/>
        </w:rPr>
        <w:t>(各行政村负责)</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）2020年12月底前，针对农村分散供养特困人员、留守妇女儿童、独居老人、残疾人等特殊群体，组织志愿者开展上门宣传、入户培训，实施1次“精准扶贫”式消防安全宣传教育。</w:t>
      </w:r>
      <w:r>
        <w:rPr>
          <w:rFonts w:hint="eastAsia" w:ascii="仿宋_GB2312" w:hAnsi="仿宋_GB2312" w:eastAsia="仿宋_GB2312" w:cs="仿宋_GB2312"/>
          <w:b w:val="0"/>
          <w:bCs w:val="0"/>
          <w:sz w:val="32"/>
          <w:szCs w:val="32"/>
        </w:rPr>
        <w:t>(社会事业处负责)</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val="en-US" w:eastAsia="zh-CN"/>
        </w:rPr>
        <w:t>3</w:t>
      </w:r>
      <w:r>
        <w:rPr>
          <w:rFonts w:hint="eastAsia" w:ascii="仿宋_GB2312" w:hAnsi="仿宋_GB2312" w:eastAsia="仿宋_GB2312" w:cs="仿宋_GB2312"/>
          <w:b w:val="0"/>
          <w:bCs w:val="0"/>
          <w:sz w:val="32"/>
          <w:szCs w:val="32"/>
        </w:rPr>
        <w:t>）结合全国防灾减灾日、119消</w:t>
      </w:r>
      <w:r>
        <w:rPr>
          <w:rFonts w:hint="eastAsia" w:ascii="仿宋_GB2312" w:hAnsi="仿宋_GB2312" w:eastAsia="仿宋_GB2312" w:cs="仿宋_GB2312"/>
          <w:sz w:val="32"/>
          <w:szCs w:val="32"/>
        </w:rPr>
        <w:t>防日等，以及农闲、节庆、集市、民俗活动和外出务工人员返乡等时机，至少每半年开展一次大型消防安全宣传教育活动。</w:t>
      </w:r>
      <w:r>
        <w:rPr>
          <w:rFonts w:hint="eastAsia" w:ascii="仿宋_GB2312" w:hAnsi="仿宋_GB2312" w:eastAsia="仿宋_GB2312" w:cs="仿宋_GB2312"/>
          <w:b w:val="0"/>
          <w:bCs w:val="0"/>
          <w:sz w:val="32"/>
          <w:szCs w:val="32"/>
        </w:rPr>
        <w:t>(</w:t>
      </w:r>
      <w:bookmarkStart w:id="11" w:name="OLE_LINK6"/>
      <w:r>
        <w:rPr>
          <w:rFonts w:hint="eastAsia" w:ascii="仿宋_GB2312" w:hAnsi="仿宋_GB2312" w:eastAsia="仿宋_GB2312" w:cs="仿宋_GB2312"/>
          <w:b w:val="0"/>
          <w:bCs w:val="0"/>
          <w:sz w:val="32"/>
          <w:szCs w:val="32"/>
          <w:lang w:eastAsia="zh-CN"/>
        </w:rPr>
        <w:t>政法综治处</w:t>
      </w:r>
      <w:bookmarkEnd w:id="11"/>
      <w:r>
        <w:rPr>
          <w:rFonts w:hint="eastAsia" w:ascii="仿宋_GB2312" w:hAnsi="仿宋_GB2312" w:eastAsia="仿宋_GB2312" w:cs="仿宋_GB2312"/>
          <w:b w:val="0"/>
          <w:bCs w:val="0"/>
          <w:sz w:val="32"/>
          <w:szCs w:val="32"/>
          <w:lang w:eastAsia="zh-CN"/>
        </w:rPr>
        <w:t>负责</w:t>
      </w:r>
      <w:r>
        <w:rPr>
          <w:rFonts w:hint="eastAsia" w:ascii="仿宋_GB2312" w:hAnsi="仿宋_GB2312" w:eastAsia="仿宋_GB2312" w:cs="仿宋_GB2312"/>
          <w:b w:val="0"/>
          <w:bCs w:val="0"/>
          <w:sz w:val="32"/>
          <w:szCs w:val="32"/>
        </w:rPr>
        <w:t>）</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）要举办专题培训，加大对农村的基层领导干部、企业负责人、个体经营者的消防安全培训力度。</w:t>
      </w:r>
      <w:r>
        <w:rPr>
          <w:rFonts w:hint="eastAsia" w:ascii="仿宋_GB2312" w:hAnsi="仿宋_GB2312" w:eastAsia="仿宋_GB2312" w:cs="仿宋_GB2312"/>
          <w:b w:val="0"/>
          <w:bCs w:val="0"/>
          <w:sz w:val="32"/>
          <w:szCs w:val="32"/>
        </w:rPr>
        <w:t>（经济发展处、</w:t>
      </w:r>
      <w:bookmarkStart w:id="12" w:name="OLE_LINK11"/>
      <w:r>
        <w:rPr>
          <w:rFonts w:hint="eastAsia" w:ascii="仿宋_GB2312" w:hAnsi="仿宋_GB2312" w:eastAsia="仿宋_GB2312" w:cs="仿宋_GB2312"/>
          <w:b w:val="0"/>
          <w:bCs w:val="0"/>
          <w:sz w:val="32"/>
          <w:szCs w:val="32"/>
          <w:lang w:eastAsia="zh-CN"/>
        </w:rPr>
        <w:t>政法综治处、</w:t>
      </w:r>
      <w:r>
        <w:rPr>
          <w:rFonts w:hint="eastAsia" w:ascii="仿宋_GB2312" w:hAnsi="仿宋_GB2312" w:eastAsia="仿宋_GB2312" w:cs="仿宋_GB2312"/>
          <w:b w:val="0"/>
          <w:bCs w:val="0"/>
          <w:sz w:val="32"/>
          <w:szCs w:val="32"/>
        </w:rPr>
        <w:t>区市场监管局君山分局</w:t>
      </w:r>
      <w:r>
        <w:rPr>
          <w:rFonts w:hint="eastAsia" w:ascii="仿宋_GB2312" w:hAnsi="仿宋_GB2312" w:eastAsia="仿宋_GB2312" w:cs="仿宋_GB2312"/>
          <w:b w:val="0"/>
          <w:bCs w:val="0"/>
          <w:sz w:val="32"/>
          <w:szCs w:val="32"/>
          <w:lang w:eastAsia="zh-CN"/>
        </w:rPr>
        <w:t>按职责分工负责</w:t>
      </w:r>
      <w:r>
        <w:rPr>
          <w:rFonts w:hint="eastAsia" w:ascii="仿宋_GB2312" w:hAnsi="仿宋_GB2312" w:eastAsia="仿宋_GB2312" w:cs="仿宋_GB2312"/>
          <w:b w:val="0"/>
          <w:bCs w:val="0"/>
          <w:sz w:val="32"/>
          <w:szCs w:val="32"/>
        </w:rPr>
        <w:t>）</w:t>
      </w:r>
      <w:bookmarkEnd w:id="12"/>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（五）加强重点行业消防安全管理</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b/>
          <w:bCs/>
          <w:sz w:val="32"/>
          <w:szCs w:val="32"/>
          <w:lang w:eastAsia="zh-CN"/>
        </w:rPr>
      </w:pPr>
      <w:r>
        <w:rPr>
          <w:rFonts w:hint="eastAsia" w:ascii="仿宋_GB2312" w:hAnsi="仿宋_GB2312" w:eastAsia="仿宋_GB2312" w:cs="仿宋_GB2312"/>
          <w:sz w:val="32"/>
          <w:szCs w:val="32"/>
        </w:rPr>
        <w:t>2020年12月底前，组织对学校、幼儿园、养老服务机构、文化娱乐场所、宾馆饭店、商场市场、旅游景区、医疗卫生机构、宗教活动场所、文物古建筑等行业单位（区域）集中开展排查整治，及时消除火灾隐患。对一时难以整改的隐患，列出整改计划，明确整改时限，力争在三年内基本整改完毕</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val="0"/>
          <w:bCs w:val="0"/>
          <w:sz w:val="32"/>
          <w:szCs w:val="32"/>
        </w:rPr>
        <w:t>（社会事业</w:t>
      </w:r>
      <w:r>
        <w:rPr>
          <w:rFonts w:hint="eastAsia" w:ascii="仿宋_GB2312" w:hAnsi="仿宋_GB2312" w:eastAsia="仿宋_GB2312" w:cs="仿宋_GB2312"/>
          <w:b w:val="0"/>
          <w:bCs w:val="0"/>
          <w:sz w:val="32"/>
          <w:szCs w:val="32"/>
          <w:lang w:eastAsia="zh-CN"/>
        </w:rPr>
        <w:t>处、经济发展处、</w:t>
      </w:r>
      <w:r>
        <w:rPr>
          <w:rFonts w:hint="eastAsia" w:ascii="仿宋_GB2312" w:hAnsi="仿宋_GB2312" w:eastAsia="仿宋_GB2312" w:cs="仿宋_GB2312"/>
          <w:b w:val="0"/>
          <w:bCs w:val="0"/>
          <w:sz w:val="32"/>
          <w:szCs w:val="32"/>
        </w:rPr>
        <w:t>党群工作</w:t>
      </w:r>
      <w:r>
        <w:rPr>
          <w:rFonts w:hint="eastAsia" w:ascii="仿宋_GB2312" w:hAnsi="仿宋_GB2312" w:eastAsia="仿宋_GB2312" w:cs="仿宋_GB2312"/>
          <w:b w:val="0"/>
          <w:bCs w:val="0"/>
          <w:sz w:val="32"/>
          <w:szCs w:val="32"/>
          <w:lang w:eastAsia="zh-CN"/>
        </w:rPr>
        <w:t>处、</w:t>
      </w:r>
      <w:r>
        <w:rPr>
          <w:rFonts w:hint="eastAsia" w:ascii="仿宋_GB2312" w:hAnsi="仿宋_GB2312" w:eastAsia="仿宋_GB2312" w:cs="仿宋_GB2312"/>
          <w:b w:val="0"/>
          <w:bCs w:val="0"/>
          <w:sz w:val="32"/>
          <w:szCs w:val="32"/>
        </w:rPr>
        <w:t>区市场监管局君山分局按职责分工负责）</w:t>
      </w:r>
    </w:p>
    <w:p>
      <w:pPr>
        <w:keepNext w:val="0"/>
        <w:keepLines w:val="0"/>
        <w:pageBreakBefore w:val="0"/>
        <w:kinsoku/>
        <w:wordWrap/>
        <w:overflowPunct/>
        <w:topLinePunct w:val="0"/>
        <w:autoSpaceDE/>
        <w:autoSpaceDN/>
        <w:bidi w:val="0"/>
        <w:adjustRightInd/>
        <w:spacing w:line="600" w:lineRule="exact"/>
        <w:ind w:firstLine="482" w:firstLineChars="150"/>
        <w:jc w:val="both"/>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（六）实施消防安全素质提升工程</w:t>
      </w:r>
    </w:p>
    <w:p>
      <w:pPr>
        <w:keepNext w:val="0"/>
        <w:keepLines w:val="0"/>
        <w:pageBreakBefore w:val="0"/>
        <w:kinsoku/>
        <w:wordWrap/>
        <w:overflowPunct/>
        <w:topLinePunct w:val="0"/>
        <w:autoSpaceDE/>
        <w:autoSpaceDN/>
        <w:bidi w:val="0"/>
        <w:adjustRightInd/>
        <w:spacing w:line="600" w:lineRule="exact"/>
        <w:ind w:firstLine="632"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spacing w:val="-2"/>
          <w:sz w:val="32"/>
          <w:szCs w:val="32"/>
        </w:rPr>
        <w:t>深入推进消防宣传“五进”工作，</w:t>
      </w:r>
      <w:r>
        <w:rPr>
          <w:rFonts w:hint="eastAsia" w:ascii="仿宋_GB2312" w:hAnsi="仿宋_GB2312" w:eastAsia="仿宋_GB2312" w:cs="仿宋_GB2312"/>
          <w:sz w:val="32"/>
          <w:szCs w:val="32"/>
        </w:rPr>
        <w:t>分批次、分类别组织</w:t>
      </w:r>
      <w:r>
        <w:rPr>
          <w:rFonts w:hint="eastAsia" w:ascii="仿宋_GB2312" w:hAnsi="仿宋_GB2312" w:eastAsia="仿宋_GB2312" w:cs="仿宋_GB2312"/>
          <w:sz w:val="32"/>
          <w:szCs w:val="32"/>
          <w:lang w:eastAsia="zh-CN"/>
        </w:rPr>
        <w:t>企业</w:t>
      </w:r>
      <w:r>
        <w:rPr>
          <w:rFonts w:hint="eastAsia" w:ascii="仿宋_GB2312" w:hAnsi="仿宋_GB2312" w:eastAsia="仿宋_GB2312" w:cs="仿宋_GB2312"/>
          <w:sz w:val="32"/>
          <w:szCs w:val="32"/>
        </w:rPr>
        <w:t>消防安全责任人和管理人、村（居）民委员会工作人员、安保人员、管理单位人员、重点单位员工、小企业主等重点人群开展消防教育培训。</w:t>
      </w:r>
      <w:r>
        <w:rPr>
          <w:rFonts w:hint="eastAsia" w:ascii="仿宋_GB2312" w:hAnsi="仿宋_GB2312" w:eastAsia="仿宋_GB2312" w:cs="仿宋_GB2312"/>
          <w:sz w:val="32"/>
          <w:szCs w:val="32"/>
          <w:lang w:eastAsia="zh-CN"/>
        </w:rPr>
        <w:t>督促</w:t>
      </w:r>
      <w:r>
        <w:rPr>
          <w:rFonts w:hint="eastAsia" w:ascii="仿宋_GB2312" w:hAnsi="仿宋_GB2312" w:eastAsia="仿宋_GB2312" w:cs="仿宋_GB2312"/>
          <w:sz w:val="32"/>
          <w:szCs w:val="32"/>
        </w:rPr>
        <w:t>企业单位建立常态化全员消防培训制度，落实入职必训、定期培训、转岗轮训等要求，全面提升员工消防安全意识。</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经济发展处、政法综治处、</w:t>
      </w:r>
      <w:r>
        <w:rPr>
          <w:rFonts w:hint="eastAsia" w:ascii="仿宋_GB2312" w:hAnsi="仿宋_GB2312" w:eastAsia="仿宋_GB2312" w:cs="仿宋_GB2312"/>
          <w:b w:val="0"/>
          <w:bCs w:val="0"/>
          <w:sz w:val="32"/>
          <w:szCs w:val="32"/>
        </w:rPr>
        <w:t>党群工作</w:t>
      </w:r>
      <w:r>
        <w:rPr>
          <w:rFonts w:hint="eastAsia" w:ascii="仿宋_GB2312" w:hAnsi="仿宋_GB2312" w:eastAsia="仿宋_GB2312" w:cs="仿宋_GB2312"/>
          <w:b w:val="0"/>
          <w:bCs w:val="0"/>
          <w:sz w:val="32"/>
          <w:szCs w:val="32"/>
          <w:lang w:eastAsia="zh-CN"/>
        </w:rPr>
        <w:t>处</w:t>
      </w:r>
      <w:r>
        <w:rPr>
          <w:rFonts w:hint="eastAsia" w:ascii="仿宋_GB2312" w:hAnsi="仿宋_GB2312" w:eastAsia="仿宋_GB2312" w:cs="仿宋_GB2312"/>
          <w:b w:val="0"/>
          <w:bCs w:val="0"/>
          <w:sz w:val="32"/>
          <w:szCs w:val="32"/>
        </w:rPr>
        <w:t>按职责分工负责）</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四、时间安排</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从2020年至2022年12月，分三个阶段进行：</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（一）排查整治（2020年）。</w:t>
      </w:r>
      <w:r>
        <w:rPr>
          <w:rFonts w:hint="eastAsia" w:ascii="仿宋_GB2312" w:hAnsi="仿宋_GB2312" w:eastAsia="仿宋_GB2312" w:cs="仿宋_GB2312"/>
          <w:sz w:val="32"/>
          <w:szCs w:val="32"/>
        </w:rPr>
        <w:t>各有关</w:t>
      </w:r>
      <w:r>
        <w:rPr>
          <w:rFonts w:hint="eastAsia" w:ascii="仿宋_GB2312" w:hAnsi="仿宋_GB2312" w:eastAsia="仿宋_GB2312" w:cs="仿宋_GB2312"/>
          <w:sz w:val="32"/>
          <w:szCs w:val="32"/>
          <w:lang w:eastAsia="zh-CN"/>
        </w:rPr>
        <w:t>处室</w:t>
      </w:r>
      <w:r>
        <w:rPr>
          <w:rFonts w:hint="eastAsia" w:ascii="仿宋_GB2312" w:hAnsi="仿宋_GB2312" w:eastAsia="仿宋_GB2312" w:cs="仿宋_GB2312"/>
          <w:sz w:val="32"/>
          <w:szCs w:val="32"/>
        </w:rPr>
        <w:t>在消防安全隐患大排查大整治攻坚行动工作基础上，进一步对</w:t>
      </w:r>
      <w:r>
        <w:rPr>
          <w:rFonts w:hint="eastAsia" w:ascii="仿宋_GB2312" w:hAnsi="仿宋_GB2312" w:eastAsia="仿宋_GB2312" w:cs="仿宋_GB2312"/>
          <w:sz w:val="32"/>
          <w:szCs w:val="32"/>
          <w:lang w:eastAsia="zh-CN"/>
        </w:rPr>
        <w:t>各</w:t>
      </w:r>
      <w:r>
        <w:rPr>
          <w:rFonts w:hint="eastAsia" w:ascii="仿宋_GB2312" w:hAnsi="仿宋_GB2312" w:eastAsia="仿宋_GB2312" w:cs="仿宋_GB2312"/>
          <w:sz w:val="32"/>
          <w:szCs w:val="32"/>
        </w:rPr>
        <w:t>行业</w:t>
      </w:r>
      <w:r>
        <w:rPr>
          <w:rFonts w:hint="eastAsia" w:ascii="仿宋_GB2312" w:hAnsi="仿宋_GB2312" w:eastAsia="仿宋_GB2312" w:cs="仿宋_GB2312"/>
          <w:sz w:val="32"/>
          <w:szCs w:val="32"/>
          <w:lang w:eastAsia="zh-CN"/>
        </w:rPr>
        <w:t>领域</w:t>
      </w:r>
      <w:r>
        <w:rPr>
          <w:rFonts w:hint="eastAsia" w:ascii="仿宋_GB2312" w:hAnsi="仿宋_GB2312" w:eastAsia="仿宋_GB2312" w:cs="仿宋_GB2312"/>
          <w:sz w:val="32"/>
          <w:szCs w:val="32"/>
        </w:rPr>
        <w:t>消防安全风险隐患全面排查，建立问题隐患和整改责任“两个清单”，明确排查时间表、整改路线图、工作责任人，积极发动社会各方面力量群策群力、群防群治，确保各项排查任务精准推进落实。</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（二）集中攻坚（2021年）。</w:t>
      </w:r>
      <w:r>
        <w:rPr>
          <w:rFonts w:hint="eastAsia" w:ascii="仿宋_GB2312" w:hAnsi="仿宋_GB2312" w:eastAsia="仿宋_GB2312" w:cs="仿宋_GB2312"/>
          <w:sz w:val="32"/>
          <w:szCs w:val="32"/>
        </w:rPr>
        <w:t>各有关</w:t>
      </w:r>
      <w:r>
        <w:rPr>
          <w:rFonts w:hint="eastAsia" w:ascii="仿宋_GB2312" w:hAnsi="仿宋_GB2312" w:eastAsia="仿宋_GB2312" w:cs="仿宋_GB2312"/>
          <w:sz w:val="32"/>
          <w:szCs w:val="32"/>
          <w:lang w:eastAsia="zh-CN"/>
        </w:rPr>
        <w:t>处室</w:t>
      </w:r>
      <w:r>
        <w:rPr>
          <w:rFonts w:hint="eastAsia" w:ascii="仿宋_GB2312" w:hAnsi="仿宋_GB2312" w:eastAsia="仿宋_GB2312" w:cs="仿宋_GB2312"/>
          <w:sz w:val="32"/>
          <w:szCs w:val="32"/>
        </w:rPr>
        <w:t>对照前期排查的“两个清单”，坚持由表及里、由易到难，细化各项治理举措，实施差异化整治。存在重大火灾隐患的，全面落实挂牌督办和跟踪整治，确保按时整改销案，达到预期治理效果。</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（三）巩固提升（2022年）。</w:t>
      </w:r>
      <w:r>
        <w:rPr>
          <w:rFonts w:hint="eastAsia" w:ascii="仿宋_GB2312" w:hAnsi="仿宋_GB2312" w:eastAsia="仿宋_GB2312" w:cs="仿宋_GB2312"/>
          <w:sz w:val="32"/>
          <w:szCs w:val="32"/>
        </w:rPr>
        <w:t>各有关</w:t>
      </w:r>
      <w:r>
        <w:rPr>
          <w:rFonts w:hint="eastAsia" w:ascii="仿宋_GB2312" w:hAnsi="仿宋_GB2312" w:eastAsia="仿宋_GB2312" w:cs="仿宋_GB2312"/>
          <w:sz w:val="32"/>
          <w:szCs w:val="32"/>
          <w:lang w:eastAsia="zh-CN"/>
        </w:rPr>
        <w:t>处室</w:t>
      </w:r>
      <w:r>
        <w:rPr>
          <w:rFonts w:hint="eastAsia" w:ascii="仿宋_GB2312" w:hAnsi="仿宋_GB2312" w:eastAsia="仿宋_GB2312" w:cs="仿宋_GB2312"/>
          <w:sz w:val="32"/>
          <w:szCs w:val="32"/>
        </w:rPr>
        <w:t>结合实际，在推进消防安全突出风险隐患整改的同时，分析共性问题，形成一批经验做法，建立健全</w:t>
      </w:r>
      <w:r>
        <w:rPr>
          <w:rFonts w:hint="eastAsia" w:ascii="仿宋_GB2312" w:hAnsi="仿宋_GB2312" w:eastAsia="仿宋_GB2312" w:cs="仿宋_GB2312"/>
          <w:sz w:val="32"/>
          <w:szCs w:val="32"/>
          <w:lang w:eastAsia="zh-CN"/>
        </w:rPr>
        <w:t>各</w:t>
      </w:r>
      <w:r>
        <w:rPr>
          <w:rFonts w:hint="eastAsia" w:ascii="仿宋_GB2312" w:hAnsi="仿宋_GB2312" w:eastAsia="仿宋_GB2312" w:cs="仿宋_GB2312"/>
          <w:sz w:val="32"/>
          <w:szCs w:val="32"/>
        </w:rPr>
        <w:t>行业系统防范化解重大消防安全风险的系统性、机制性治理举措，提升整体治理水平。</w:t>
      </w:r>
    </w:p>
    <w:p>
      <w:pPr>
        <w:keepNext w:val="0"/>
        <w:keepLines w:val="0"/>
        <w:pageBreakBefore w:val="0"/>
        <w:kinsoku/>
        <w:wordWrap/>
        <w:overflowPunct/>
        <w:topLinePunct w:val="0"/>
        <w:autoSpaceDE/>
        <w:autoSpaceDN/>
        <w:bidi w:val="0"/>
        <w:adjustRightInd/>
        <w:spacing w:line="600" w:lineRule="exact"/>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五、保障措施</w:t>
      </w:r>
    </w:p>
    <w:p>
      <w:pPr>
        <w:keepNext w:val="0"/>
        <w:keepLines w:val="0"/>
        <w:pageBreakBefore w:val="0"/>
        <w:kinsoku/>
        <w:wordWrap/>
        <w:overflowPunct/>
        <w:topLinePunct w:val="0"/>
        <w:autoSpaceDE/>
        <w:autoSpaceDN/>
        <w:bidi w:val="0"/>
        <w:adjustRightIn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（一）强化组织领导。</w:t>
      </w:r>
      <w:r>
        <w:rPr>
          <w:rFonts w:hint="eastAsia" w:ascii="仿宋_GB2312" w:hAnsi="仿宋_GB2312" w:eastAsia="仿宋_GB2312" w:cs="仿宋_GB2312"/>
          <w:sz w:val="32"/>
          <w:szCs w:val="32"/>
          <w:lang w:eastAsia="zh-CN"/>
        </w:rPr>
        <w:t>消防安全工作领导小组要</w:t>
      </w:r>
      <w:r>
        <w:rPr>
          <w:rFonts w:hint="eastAsia" w:ascii="仿宋_GB2312" w:hAnsi="仿宋_GB2312" w:eastAsia="仿宋_GB2312" w:cs="仿宋_GB2312"/>
          <w:sz w:val="32"/>
          <w:szCs w:val="32"/>
        </w:rPr>
        <w:t>认真贯彻落实习近平总书记关于安全生产重要论述及指示精神，专题研究部署消防安全整治三年行动专项工作，定期听取领导小组成员有关消防安全整治情况汇报，及时解决整治中出现的重大消防安全问题，确保各项工作任务按步推进、按期完成。</w:t>
      </w:r>
    </w:p>
    <w:p>
      <w:pPr>
        <w:keepNext w:val="0"/>
        <w:keepLines w:val="0"/>
        <w:pageBreakBefore w:val="0"/>
        <w:kinsoku/>
        <w:overflowPunct/>
        <w:topLinePunct w:val="0"/>
        <w:bidi w:val="0"/>
        <w:spacing w:line="600" w:lineRule="exact"/>
        <w:ind w:left="1602" w:leftChars="304" w:hanging="964" w:hangingChars="300"/>
        <w:jc w:val="both"/>
        <w:rPr>
          <w:rFonts w:hint="eastAsia" w:ascii="仿宋_GB2312" w:hAnsi="仿宋_GB2312" w:eastAsia="仿宋_GB2312" w:cs="仿宋_GB2312"/>
          <w:sz w:val="32"/>
          <w:szCs w:val="32"/>
          <w:lang w:val="en-US" w:eastAsia="zh-CN"/>
        </w:rPr>
      </w:pPr>
      <w:r>
        <w:rPr>
          <w:rFonts w:hint="eastAsia" w:ascii="楷体_GB2312" w:hAnsi="楷体_GB2312" w:eastAsia="楷体_GB2312" w:cs="楷体_GB2312"/>
          <w:b/>
          <w:bCs/>
          <w:sz w:val="32"/>
          <w:szCs w:val="32"/>
          <w:lang w:val="en-US" w:eastAsia="zh-CN"/>
        </w:rPr>
        <w:t>（二）强化统筹推进。</w:t>
      </w:r>
      <w:r>
        <w:rPr>
          <w:rFonts w:hint="eastAsia" w:ascii="仿宋_GB2312" w:hAnsi="仿宋_GB2312" w:eastAsia="仿宋_GB2312" w:cs="仿宋_GB2312"/>
          <w:sz w:val="32"/>
          <w:szCs w:val="32"/>
          <w:lang w:val="en-US" w:eastAsia="zh-CN"/>
        </w:rPr>
        <w:t>各相关处室、有关单位、各行政</w:t>
      </w:r>
    </w:p>
    <w:p>
      <w:pPr>
        <w:keepNext w:val="0"/>
        <w:keepLines w:val="0"/>
        <w:pageBreakBefore w:val="0"/>
        <w:kinsoku/>
        <w:overflowPunct/>
        <w:topLinePunct w:val="0"/>
        <w:bidi w:val="0"/>
        <w:spacing w:line="600" w:lineRule="exact"/>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村要坚持问题导向，</w:t>
      </w:r>
      <w:r>
        <w:rPr>
          <w:rFonts w:hint="eastAsia" w:ascii="仿宋_GB2312" w:hAnsi="仿宋_GB2312" w:eastAsia="仿宋_GB2312" w:cs="仿宋_GB2312"/>
          <w:sz w:val="32"/>
          <w:szCs w:val="32"/>
        </w:rPr>
        <w:t>实行清单式管理，细化明确各项工作任</w:t>
      </w:r>
    </w:p>
    <w:p>
      <w:pPr>
        <w:keepNext w:val="0"/>
        <w:keepLines w:val="0"/>
        <w:pageBreakBefore w:val="0"/>
        <w:kinsoku/>
        <w:overflowPunct/>
        <w:topLinePunct w:val="0"/>
        <w:bidi w:val="0"/>
        <w:spacing w:line="600" w:lineRule="exact"/>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务及责任人</w:t>
      </w:r>
      <w:r>
        <w:rPr>
          <w:rFonts w:hint="eastAsia" w:ascii="仿宋_GB2312" w:hAnsi="仿宋_GB2312" w:eastAsia="仿宋_GB2312" w:cs="仿宋_GB2312"/>
          <w:sz w:val="32"/>
          <w:szCs w:val="32"/>
          <w:lang w:eastAsia="zh-CN"/>
        </w:rPr>
        <w:t>；要</w:t>
      </w:r>
      <w:r>
        <w:rPr>
          <w:rFonts w:hint="eastAsia" w:ascii="仿宋_GB2312" w:hAnsi="仿宋_GB2312" w:eastAsia="仿宋_GB2312" w:cs="仿宋_GB2312"/>
          <w:sz w:val="32"/>
          <w:szCs w:val="32"/>
          <w:lang w:val="en-US" w:eastAsia="zh-CN"/>
        </w:rPr>
        <w:t>紧抓当前行业领域消防安全突出问题和关键</w:t>
      </w:r>
    </w:p>
    <w:p>
      <w:pPr>
        <w:keepNext w:val="0"/>
        <w:keepLines w:val="0"/>
        <w:pageBreakBefore w:val="0"/>
        <w:kinsoku/>
        <w:overflowPunct/>
        <w:topLinePunct w:val="0"/>
        <w:bidi w:val="0"/>
        <w:spacing w:line="600" w:lineRule="exact"/>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环节，因地制宜、因情施策，针对不同地区和行业领域特点，研究采取差异化的工作举措，提供相应的治理政策支撑，确保治理实效。</w:t>
      </w:r>
    </w:p>
    <w:p>
      <w:pPr>
        <w:keepNext w:val="0"/>
        <w:keepLines w:val="0"/>
        <w:pageBreakBefore w:val="0"/>
        <w:kinsoku/>
        <w:wordWrap/>
        <w:overflowPunct/>
        <w:topLinePunct w:val="0"/>
        <w:autoSpaceDE/>
        <w:autoSpaceDN/>
        <w:bidi w:val="0"/>
        <w:adjustRightInd/>
        <w:spacing w:line="600" w:lineRule="exact"/>
        <w:ind w:right="-104" w:firstLine="643" w:firstLineChars="200"/>
        <w:jc w:val="both"/>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（三）强化问效问责。</w:t>
      </w:r>
      <w:r>
        <w:rPr>
          <w:rFonts w:hint="eastAsia" w:ascii="仿宋_GB2312" w:hAnsi="仿宋_GB2312" w:eastAsia="仿宋_GB2312" w:cs="仿宋_GB2312"/>
          <w:sz w:val="32"/>
          <w:szCs w:val="32"/>
          <w:lang w:val="en-US" w:eastAsia="zh-CN"/>
        </w:rPr>
        <w:t>各相关处室、有关单位、各行政村</w:t>
      </w:r>
      <w:r>
        <w:rPr>
          <w:rFonts w:hint="eastAsia" w:ascii="仿宋_GB2312" w:hAnsi="仿宋_GB2312" w:eastAsia="仿宋_GB2312" w:cs="仿宋_GB2312"/>
          <w:sz w:val="32"/>
          <w:szCs w:val="32"/>
        </w:rPr>
        <w:t>要牢记“一岗双责”的要求，落实落细对本</w:t>
      </w:r>
      <w:r>
        <w:rPr>
          <w:rFonts w:hint="eastAsia" w:ascii="仿宋_GB2312" w:hAnsi="仿宋_GB2312" w:eastAsia="仿宋_GB2312" w:cs="仿宋_GB2312"/>
          <w:sz w:val="32"/>
          <w:szCs w:val="32"/>
          <w:lang w:eastAsia="zh-CN"/>
        </w:rPr>
        <w:t>行业领域消防</w:t>
      </w:r>
      <w:r>
        <w:rPr>
          <w:rFonts w:hint="eastAsia" w:ascii="仿宋_GB2312" w:hAnsi="仿宋_GB2312" w:eastAsia="仿宋_GB2312" w:cs="仿宋_GB2312"/>
          <w:sz w:val="32"/>
          <w:szCs w:val="32"/>
        </w:rPr>
        <w:t>安全专项整治工作，加强督促检查力度。对整治工作不负责、不作为，分工责任不落实、措施不得力，重大问题隐患悬而不决、逾期没有完成目标任务的；对因整治工作失职渎职，造成事故发生的；按照“科学严谨、依法依规、实事求是、注重实效”的原则，调查分析原因，划清领导责任，并依法依纪予以问责。</w:t>
      </w:r>
    </w:p>
    <w:p>
      <w:pPr>
        <w:pStyle w:val="5"/>
        <w:keepNext w:val="0"/>
        <w:keepLines w:val="0"/>
        <w:pageBreakBefore w:val="0"/>
        <w:widowControl/>
        <w:numPr>
          <w:ilvl w:val="0"/>
          <w:numId w:val="0"/>
        </w:numPr>
        <w:kinsoku/>
        <w:wordWrap/>
        <w:overflowPunct/>
        <w:topLinePunct w:val="0"/>
        <w:autoSpaceDE/>
        <w:autoSpaceDN/>
        <w:bidi w:val="0"/>
        <w:adjustRightInd/>
        <w:spacing w:before="0" w:beforeAutospacing="0" w:after="0" w:afterAutospacing="0" w:line="600" w:lineRule="exact"/>
        <w:ind w:firstLine="640" w:firstLineChars="200"/>
        <w:jc w:val="both"/>
        <w:textAlignment w:val="auto"/>
        <w:rPr>
          <w:rFonts w:hint="eastAsia" w:ascii="仿宋_GB2312" w:hAnsi="仿宋_GB2312" w:eastAsia="仿宋_GB2312" w:cs="仿宋_GB2312"/>
          <w:kern w:val="2"/>
          <w:sz w:val="32"/>
          <w:szCs w:val="32"/>
        </w:rPr>
      </w:pPr>
      <w:bookmarkStart w:id="13" w:name="OLE_LINK7"/>
      <w:r>
        <w:rPr>
          <w:rFonts w:hint="eastAsia" w:ascii="仿宋_GB2312" w:hAnsi="仿宋_GB2312" w:eastAsia="仿宋_GB2312" w:cs="仿宋_GB2312"/>
          <w:kern w:val="2"/>
          <w:sz w:val="32"/>
          <w:szCs w:val="32"/>
          <w:lang w:eastAsia="zh-CN"/>
        </w:rPr>
        <w:t>请</w:t>
      </w:r>
      <w:r>
        <w:rPr>
          <w:rFonts w:hint="eastAsia" w:ascii="仿宋_GB2312" w:hAnsi="仿宋_GB2312" w:eastAsia="仿宋_GB2312" w:cs="仿宋_GB2312"/>
          <w:kern w:val="2"/>
          <w:sz w:val="32"/>
          <w:szCs w:val="32"/>
        </w:rPr>
        <w:t>各相关</w:t>
      </w:r>
      <w:r>
        <w:rPr>
          <w:rFonts w:hint="eastAsia" w:ascii="仿宋_GB2312" w:hAnsi="仿宋_GB2312" w:eastAsia="仿宋_GB2312" w:cs="仿宋_GB2312"/>
          <w:kern w:val="2"/>
          <w:sz w:val="32"/>
          <w:szCs w:val="32"/>
          <w:lang w:eastAsia="zh-CN"/>
        </w:rPr>
        <w:t>处室</w:t>
      </w:r>
      <w:bookmarkEnd w:id="13"/>
      <w:r>
        <w:rPr>
          <w:rFonts w:hint="eastAsia" w:ascii="仿宋_GB2312" w:hAnsi="仿宋_GB2312" w:eastAsia="仿宋_GB2312" w:cs="仿宋_GB2312"/>
          <w:kern w:val="2"/>
          <w:sz w:val="32"/>
          <w:szCs w:val="32"/>
          <w:lang w:eastAsia="zh-CN"/>
        </w:rPr>
        <w:t>按以下时间向政法综治处报送相关材料，政法综治处负责</w:t>
      </w:r>
      <w:r>
        <w:rPr>
          <w:rFonts w:hint="eastAsia" w:ascii="仿宋_GB2312" w:hAnsi="仿宋_GB2312" w:eastAsia="仿宋_GB2312" w:cs="仿宋_GB2312"/>
          <w:kern w:val="2"/>
          <w:sz w:val="32"/>
          <w:szCs w:val="32"/>
        </w:rPr>
        <w:t>汇总并向区消防救援支队</w:t>
      </w:r>
      <w:r>
        <w:rPr>
          <w:rFonts w:hint="eastAsia" w:ascii="仿宋_GB2312" w:hAnsi="仿宋_GB2312" w:eastAsia="仿宋_GB2312" w:cs="仿宋_GB2312"/>
          <w:kern w:val="2"/>
          <w:sz w:val="32"/>
          <w:szCs w:val="32"/>
          <w:lang w:eastAsia="zh-CN"/>
        </w:rPr>
        <w:t>报告</w:t>
      </w:r>
      <w:r>
        <w:rPr>
          <w:rFonts w:hint="eastAsia" w:ascii="仿宋_GB2312" w:hAnsi="仿宋_GB2312" w:eastAsia="仿宋_GB2312" w:cs="仿宋_GB2312"/>
          <w:kern w:val="2"/>
          <w:sz w:val="32"/>
          <w:szCs w:val="32"/>
        </w:rPr>
        <w:t>。</w:t>
      </w:r>
    </w:p>
    <w:p>
      <w:pPr>
        <w:pStyle w:val="5"/>
        <w:keepNext w:val="0"/>
        <w:keepLines w:val="0"/>
        <w:pageBreakBefore w:val="0"/>
        <w:widowControl/>
        <w:numPr>
          <w:ilvl w:val="0"/>
          <w:numId w:val="0"/>
        </w:numPr>
        <w:kinsoku/>
        <w:wordWrap/>
        <w:overflowPunct/>
        <w:topLinePunct w:val="0"/>
        <w:autoSpaceDE/>
        <w:autoSpaceDN/>
        <w:bidi w:val="0"/>
        <w:adjustRightInd/>
        <w:spacing w:before="0" w:beforeAutospacing="0" w:after="0" w:afterAutospacing="0" w:line="600" w:lineRule="exact"/>
        <w:ind w:left="638" w:leftChars="304" w:firstLine="0" w:firstLineChars="0"/>
        <w:jc w:val="both"/>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val="en-US" w:eastAsia="zh-CN"/>
        </w:rPr>
        <w:t>1</w:t>
      </w:r>
      <w:r>
        <w:rPr>
          <w:rFonts w:hint="eastAsia" w:ascii="仿宋_GB2312" w:hAnsi="仿宋_GB2312" w:eastAsia="仿宋_GB2312" w:cs="仿宋_GB2312"/>
          <w:spacing w:val="-20"/>
          <w:kern w:val="2"/>
          <w:sz w:val="32"/>
          <w:szCs w:val="32"/>
          <w:lang w:val="en-US" w:eastAsia="zh-CN"/>
        </w:rPr>
        <w:t>.</w:t>
      </w:r>
      <w:r>
        <w:rPr>
          <w:rFonts w:hint="eastAsia" w:ascii="仿宋_GB2312" w:hAnsi="仿宋_GB2312" w:eastAsia="仿宋_GB2312" w:cs="仿宋_GB2312"/>
          <w:spacing w:val="-20"/>
          <w:kern w:val="2"/>
          <w:sz w:val="32"/>
          <w:szCs w:val="32"/>
        </w:rPr>
        <w:t>每月2</w:t>
      </w:r>
      <w:r>
        <w:rPr>
          <w:rFonts w:hint="eastAsia" w:ascii="仿宋_GB2312" w:hAnsi="仿宋_GB2312" w:eastAsia="仿宋_GB2312" w:cs="仿宋_GB2312"/>
          <w:spacing w:val="-20"/>
          <w:kern w:val="2"/>
          <w:sz w:val="32"/>
          <w:szCs w:val="32"/>
          <w:lang w:val="en-US" w:eastAsia="zh-CN"/>
        </w:rPr>
        <w:t>3</w:t>
      </w:r>
      <w:r>
        <w:rPr>
          <w:rFonts w:hint="eastAsia" w:ascii="仿宋_GB2312" w:hAnsi="仿宋_GB2312" w:eastAsia="仿宋_GB2312" w:cs="仿宋_GB2312"/>
          <w:spacing w:val="-20"/>
          <w:kern w:val="2"/>
          <w:sz w:val="32"/>
          <w:szCs w:val="32"/>
        </w:rPr>
        <w:t>日前报送本</w:t>
      </w:r>
      <w:r>
        <w:rPr>
          <w:rFonts w:hint="eastAsia" w:ascii="仿宋_GB2312" w:hAnsi="仿宋_GB2312" w:eastAsia="仿宋_GB2312" w:cs="仿宋_GB2312"/>
          <w:spacing w:val="-20"/>
          <w:kern w:val="2"/>
          <w:sz w:val="32"/>
          <w:szCs w:val="32"/>
          <w:lang w:eastAsia="zh-CN"/>
        </w:rPr>
        <w:t>处室</w:t>
      </w:r>
      <w:r>
        <w:rPr>
          <w:rFonts w:hint="eastAsia" w:ascii="仿宋_GB2312" w:hAnsi="仿宋_GB2312" w:eastAsia="仿宋_GB2312" w:cs="仿宋_GB2312"/>
          <w:spacing w:val="-20"/>
          <w:kern w:val="2"/>
          <w:sz w:val="32"/>
          <w:szCs w:val="32"/>
        </w:rPr>
        <w:t>所牵头或负责的工作推进情况；</w:t>
      </w:r>
    </w:p>
    <w:p>
      <w:pPr>
        <w:pStyle w:val="5"/>
        <w:keepNext w:val="0"/>
        <w:keepLines w:val="0"/>
        <w:pageBreakBefore w:val="0"/>
        <w:widowControl/>
        <w:numPr>
          <w:ilvl w:val="0"/>
          <w:numId w:val="0"/>
        </w:numPr>
        <w:kinsoku/>
        <w:wordWrap/>
        <w:overflowPunct/>
        <w:topLinePunct w:val="0"/>
        <w:autoSpaceDE/>
        <w:autoSpaceDN/>
        <w:bidi w:val="0"/>
        <w:adjustRightInd/>
        <w:spacing w:before="0" w:beforeAutospacing="0" w:after="0" w:afterAutospacing="0" w:line="600" w:lineRule="exact"/>
        <w:ind w:firstLine="640" w:firstLineChars="200"/>
        <w:jc w:val="both"/>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val="en-US" w:eastAsia="zh-CN"/>
        </w:rPr>
        <w:t>2.</w:t>
      </w:r>
      <w:r>
        <w:rPr>
          <w:rFonts w:hint="eastAsia" w:ascii="仿宋_GB2312" w:hAnsi="仿宋_GB2312" w:eastAsia="仿宋_GB2312" w:cs="仿宋_GB2312"/>
          <w:kern w:val="2"/>
          <w:sz w:val="32"/>
          <w:szCs w:val="32"/>
        </w:rPr>
        <w:t>每年1月</w:t>
      </w:r>
      <w:r>
        <w:rPr>
          <w:rFonts w:hint="eastAsia" w:ascii="仿宋_GB2312" w:hAnsi="仿宋_GB2312" w:eastAsia="仿宋_GB2312" w:cs="仿宋_GB2312"/>
          <w:kern w:val="2"/>
          <w:sz w:val="32"/>
          <w:szCs w:val="32"/>
          <w:lang w:val="en-US" w:eastAsia="zh-CN"/>
        </w:rPr>
        <w:t>25</w:t>
      </w:r>
      <w:r>
        <w:rPr>
          <w:rFonts w:hint="eastAsia" w:ascii="仿宋_GB2312" w:hAnsi="仿宋_GB2312" w:eastAsia="仿宋_GB2312" w:cs="仿宋_GB2312"/>
          <w:kern w:val="2"/>
          <w:sz w:val="32"/>
          <w:szCs w:val="32"/>
        </w:rPr>
        <w:t>日前报送本年度工作推进计划；</w:t>
      </w:r>
    </w:p>
    <w:p>
      <w:pPr>
        <w:pStyle w:val="5"/>
        <w:keepNext w:val="0"/>
        <w:keepLines w:val="0"/>
        <w:pageBreakBefore w:val="0"/>
        <w:widowControl/>
        <w:numPr>
          <w:ilvl w:val="0"/>
          <w:numId w:val="0"/>
        </w:numPr>
        <w:kinsoku/>
        <w:wordWrap/>
        <w:overflowPunct/>
        <w:topLinePunct w:val="0"/>
        <w:autoSpaceDE/>
        <w:autoSpaceDN/>
        <w:bidi w:val="0"/>
        <w:adjustRightInd/>
        <w:spacing w:before="0" w:beforeAutospacing="0" w:after="0" w:afterAutospacing="0" w:line="600" w:lineRule="exact"/>
        <w:ind w:firstLine="640" w:firstLineChars="200"/>
        <w:jc w:val="both"/>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val="en-US" w:eastAsia="zh-CN"/>
        </w:rPr>
        <w:t>3.</w:t>
      </w:r>
      <w:r>
        <w:rPr>
          <w:rFonts w:hint="eastAsia" w:ascii="仿宋_GB2312" w:hAnsi="仿宋_GB2312" w:eastAsia="仿宋_GB2312" w:cs="仿宋_GB2312"/>
          <w:kern w:val="2"/>
          <w:sz w:val="32"/>
          <w:szCs w:val="32"/>
        </w:rPr>
        <w:t>每年12月</w:t>
      </w:r>
      <w:r>
        <w:rPr>
          <w:rFonts w:hint="eastAsia" w:ascii="仿宋_GB2312" w:hAnsi="仿宋_GB2312" w:eastAsia="仿宋_GB2312" w:cs="仿宋_GB2312"/>
          <w:kern w:val="2"/>
          <w:sz w:val="32"/>
          <w:szCs w:val="32"/>
          <w:lang w:val="en-US" w:eastAsia="zh-CN"/>
        </w:rPr>
        <w:t>15</w:t>
      </w:r>
      <w:r>
        <w:rPr>
          <w:rFonts w:hint="eastAsia" w:ascii="仿宋_GB2312" w:hAnsi="仿宋_GB2312" w:eastAsia="仿宋_GB2312" w:cs="仿宋_GB2312"/>
          <w:kern w:val="2"/>
          <w:sz w:val="32"/>
          <w:szCs w:val="32"/>
        </w:rPr>
        <w:t>日前报送年度工作报告；</w:t>
      </w:r>
    </w:p>
    <w:p>
      <w:pPr>
        <w:pStyle w:val="5"/>
        <w:keepNext w:val="0"/>
        <w:keepLines w:val="0"/>
        <w:pageBreakBefore w:val="0"/>
        <w:widowControl/>
        <w:numPr>
          <w:ilvl w:val="0"/>
          <w:numId w:val="0"/>
        </w:numPr>
        <w:kinsoku/>
        <w:wordWrap/>
        <w:overflowPunct/>
        <w:topLinePunct w:val="0"/>
        <w:autoSpaceDE/>
        <w:autoSpaceDN/>
        <w:bidi w:val="0"/>
        <w:adjustRightInd/>
        <w:spacing w:before="0" w:beforeAutospacing="0" w:after="0" w:afterAutospacing="0" w:line="600" w:lineRule="exact"/>
        <w:ind w:firstLine="640" w:firstLineChars="200"/>
        <w:jc w:val="both"/>
        <w:textAlignment w:val="auto"/>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val="en-US" w:eastAsia="zh-CN"/>
        </w:rPr>
        <w:t>4.</w:t>
      </w:r>
      <w:r>
        <w:rPr>
          <w:rFonts w:hint="eastAsia" w:ascii="仿宋_GB2312" w:hAnsi="仿宋_GB2312" w:eastAsia="仿宋_GB2312" w:cs="仿宋_GB2312"/>
          <w:kern w:val="2"/>
          <w:sz w:val="32"/>
          <w:szCs w:val="32"/>
        </w:rPr>
        <w:t>2022年12月</w:t>
      </w:r>
      <w:r>
        <w:rPr>
          <w:rFonts w:hint="eastAsia" w:ascii="仿宋_GB2312" w:hAnsi="仿宋_GB2312" w:eastAsia="仿宋_GB2312" w:cs="仿宋_GB2312"/>
          <w:kern w:val="2"/>
          <w:sz w:val="32"/>
          <w:szCs w:val="32"/>
          <w:lang w:val="en-US" w:eastAsia="zh-CN"/>
        </w:rPr>
        <w:t>5</w:t>
      </w:r>
      <w:r>
        <w:rPr>
          <w:rFonts w:hint="eastAsia" w:ascii="仿宋_GB2312" w:hAnsi="仿宋_GB2312" w:eastAsia="仿宋_GB2312" w:cs="仿宋_GB2312"/>
          <w:kern w:val="2"/>
          <w:sz w:val="32"/>
          <w:szCs w:val="32"/>
        </w:rPr>
        <w:t>日前报送三年行动总结报告。</w:t>
      </w:r>
    </w:p>
    <w:p>
      <w:pPr>
        <w:keepNext w:val="0"/>
        <w:keepLines w:val="0"/>
        <w:pageBreakBefore w:val="0"/>
        <w:kinsoku/>
        <w:overflowPunct/>
        <w:topLinePunct w:val="0"/>
        <w:bidi w:val="0"/>
        <w:spacing w:line="600" w:lineRule="exact"/>
        <w:ind w:left="1599" w:leftChars="152" w:hanging="1280" w:hangingChars="40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pPr>
        <w:pStyle w:val="11"/>
        <w:keepNext w:val="0"/>
        <w:keepLines w:val="0"/>
        <w:pageBreakBefore w:val="0"/>
        <w:kinsoku/>
        <w:overflowPunct/>
        <w:topLinePunct w:val="0"/>
        <w:bidi w:val="0"/>
        <w:spacing w:line="600" w:lineRule="exact"/>
        <w:ind w:firstLine="0" w:firstLineChars="0"/>
        <w:rPr>
          <w:rFonts w:hint="eastAsia" w:ascii="黑体" w:eastAsia="黑体" w:cs="黑体"/>
          <w:szCs w:val="32"/>
          <w:lang w:val="en-US" w:eastAsia="zh-CN"/>
        </w:rPr>
      </w:pPr>
    </w:p>
    <w:p>
      <w:pPr>
        <w:pStyle w:val="9"/>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pStyle w:val="9"/>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pStyle w:val="9"/>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pStyle w:val="9"/>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ascii="黑体" w:eastAsia="黑体"/>
          <w:sz w:val="32"/>
          <w:szCs w:val="32"/>
        </w:rPr>
      </w:pPr>
      <w:r>
        <w:rPr>
          <w:rFonts w:hint="eastAsia" w:ascii="黑体" w:eastAsia="黑体" w:cs="黑体"/>
          <w:sz w:val="32"/>
          <w:szCs w:val="32"/>
        </w:rPr>
        <w:t>附件</w:t>
      </w:r>
      <w:r>
        <w:rPr>
          <w:rFonts w:ascii="黑体" w:eastAsia="黑体" w:cs="黑体"/>
          <w:sz w:val="32"/>
          <w:szCs w:val="32"/>
        </w:rPr>
        <w:t>6</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b w:val="0"/>
          <w:bCs w:val="0"/>
          <w:sz w:val="44"/>
          <w:szCs w:val="44"/>
          <w:lang w:eastAsia="zh-CN"/>
        </w:rPr>
      </w:pPr>
      <w:r>
        <w:rPr>
          <w:rFonts w:hint="eastAsia" w:ascii="方正小标宋简体" w:hAnsi="方正小标宋简体" w:eastAsia="方正小标宋简体" w:cs="方正小标宋简体"/>
          <w:b w:val="0"/>
          <w:bCs w:val="0"/>
          <w:sz w:val="44"/>
          <w:szCs w:val="44"/>
        </w:rPr>
        <w:t>道路交通安全整治</w:t>
      </w:r>
      <w:r>
        <w:rPr>
          <w:rFonts w:hint="eastAsia" w:ascii="方正小标宋简体" w:hAnsi="方正小标宋简体" w:eastAsia="方正小标宋简体" w:cs="方正小标宋简体"/>
          <w:b w:val="0"/>
          <w:bCs w:val="0"/>
          <w:sz w:val="44"/>
          <w:szCs w:val="44"/>
          <w:lang w:eastAsia="zh-CN"/>
        </w:rPr>
        <w:t>三年行动专项实施方案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eastAsia="zh-CN"/>
        </w:rPr>
        <w:t>根据《平潭综合实验区道路交通安全综合整治领导小组办公室关于印发</w:t>
      </w:r>
      <w:r>
        <w:rPr>
          <w:rFonts w:hint="eastAsia" w:ascii="仿宋_GB2312" w:hAnsi="仿宋_GB2312" w:eastAsia="仿宋_GB2312" w:cs="仿宋_GB2312"/>
          <w:b w:val="0"/>
          <w:bCs w:val="0"/>
          <w:sz w:val="32"/>
          <w:szCs w:val="32"/>
          <w:lang w:val="en-US" w:eastAsia="zh-CN"/>
        </w:rPr>
        <w:t>&lt;2020年平潭综合实验区加强道路交通安全综合整治工作实施方案&gt;的通知》（闽岚综实道安办</w:t>
      </w:r>
      <w:r>
        <w:rPr>
          <w:rFonts w:hint="eastAsia" w:ascii="仿宋_GB2312" w:eastAsia="仿宋_GB2312" w:cs="仿宋_GB2312"/>
          <w:sz w:val="32"/>
          <w:szCs w:val="32"/>
        </w:rPr>
        <w:t>〔</w:t>
      </w:r>
      <w:r>
        <w:rPr>
          <w:rFonts w:ascii="仿宋_GB2312" w:eastAsia="仿宋_GB2312" w:cs="仿宋_GB2312"/>
          <w:sz w:val="32"/>
          <w:szCs w:val="32"/>
        </w:rPr>
        <w:t>2020</w:t>
      </w:r>
      <w:r>
        <w:rPr>
          <w:rFonts w:hint="eastAsia" w:ascii="仿宋_GB2312" w:eastAsia="仿宋_GB2312" w:cs="仿宋_GB2312"/>
          <w:sz w:val="32"/>
          <w:szCs w:val="32"/>
        </w:rPr>
        <w:t>〕</w:t>
      </w:r>
      <w:r>
        <w:rPr>
          <w:rFonts w:hint="eastAsia" w:ascii="仿宋_GB2312" w:eastAsia="仿宋_GB2312" w:cs="仿宋_GB2312"/>
          <w:sz w:val="32"/>
          <w:szCs w:val="32"/>
          <w:lang w:val="en-US" w:eastAsia="zh-CN"/>
        </w:rPr>
        <w:t>29</w:t>
      </w:r>
      <w:r>
        <w:rPr>
          <w:rFonts w:hint="eastAsia" w:ascii="仿宋_GB2312" w:eastAsia="仿宋_GB2312" w:cs="仿宋_GB2312"/>
          <w:sz w:val="32"/>
          <w:szCs w:val="32"/>
        </w:rPr>
        <w:t>号</w:t>
      </w:r>
      <w:r>
        <w:rPr>
          <w:rFonts w:hint="eastAsia" w:ascii="仿宋_GB2312" w:hAnsi="仿宋_GB2312" w:eastAsia="仿宋_GB2312" w:cs="仿宋_GB2312"/>
          <w:b w:val="0"/>
          <w:bCs w:val="0"/>
          <w:sz w:val="32"/>
          <w:szCs w:val="32"/>
          <w:lang w:val="en-US" w:eastAsia="zh-CN"/>
        </w:rPr>
        <w:t>）和《平潭综合实验区管委会安全生产委员会关于印发&lt;全区安全生产专项行动整治三年行动实施方案&gt;的通知》（岚安委</w:t>
      </w:r>
      <w:r>
        <w:rPr>
          <w:rFonts w:hint="eastAsia" w:ascii="仿宋_GB2312" w:eastAsia="仿宋_GB2312" w:cs="仿宋_GB2312"/>
          <w:sz w:val="32"/>
          <w:szCs w:val="32"/>
        </w:rPr>
        <w:t>〔</w:t>
      </w:r>
      <w:r>
        <w:rPr>
          <w:rFonts w:ascii="仿宋_GB2312" w:eastAsia="仿宋_GB2312" w:cs="仿宋_GB2312"/>
          <w:sz w:val="32"/>
          <w:szCs w:val="32"/>
        </w:rPr>
        <w:t>2020</w:t>
      </w:r>
      <w:r>
        <w:rPr>
          <w:rFonts w:hint="eastAsia" w:ascii="仿宋_GB2312" w:eastAsia="仿宋_GB2312" w:cs="仿宋_GB2312"/>
          <w:sz w:val="32"/>
          <w:szCs w:val="32"/>
        </w:rPr>
        <w:t>〕</w:t>
      </w:r>
      <w:r>
        <w:rPr>
          <w:rFonts w:hint="eastAsia" w:ascii="仿宋_GB2312" w:eastAsia="仿宋_GB2312" w:cs="仿宋_GB2312"/>
          <w:sz w:val="32"/>
          <w:szCs w:val="32"/>
          <w:lang w:val="en-US" w:eastAsia="zh-CN"/>
        </w:rPr>
        <w:t>5</w:t>
      </w:r>
      <w:r>
        <w:rPr>
          <w:rFonts w:hint="eastAsia" w:ascii="仿宋_GB2312" w:eastAsia="仿宋_GB2312" w:cs="仿宋_GB2312"/>
          <w:sz w:val="32"/>
          <w:szCs w:val="32"/>
        </w:rPr>
        <w:t>号</w:t>
      </w:r>
      <w:r>
        <w:rPr>
          <w:rFonts w:hint="eastAsia" w:ascii="仿宋_GB2312" w:hAnsi="仿宋_GB2312" w:eastAsia="仿宋_GB2312" w:cs="仿宋_GB2312"/>
          <w:b w:val="0"/>
          <w:bCs w:val="0"/>
          <w:sz w:val="32"/>
          <w:szCs w:val="32"/>
          <w:lang w:val="en-US" w:eastAsia="zh-CN"/>
        </w:rPr>
        <w:t>）文件精神，</w:t>
      </w:r>
      <w:r>
        <w:rPr>
          <w:rFonts w:hint="eastAsia" w:ascii="仿宋_GB2312" w:hAnsi="仿宋_GB2312" w:eastAsia="仿宋_GB2312" w:cs="仿宋_GB2312"/>
          <w:b w:val="0"/>
          <w:bCs w:val="0"/>
          <w:sz w:val="32"/>
          <w:szCs w:val="32"/>
          <w:lang w:eastAsia="zh-CN"/>
        </w:rPr>
        <w:t>为深入推进片区道路交通安全综合整治三年专项行动，提高片区道路交通安全综合治理能力和治理水平，切实保障人民群众生命财产安全，现制定实施方案：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一、工作目标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rPr>
      </w:pPr>
      <w:r>
        <w:rPr>
          <w:rFonts w:hint="eastAsia" w:ascii="仿宋_GB2312" w:hAnsi="仿宋_GB2312" w:eastAsia="仿宋_GB2312" w:cs="仿宋_GB2312"/>
          <w:b w:val="0"/>
          <w:bCs w:val="0"/>
          <w:sz w:val="32"/>
          <w:szCs w:val="32"/>
        </w:rPr>
        <w:t>通过开展</w:t>
      </w:r>
      <w:r>
        <w:rPr>
          <w:rFonts w:hint="eastAsia" w:ascii="仿宋_GB2312" w:hAnsi="仿宋_GB2312" w:eastAsia="仿宋_GB2312" w:cs="仿宋_GB2312"/>
          <w:b w:val="0"/>
          <w:bCs w:val="0"/>
          <w:sz w:val="32"/>
          <w:szCs w:val="32"/>
          <w:lang w:eastAsia="zh-CN"/>
        </w:rPr>
        <w:t>片区</w:t>
      </w:r>
      <w:r>
        <w:rPr>
          <w:rFonts w:hint="eastAsia" w:ascii="仿宋_GB2312" w:hAnsi="仿宋_GB2312" w:eastAsia="仿宋_GB2312" w:cs="仿宋_GB2312"/>
          <w:b w:val="0"/>
          <w:bCs w:val="0"/>
          <w:sz w:val="32"/>
          <w:szCs w:val="32"/>
        </w:rPr>
        <w:t>道路交通安全综合整治工作，推动</w:t>
      </w:r>
      <w:r>
        <w:rPr>
          <w:rFonts w:hint="eastAsia" w:ascii="仿宋_GB2312" w:hAnsi="仿宋_GB2312" w:eastAsia="仿宋_GB2312" w:cs="仿宋_GB2312"/>
          <w:b w:val="0"/>
          <w:bCs w:val="0"/>
          <w:sz w:val="32"/>
          <w:szCs w:val="32"/>
          <w:lang w:eastAsia="zh-CN"/>
        </w:rPr>
        <w:t>片区</w:t>
      </w:r>
      <w:r>
        <w:rPr>
          <w:rFonts w:hint="eastAsia" w:ascii="仿宋_GB2312" w:hAnsi="仿宋_GB2312" w:eastAsia="仿宋_GB2312" w:cs="仿宋_GB2312"/>
          <w:b w:val="0"/>
          <w:bCs w:val="0"/>
          <w:sz w:val="32"/>
          <w:szCs w:val="32"/>
        </w:rPr>
        <w:t>道路交通安全工作体制机制更加健全，道路交通安全基础设施更加完善，交通安全执法管理效能明显提升，部门协作机制进一步完善，交通参与者交通安全意识显著增强，道路交通安全形势持续稳定向好，道路交通事故四项指数全面下降。</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lang w:eastAsia="zh-CN"/>
        </w:rPr>
        <w:t>二</w:t>
      </w:r>
      <w:r>
        <w:rPr>
          <w:rFonts w:hint="eastAsia" w:ascii="黑体" w:hAnsi="黑体" w:eastAsia="黑体" w:cs="黑体"/>
          <w:b w:val="0"/>
          <w:bCs w:val="0"/>
          <w:sz w:val="32"/>
          <w:szCs w:val="32"/>
        </w:rPr>
        <w:t>、工作内容</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highlight w:val="none"/>
          <w:lang w:eastAsia="zh-CN"/>
        </w:rPr>
      </w:pPr>
      <w:r>
        <w:rPr>
          <w:rFonts w:hint="eastAsia" w:ascii="楷体_GB2312" w:hAnsi="楷体_GB2312" w:eastAsia="楷体_GB2312" w:cs="楷体_GB2312"/>
          <w:b/>
          <w:bCs/>
          <w:sz w:val="32"/>
          <w:szCs w:val="32"/>
          <w:highlight w:val="none"/>
        </w:rPr>
        <w:t>（一）</w:t>
      </w:r>
      <w:r>
        <w:rPr>
          <w:rFonts w:hint="eastAsia" w:ascii="楷体_GB2312" w:hAnsi="楷体_GB2312" w:eastAsia="楷体_GB2312" w:cs="楷体_GB2312"/>
          <w:b/>
          <w:bCs/>
          <w:sz w:val="32"/>
          <w:szCs w:val="32"/>
          <w:highlight w:val="none"/>
          <w:lang w:eastAsia="zh-CN"/>
        </w:rPr>
        <w:t>组织开展道安综合整治夯基强基攻坚行动</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bCs/>
          <w:sz w:val="32"/>
          <w:szCs w:val="32"/>
        </w:rPr>
        <w:t>1.积极构建道安工作机制。</w:t>
      </w:r>
      <w:r>
        <w:rPr>
          <w:rFonts w:hint="eastAsia" w:ascii="仿宋_GB2312" w:hAnsi="仿宋_GB2312" w:eastAsia="仿宋_GB2312" w:cs="仿宋_GB2312"/>
          <w:b w:val="0"/>
          <w:bCs w:val="0"/>
          <w:sz w:val="32"/>
          <w:szCs w:val="32"/>
          <w:lang w:eastAsia="zh-CN"/>
        </w:rPr>
        <w:t>片区道安办要</w:t>
      </w:r>
      <w:r>
        <w:rPr>
          <w:rFonts w:hint="eastAsia" w:ascii="仿宋_GB2312" w:hAnsi="仿宋_GB2312" w:eastAsia="仿宋_GB2312" w:cs="仿宋_GB2312"/>
          <w:b w:val="0"/>
          <w:bCs w:val="0"/>
          <w:sz w:val="32"/>
          <w:szCs w:val="32"/>
        </w:rPr>
        <w:t>健全“片区主导、乡镇派出所统一调度”的交通安全劝导员管理机制；健全区道安工作</w:t>
      </w:r>
      <w:r>
        <w:rPr>
          <w:rFonts w:hint="eastAsia" w:ascii="仿宋_GB2312" w:hAnsi="仿宋_GB2312" w:eastAsia="仿宋_GB2312" w:cs="仿宋_GB2312"/>
          <w:b w:val="0"/>
          <w:bCs w:val="0"/>
          <w:sz w:val="32"/>
          <w:szCs w:val="32"/>
          <w:lang w:eastAsia="zh-CN"/>
        </w:rPr>
        <w:t>例会制度</w:t>
      </w:r>
      <w:r>
        <w:rPr>
          <w:rFonts w:hint="eastAsia" w:ascii="仿宋_GB2312" w:hAnsi="仿宋_GB2312" w:eastAsia="仿宋_GB2312" w:cs="仿宋_GB2312"/>
          <w:b w:val="0"/>
          <w:bCs w:val="0"/>
          <w:sz w:val="32"/>
          <w:szCs w:val="32"/>
        </w:rPr>
        <w:t>，</w:t>
      </w:r>
      <w:r>
        <w:rPr>
          <w:rFonts w:hint="eastAsia" w:ascii="仿宋_GB2312" w:hAnsi="仿宋_GB2312" w:eastAsia="仿宋_GB2312" w:cs="仿宋_GB2312"/>
          <w:b w:val="0"/>
          <w:bCs w:val="0"/>
          <w:sz w:val="32"/>
          <w:szCs w:val="32"/>
          <w:lang w:eastAsia="zh-CN"/>
        </w:rPr>
        <w:t>每季度</w:t>
      </w:r>
      <w:r>
        <w:rPr>
          <w:rFonts w:hint="eastAsia" w:ascii="仿宋_GB2312" w:hAnsi="仿宋_GB2312" w:eastAsia="仿宋_GB2312" w:cs="仿宋_GB2312"/>
          <w:b w:val="0"/>
          <w:bCs w:val="0"/>
          <w:sz w:val="32"/>
          <w:szCs w:val="32"/>
        </w:rPr>
        <w:t>召开道安会议，总结成效，剖析问题，强弱项，补短板；</w:t>
      </w:r>
      <w:r>
        <w:rPr>
          <w:rFonts w:hint="eastAsia" w:ascii="仿宋_GB2312" w:hAnsi="仿宋_GB2312" w:eastAsia="仿宋_GB2312" w:cs="仿宋_GB2312"/>
          <w:b w:val="0"/>
          <w:bCs w:val="0"/>
          <w:sz w:val="32"/>
          <w:szCs w:val="32"/>
          <w:lang w:eastAsia="zh-CN"/>
        </w:rPr>
        <w:t>交通与建设处要配合</w:t>
      </w:r>
      <w:r>
        <w:rPr>
          <w:rFonts w:hint="eastAsia" w:ascii="仿宋_GB2312" w:hAnsi="仿宋_GB2312" w:eastAsia="仿宋_GB2312" w:cs="仿宋_GB2312"/>
          <w:b w:val="0"/>
          <w:bCs w:val="0"/>
          <w:sz w:val="32"/>
          <w:szCs w:val="32"/>
        </w:rPr>
        <w:t>区交建局、公安局、城乡建设与交通运输服务中心</w:t>
      </w:r>
      <w:r>
        <w:rPr>
          <w:rFonts w:hint="eastAsia" w:ascii="仿宋_GB2312" w:hAnsi="仿宋_GB2312" w:eastAsia="仿宋_GB2312" w:cs="仿宋_GB2312"/>
          <w:b w:val="0"/>
          <w:bCs w:val="0"/>
          <w:sz w:val="32"/>
          <w:szCs w:val="32"/>
          <w:lang w:eastAsia="zh-CN"/>
        </w:rPr>
        <w:t>，建立君山片区</w:t>
      </w:r>
      <w:r>
        <w:rPr>
          <w:rFonts w:hint="eastAsia" w:ascii="仿宋_GB2312" w:hAnsi="仿宋_GB2312" w:eastAsia="仿宋_GB2312" w:cs="仿宋_GB2312"/>
          <w:b w:val="0"/>
          <w:bCs w:val="0"/>
          <w:sz w:val="32"/>
          <w:szCs w:val="32"/>
        </w:rPr>
        <w:t>交通安全设施建设、维护会商机制，及时跟踪落实交通安全设施推进情况，协调解决项目建设中遇到的困难和问题，形成对项目建设、维护的督促、推进和服务工作机制；完善道路交通安全隐患排查整改机制</w:t>
      </w:r>
      <w:r>
        <w:rPr>
          <w:rFonts w:hint="eastAsia" w:ascii="仿宋_GB2312" w:hAnsi="仿宋_GB2312" w:eastAsia="仿宋_GB2312" w:cs="仿宋_GB2312"/>
          <w:b w:val="0"/>
          <w:bCs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rPr>
        <w:t>2.</w:t>
      </w:r>
      <w:r>
        <w:rPr>
          <w:rFonts w:hint="eastAsia" w:ascii="仿宋_GB2312" w:hAnsi="仿宋_GB2312" w:eastAsia="仿宋_GB2312" w:cs="仿宋_GB2312"/>
          <w:b/>
          <w:bCs/>
          <w:sz w:val="32"/>
          <w:szCs w:val="32"/>
        </w:rPr>
        <w:t>发挥好协调指导督促作用。</w:t>
      </w:r>
      <w:r>
        <w:rPr>
          <w:rFonts w:hint="eastAsia" w:ascii="仿宋_GB2312" w:hAnsi="仿宋_GB2312" w:eastAsia="仿宋_GB2312" w:cs="仿宋_GB2312"/>
          <w:b w:val="0"/>
          <w:bCs w:val="0"/>
          <w:sz w:val="32"/>
          <w:szCs w:val="32"/>
          <w:lang w:eastAsia="zh-CN"/>
        </w:rPr>
        <w:t>片区道安办要严格落实道安工作月通报、道安办主任季度会议和年度道安考核等制度，推动将道安工作成效将纳入平安建设、绩效、安全生产、精神文明等考评体系，持续推进“农交安”手机</w:t>
      </w:r>
      <w:r>
        <w:rPr>
          <w:rFonts w:hint="eastAsia" w:ascii="仿宋_GB2312" w:hAnsi="仿宋_GB2312" w:eastAsia="仿宋_GB2312" w:cs="仿宋_GB2312"/>
          <w:b w:val="0"/>
          <w:bCs w:val="0"/>
          <w:sz w:val="32"/>
          <w:szCs w:val="32"/>
          <w:lang w:val="en-US" w:eastAsia="zh-CN"/>
        </w:rPr>
        <w:t>APP应用，加强农村交通安全工作动态管理和指导监督。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bCs/>
          <w:sz w:val="32"/>
          <w:szCs w:val="32"/>
          <w:lang w:val="en-US" w:eastAsia="zh-CN"/>
        </w:rPr>
        <w:t>3.重点隐患路段隐患整治。</w:t>
      </w:r>
      <w:r>
        <w:rPr>
          <w:rFonts w:hint="eastAsia" w:ascii="仿宋_GB2312" w:hAnsi="仿宋_GB2312" w:eastAsia="仿宋_GB2312" w:cs="仿宋_GB2312"/>
          <w:b w:val="0"/>
          <w:bCs w:val="0"/>
          <w:sz w:val="32"/>
          <w:szCs w:val="32"/>
          <w:lang w:eastAsia="zh-CN"/>
        </w:rPr>
        <w:t>片区道安办要协助</w:t>
      </w:r>
      <w:r>
        <w:rPr>
          <w:rFonts w:hint="eastAsia" w:ascii="仿宋_GB2312" w:hAnsi="仿宋_GB2312" w:eastAsia="仿宋_GB2312" w:cs="仿宋_GB2312"/>
          <w:b w:val="0"/>
          <w:bCs w:val="0"/>
          <w:sz w:val="32"/>
          <w:szCs w:val="32"/>
        </w:rPr>
        <w:t>区公安局、</w:t>
      </w:r>
      <w:r>
        <w:rPr>
          <w:rFonts w:hint="eastAsia" w:ascii="仿宋_GB2312" w:hAnsi="仿宋_GB2312" w:eastAsia="仿宋_GB2312" w:cs="仿宋_GB2312"/>
          <w:b w:val="0"/>
          <w:bCs w:val="0"/>
          <w:sz w:val="32"/>
          <w:szCs w:val="32"/>
          <w:lang w:eastAsia="zh-CN"/>
        </w:rPr>
        <w:t>交建局、</w:t>
      </w:r>
      <w:r>
        <w:rPr>
          <w:rFonts w:hint="eastAsia" w:ascii="仿宋_GB2312" w:hAnsi="仿宋_GB2312" w:eastAsia="仿宋_GB2312" w:cs="仿宋_GB2312"/>
          <w:b w:val="0"/>
          <w:bCs w:val="0"/>
          <w:sz w:val="32"/>
          <w:szCs w:val="32"/>
        </w:rPr>
        <w:t>城乡建设与交通运输服务中心</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b w:val="0"/>
          <w:bCs w:val="0"/>
          <w:sz w:val="32"/>
          <w:szCs w:val="32"/>
        </w:rPr>
        <w:t>于10月之前完成</w:t>
      </w:r>
      <w:r>
        <w:rPr>
          <w:rFonts w:hint="eastAsia" w:ascii="仿宋_GB2312" w:hAnsi="仿宋_GB2312" w:eastAsia="仿宋_GB2312" w:cs="仿宋_GB2312"/>
          <w:b w:val="0"/>
          <w:bCs w:val="0"/>
          <w:sz w:val="32"/>
          <w:szCs w:val="32"/>
          <w:lang w:eastAsia="zh-CN"/>
        </w:rPr>
        <w:t>本片区范围内的</w:t>
      </w:r>
      <w:r>
        <w:rPr>
          <w:rFonts w:hint="eastAsia" w:ascii="仿宋_GB2312" w:hAnsi="仿宋_GB2312" w:eastAsia="仿宋_GB2312" w:cs="仿宋_GB2312"/>
          <w:b w:val="0"/>
          <w:bCs w:val="0"/>
          <w:sz w:val="32"/>
          <w:szCs w:val="32"/>
        </w:rPr>
        <w:t>2020年省级为民办实事项目的重点隐患路段整治</w:t>
      </w:r>
      <w:r>
        <w:rPr>
          <w:rFonts w:hint="eastAsia" w:ascii="仿宋_GB2312" w:hAnsi="仿宋_GB2312" w:eastAsia="仿宋_GB2312" w:cs="仿宋_GB2312"/>
          <w:b w:val="0"/>
          <w:bCs w:val="0"/>
          <w:sz w:val="32"/>
          <w:szCs w:val="32"/>
          <w:lang w:eastAsia="zh-CN"/>
        </w:rPr>
        <w:t>。要</w:t>
      </w:r>
      <w:r>
        <w:rPr>
          <w:rFonts w:hint="eastAsia" w:ascii="仿宋_GB2312" w:hAnsi="仿宋_GB2312" w:eastAsia="仿宋_GB2312" w:cs="仿宋_GB2312"/>
          <w:b w:val="0"/>
          <w:bCs w:val="0"/>
          <w:sz w:val="32"/>
          <w:szCs w:val="32"/>
        </w:rPr>
        <w:t>持续推进</w:t>
      </w:r>
      <w:r>
        <w:rPr>
          <w:rFonts w:hint="eastAsia" w:ascii="仿宋_GB2312" w:hAnsi="仿宋_GB2312" w:eastAsia="仿宋_GB2312" w:cs="仿宋_GB2312"/>
          <w:b w:val="0"/>
          <w:bCs w:val="0"/>
          <w:sz w:val="32"/>
          <w:szCs w:val="32"/>
          <w:lang w:eastAsia="zh-CN"/>
        </w:rPr>
        <w:t>片区</w:t>
      </w:r>
      <w:r>
        <w:rPr>
          <w:rFonts w:hint="eastAsia" w:ascii="仿宋_GB2312" w:hAnsi="仿宋_GB2312" w:eastAsia="仿宋_GB2312" w:cs="仿宋_GB2312"/>
          <w:b w:val="0"/>
          <w:bCs w:val="0"/>
          <w:sz w:val="32"/>
          <w:szCs w:val="32"/>
        </w:rPr>
        <w:t>农村地区临近池塘、水渠道路交通安全隐患专项整治</w:t>
      </w:r>
      <w:r>
        <w:rPr>
          <w:rFonts w:hint="eastAsia" w:ascii="仿宋_GB2312" w:hAnsi="仿宋_GB2312" w:eastAsia="仿宋_GB2312" w:cs="仿宋_GB2312"/>
          <w:b w:val="0"/>
          <w:bCs w:val="0"/>
          <w:sz w:val="32"/>
          <w:szCs w:val="32"/>
          <w:lang w:eastAsia="zh-CN"/>
        </w:rPr>
        <w:t>，每季度报送进展情况。</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bCs/>
          <w:sz w:val="32"/>
          <w:szCs w:val="32"/>
          <w:lang w:val="en-US" w:eastAsia="zh-CN"/>
        </w:rPr>
        <w:t>4.深化铁路沿线环境安全专项治理。</w:t>
      </w:r>
      <w:r>
        <w:rPr>
          <w:rFonts w:hint="eastAsia" w:ascii="仿宋_GB2312" w:hAnsi="仿宋_GB2312" w:eastAsia="仿宋_GB2312" w:cs="仿宋_GB2312"/>
          <w:b w:val="0"/>
          <w:bCs w:val="0"/>
          <w:sz w:val="32"/>
          <w:szCs w:val="32"/>
          <w:lang w:val="en-US" w:eastAsia="zh-CN"/>
        </w:rPr>
        <w:t>健全完善长效工作机制，落实铁路沿线环境安全专项治理各方责任，片区道安办要积极联系所辖派出所，协助派出所依法查处违规行为。</w:t>
      </w:r>
    </w:p>
    <w:p>
      <w:pPr>
        <w:pStyle w:val="9"/>
        <w:keepNext w:val="0"/>
        <w:keepLines w:val="0"/>
        <w:pageBreakBefore w:val="0"/>
        <w:kinsoku/>
        <w:overflowPunct/>
        <w:topLinePunct w:val="0"/>
        <w:bidi w:val="0"/>
        <w:spacing w:line="600" w:lineRule="exact"/>
        <w:ind w:firstLine="643" w:firstLineChars="200"/>
        <w:rPr>
          <w:rFonts w:hint="eastAsia" w:eastAsia="仿宋_GB2312"/>
          <w:lang w:val="en-US" w:eastAsia="zh-CN"/>
        </w:rPr>
      </w:pPr>
      <w:r>
        <w:rPr>
          <w:rFonts w:hint="eastAsia" w:ascii="仿宋_GB2312" w:hAnsi="仿宋_GB2312" w:eastAsia="仿宋_GB2312" w:cs="仿宋_GB2312"/>
          <w:b/>
          <w:bCs/>
          <w:sz w:val="32"/>
          <w:szCs w:val="32"/>
          <w:lang w:val="en-US" w:eastAsia="zh-CN"/>
        </w:rPr>
        <w:t>5.深化重点水域交通安全监管。</w:t>
      </w:r>
      <w:r>
        <w:rPr>
          <w:rFonts w:hint="eastAsia" w:ascii="仿宋_GB2312" w:hAnsi="仿宋_GB2312" w:eastAsia="仿宋_GB2312" w:cs="仿宋_GB2312"/>
          <w:b w:val="0"/>
          <w:bCs w:val="0"/>
          <w:sz w:val="32"/>
          <w:szCs w:val="32"/>
          <w:lang w:val="en-US" w:eastAsia="zh-CN"/>
        </w:rPr>
        <w:t>开展渡口码头的隐患排查整治和风险防控，安排工作人员现场值班值守，维持现场秩序。</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highlight w:val="none"/>
          <w:lang w:eastAsia="zh-CN"/>
        </w:rPr>
      </w:pPr>
      <w:r>
        <w:rPr>
          <w:rFonts w:hint="eastAsia" w:ascii="楷体_GB2312" w:hAnsi="楷体_GB2312" w:eastAsia="楷体_GB2312" w:cs="楷体_GB2312"/>
          <w:b/>
          <w:bCs/>
          <w:sz w:val="32"/>
          <w:szCs w:val="32"/>
          <w:highlight w:val="none"/>
          <w:lang w:eastAsia="zh-CN"/>
        </w:rPr>
        <w:t>（二）加强部门联动，共同整治“马路市场”乱象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val="0"/>
          <w:bCs w:val="0"/>
          <w:sz w:val="32"/>
          <w:szCs w:val="32"/>
          <w:lang w:eastAsia="zh-CN"/>
        </w:rPr>
        <w:t>片区道安办要积极联系执法大队、派出所、包村工作队和村干部，共同出击，加大对流水街“马路市场”的整治力度，要充分发挥交通劝导员作用，对乱停车的现象予以阻止、劝导，协助执法大队、派出所的工作，共同整治“马路市场”乱象，为片区的经济复苏工作保驾护航。</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highlight w:val="none"/>
          <w:lang w:eastAsia="zh-CN"/>
        </w:rPr>
      </w:pPr>
      <w:r>
        <w:rPr>
          <w:rFonts w:hint="eastAsia" w:ascii="楷体_GB2312" w:hAnsi="楷体_GB2312" w:eastAsia="楷体_GB2312" w:cs="楷体_GB2312"/>
          <w:b/>
          <w:bCs/>
          <w:sz w:val="32"/>
          <w:szCs w:val="32"/>
          <w:highlight w:val="none"/>
          <w:lang w:eastAsia="zh-CN"/>
        </w:rPr>
        <w:t>（三）组织开展交通文明安全意识提升行动</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bCs/>
          <w:sz w:val="32"/>
          <w:szCs w:val="32"/>
          <w:lang w:val="en-US" w:eastAsia="zh-CN"/>
        </w:rPr>
        <w:t>1.</w:t>
      </w:r>
      <w:r>
        <w:rPr>
          <w:rFonts w:hint="eastAsia" w:ascii="仿宋_GB2312" w:hAnsi="仿宋_GB2312" w:eastAsia="仿宋_GB2312" w:cs="仿宋_GB2312"/>
          <w:b/>
          <w:bCs/>
          <w:sz w:val="32"/>
          <w:szCs w:val="32"/>
          <w:lang w:eastAsia="zh-CN"/>
        </w:rPr>
        <w:t>大力拓展交通文明宣传。</w:t>
      </w:r>
      <w:r>
        <w:rPr>
          <w:rFonts w:hint="eastAsia" w:ascii="仿宋_GB2312" w:hAnsi="仿宋_GB2312" w:eastAsia="仿宋_GB2312" w:cs="仿宋_GB2312"/>
          <w:b w:val="0"/>
          <w:bCs w:val="0"/>
          <w:sz w:val="32"/>
          <w:szCs w:val="32"/>
          <w:lang w:eastAsia="zh-CN"/>
        </w:rPr>
        <w:t>片区道安办要加强宣传，通过悬挂宣传标语、开展活动、播放交通文明宣传片等多种方式进行宣传，提高群众自觉遵守交通安全的意识。</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val="0"/>
          <w:bCs w:val="0"/>
          <w:sz w:val="32"/>
          <w:szCs w:val="32"/>
          <w:lang w:eastAsia="zh-CN"/>
        </w:rPr>
      </w:pPr>
      <w:r>
        <w:rPr>
          <w:rFonts w:hint="eastAsia" w:ascii="仿宋_GB2312" w:hAnsi="仿宋_GB2312" w:eastAsia="仿宋_GB2312" w:cs="仿宋_GB2312"/>
          <w:b/>
          <w:bCs/>
          <w:sz w:val="32"/>
          <w:szCs w:val="32"/>
          <w:lang w:val="en-US" w:eastAsia="zh-CN"/>
        </w:rPr>
        <w:t>2.</w:t>
      </w:r>
      <w:r>
        <w:rPr>
          <w:rFonts w:hint="eastAsia" w:ascii="仿宋_GB2312" w:hAnsi="仿宋_GB2312" w:eastAsia="仿宋_GB2312" w:cs="仿宋_GB2312"/>
          <w:b/>
          <w:bCs/>
          <w:sz w:val="32"/>
          <w:szCs w:val="32"/>
          <w:lang w:eastAsia="zh-CN"/>
        </w:rPr>
        <w:t>加强交通劝导员值班值守工作。</w:t>
      </w:r>
      <w:r>
        <w:rPr>
          <w:rFonts w:hint="eastAsia" w:ascii="仿宋_GB2312" w:hAnsi="仿宋_GB2312" w:eastAsia="仿宋_GB2312" w:cs="仿宋_GB2312"/>
          <w:b w:val="0"/>
          <w:bCs w:val="0"/>
          <w:sz w:val="32"/>
          <w:szCs w:val="32"/>
          <w:lang w:eastAsia="zh-CN"/>
        </w:rPr>
        <w:t>针对春节、端午节等节假日，安排交通劝导员在北港、长江澳、仙人井、流水码头等人员较多的地方进行值班值守，对旅游景点周边乱停放车辆行为进行劝导，针对道路拥堵路段进行及时疏通，提高群众安全意识。</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三、时间安排</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eastAsia="仿宋_GB2312"/>
          <w:sz w:val="32"/>
          <w:szCs w:val="32"/>
          <w:lang w:eastAsia="zh-CN"/>
        </w:rPr>
      </w:pPr>
      <w:r>
        <w:rPr>
          <w:rFonts w:hint="eastAsia" w:ascii="仿宋_GB2312" w:eastAsia="仿宋_GB2312"/>
          <w:sz w:val="32"/>
          <w:szCs w:val="32"/>
        </w:rPr>
        <w:t>从</w:t>
      </w:r>
      <w:r>
        <w:rPr>
          <w:rFonts w:ascii="仿宋_GB2312" w:eastAsia="仿宋_GB2312"/>
          <w:sz w:val="32"/>
          <w:szCs w:val="32"/>
        </w:rPr>
        <w:t>2020</w:t>
      </w:r>
      <w:r>
        <w:rPr>
          <w:rFonts w:hint="eastAsia" w:ascii="仿宋_GB2312" w:eastAsia="仿宋_GB2312"/>
          <w:sz w:val="32"/>
          <w:szCs w:val="32"/>
        </w:rPr>
        <w:t>年</w:t>
      </w:r>
      <w:r>
        <w:rPr>
          <w:rFonts w:hint="eastAsia" w:ascii="仿宋_GB2312" w:eastAsia="仿宋_GB2312"/>
          <w:sz w:val="32"/>
          <w:szCs w:val="32"/>
          <w:lang w:val="en-US" w:eastAsia="zh-CN"/>
        </w:rPr>
        <w:t>8</w:t>
      </w:r>
      <w:r>
        <w:rPr>
          <w:rFonts w:hint="eastAsia" w:ascii="仿宋_GB2312" w:eastAsia="仿宋_GB2312"/>
          <w:sz w:val="32"/>
          <w:szCs w:val="32"/>
        </w:rPr>
        <w:t>月至</w:t>
      </w:r>
      <w:r>
        <w:rPr>
          <w:rFonts w:ascii="仿宋_GB2312" w:eastAsia="仿宋_GB2312"/>
          <w:sz w:val="32"/>
          <w:szCs w:val="32"/>
        </w:rPr>
        <w:t>2022</w:t>
      </w:r>
      <w:r>
        <w:rPr>
          <w:rFonts w:hint="eastAsia" w:ascii="仿宋_GB2312" w:eastAsia="仿宋_GB2312"/>
          <w:sz w:val="32"/>
          <w:szCs w:val="32"/>
        </w:rPr>
        <w:t>年</w:t>
      </w:r>
      <w:r>
        <w:rPr>
          <w:rFonts w:ascii="仿宋_GB2312" w:eastAsia="仿宋_GB2312"/>
          <w:sz w:val="32"/>
          <w:szCs w:val="32"/>
        </w:rPr>
        <w:t>12</w:t>
      </w:r>
      <w:r>
        <w:rPr>
          <w:rFonts w:hint="eastAsia" w:ascii="仿宋_GB2312" w:eastAsia="仿宋_GB2312"/>
          <w:sz w:val="32"/>
          <w:szCs w:val="32"/>
        </w:rPr>
        <w:t>月，分</w:t>
      </w:r>
      <w:r>
        <w:rPr>
          <w:rFonts w:hint="eastAsia" w:ascii="仿宋_GB2312" w:eastAsia="仿宋_GB2312"/>
          <w:sz w:val="32"/>
          <w:szCs w:val="32"/>
          <w:lang w:eastAsia="zh-CN"/>
        </w:rPr>
        <w:t>三</w:t>
      </w:r>
      <w:r>
        <w:rPr>
          <w:rFonts w:hint="eastAsia" w:ascii="仿宋_GB2312" w:eastAsia="仿宋_GB2312"/>
          <w:sz w:val="32"/>
          <w:szCs w:val="32"/>
        </w:rPr>
        <w:t>个阶段进行</w:t>
      </w:r>
      <w:r>
        <w:rPr>
          <w:rFonts w:hint="eastAsia" w:ascii="仿宋_GB2312" w:eastAsia="仿宋_GB2312"/>
          <w:sz w:val="32"/>
          <w:szCs w:val="32"/>
          <w:lang w:eastAsia="zh-CN"/>
        </w:rPr>
        <w:t>。</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28"/>
          <w:szCs w:val="32"/>
        </w:rPr>
      </w:pPr>
      <w:r>
        <w:rPr>
          <w:rFonts w:hint="eastAsia" w:ascii="楷体_GB2312" w:eastAsia="楷体_GB2312" w:cs="楷体_GB2312"/>
          <w:b/>
          <w:bCs/>
          <w:sz w:val="32"/>
          <w:szCs w:val="32"/>
        </w:rPr>
        <w:t>（一）动员部署（</w:t>
      </w:r>
      <w:r>
        <w:rPr>
          <w:rFonts w:ascii="楷体_GB2312" w:eastAsia="楷体_GB2312" w:cs="楷体_GB2312"/>
          <w:b/>
          <w:bCs/>
          <w:sz w:val="32"/>
          <w:szCs w:val="32"/>
        </w:rPr>
        <w:t>2020</w:t>
      </w:r>
      <w:r>
        <w:rPr>
          <w:rFonts w:hint="eastAsia" w:ascii="楷体_GB2312" w:eastAsia="楷体_GB2312" w:cs="楷体_GB2312"/>
          <w:b/>
          <w:bCs/>
          <w:sz w:val="32"/>
          <w:szCs w:val="32"/>
        </w:rPr>
        <w:t>年</w:t>
      </w:r>
      <w:r>
        <w:rPr>
          <w:rFonts w:hint="eastAsia" w:ascii="楷体_GB2312" w:eastAsia="楷体_GB2312" w:cs="楷体_GB2312"/>
          <w:b/>
          <w:bCs/>
          <w:sz w:val="32"/>
          <w:szCs w:val="32"/>
          <w:lang w:val="en-US" w:eastAsia="zh-CN"/>
        </w:rPr>
        <w:t>8</w:t>
      </w:r>
      <w:r>
        <w:rPr>
          <w:rFonts w:hint="eastAsia" w:ascii="楷体_GB2312" w:eastAsia="楷体_GB2312" w:cs="楷体_GB2312"/>
          <w:b/>
          <w:bCs/>
          <w:sz w:val="32"/>
          <w:szCs w:val="32"/>
        </w:rPr>
        <w:t>月前）。</w:t>
      </w:r>
      <w:r>
        <w:rPr>
          <w:rFonts w:hint="eastAsia" w:eastAsia="仿宋_GB2312"/>
          <w:sz w:val="32"/>
          <w:szCs w:val="32"/>
          <w:lang w:eastAsia="zh-CN"/>
        </w:rPr>
        <w:t>片区道安办</w:t>
      </w:r>
      <w:r>
        <w:rPr>
          <w:rFonts w:hint="eastAsia" w:eastAsia="仿宋_GB2312"/>
          <w:sz w:val="32"/>
          <w:szCs w:val="32"/>
        </w:rPr>
        <w:t>要根据实施方案要求，结合实际细化实施方案，进一步明晰目标任务、细化工作措施，并进行广泛宣传发动，对专项整治工作全面动员部署。</w:t>
      </w:r>
    </w:p>
    <w:p>
      <w:pPr>
        <w:keepNext w:val="0"/>
        <w:keepLines w:val="0"/>
        <w:pageBreakBefore w:val="0"/>
        <w:widowControl w:val="0"/>
        <w:kinsoku/>
        <w:wordWrap/>
        <w:overflowPunct/>
        <w:topLinePunct w:val="0"/>
        <w:autoSpaceDE/>
        <w:autoSpaceDN/>
        <w:bidi w:val="0"/>
        <w:adjustRightInd/>
        <w:snapToGrid/>
        <w:spacing w:line="600" w:lineRule="exact"/>
        <w:ind w:firstLine="635" w:firstLineChars="200"/>
        <w:textAlignment w:val="auto"/>
        <w:rPr>
          <w:rFonts w:hint="eastAsia" w:eastAsia="楷体_GB2312"/>
          <w:spacing w:val="-2"/>
          <w:sz w:val="32"/>
          <w:szCs w:val="32"/>
          <w:lang w:eastAsia="zh-CN"/>
        </w:rPr>
      </w:pPr>
      <w:r>
        <w:rPr>
          <w:rFonts w:hint="eastAsia" w:ascii="楷体_GB2312" w:eastAsia="楷体_GB2312" w:cs="楷体_GB2312"/>
          <w:b/>
          <w:bCs/>
          <w:spacing w:val="-2"/>
          <w:sz w:val="32"/>
          <w:szCs w:val="32"/>
        </w:rPr>
        <w:t>（二）</w:t>
      </w:r>
      <w:r>
        <w:rPr>
          <w:rFonts w:hint="eastAsia" w:ascii="楷体_GB2312" w:eastAsia="楷体_GB2312" w:cs="楷体_GB2312"/>
          <w:b/>
          <w:bCs/>
          <w:spacing w:val="-2"/>
          <w:sz w:val="32"/>
          <w:szCs w:val="32"/>
          <w:lang w:eastAsia="zh-CN"/>
        </w:rPr>
        <w:t>贯彻落实</w:t>
      </w:r>
      <w:r>
        <w:rPr>
          <w:rFonts w:hint="eastAsia" w:ascii="楷体_GB2312" w:eastAsia="楷体_GB2312" w:cs="楷体_GB2312"/>
          <w:b/>
          <w:bCs/>
          <w:spacing w:val="-2"/>
          <w:sz w:val="32"/>
          <w:szCs w:val="32"/>
        </w:rPr>
        <w:t>（</w:t>
      </w:r>
      <w:r>
        <w:rPr>
          <w:rFonts w:ascii="楷体_GB2312" w:eastAsia="楷体_GB2312" w:cs="楷体_GB2312"/>
          <w:b/>
          <w:bCs/>
          <w:spacing w:val="-2"/>
          <w:sz w:val="32"/>
          <w:szCs w:val="32"/>
        </w:rPr>
        <w:t>2020</w:t>
      </w:r>
      <w:r>
        <w:rPr>
          <w:rFonts w:hint="eastAsia" w:ascii="楷体_GB2312" w:eastAsia="楷体_GB2312" w:cs="楷体_GB2312"/>
          <w:b/>
          <w:bCs/>
          <w:spacing w:val="-2"/>
          <w:sz w:val="32"/>
          <w:szCs w:val="32"/>
        </w:rPr>
        <w:t>年</w:t>
      </w:r>
      <w:r>
        <w:rPr>
          <w:rFonts w:hint="eastAsia" w:ascii="楷体_GB2312" w:eastAsia="楷体_GB2312" w:cs="楷体_GB2312"/>
          <w:b/>
          <w:bCs/>
          <w:spacing w:val="-2"/>
          <w:sz w:val="32"/>
          <w:szCs w:val="32"/>
          <w:lang w:val="en-US" w:eastAsia="zh-CN"/>
        </w:rPr>
        <w:t>9</w:t>
      </w:r>
      <w:r>
        <w:rPr>
          <w:rFonts w:hint="eastAsia" w:ascii="楷体_GB2312" w:eastAsia="楷体_GB2312" w:cs="楷体_GB2312"/>
          <w:b/>
          <w:bCs/>
          <w:spacing w:val="-2"/>
          <w:sz w:val="32"/>
          <w:szCs w:val="32"/>
        </w:rPr>
        <w:t>月至</w:t>
      </w:r>
      <w:r>
        <w:rPr>
          <w:rFonts w:hint="eastAsia" w:ascii="楷体_GB2312" w:eastAsia="楷体_GB2312" w:cs="楷体_GB2312"/>
          <w:b/>
          <w:bCs/>
          <w:spacing w:val="-2"/>
          <w:sz w:val="32"/>
          <w:szCs w:val="32"/>
          <w:lang w:val="en-US" w:eastAsia="zh-CN"/>
        </w:rPr>
        <w:t>2022年6</w:t>
      </w:r>
      <w:r>
        <w:rPr>
          <w:rFonts w:hint="eastAsia" w:ascii="楷体_GB2312" w:eastAsia="楷体_GB2312" w:cs="楷体_GB2312"/>
          <w:b/>
          <w:bCs/>
          <w:spacing w:val="-2"/>
          <w:sz w:val="32"/>
          <w:szCs w:val="32"/>
        </w:rPr>
        <w:t>月）。</w:t>
      </w:r>
      <w:r>
        <w:rPr>
          <w:rFonts w:hint="eastAsia" w:eastAsia="仿宋_GB2312"/>
          <w:spacing w:val="-2"/>
          <w:sz w:val="32"/>
          <w:szCs w:val="32"/>
          <w:lang w:eastAsia="zh-CN"/>
        </w:rPr>
        <w:t>片区道安办要构建成熟的道安工作机制，实现</w:t>
      </w:r>
      <w:r>
        <w:rPr>
          <w:rFonts w:hint="eastAsia" w:ascii="仿宋_GB2312" w:hAnsi="仿宋_GB2312" w:eastAsia="仿宋_GB2312" w:cs="仿宋_GB2312"/>
          <w:b w:val="0"/>
          <w:bCs w:val="0"/>
          <w:sz w:val="32"/>
          <w:szCs w:val="32"/>
          <w:lang w:eastAsia="zh-CN"/>
        </w:rPr>
        <w:t>道安工作月通报，“农交</w:t>
      </w:r>
      <w:r>
        <w:rPr>
          <w:rFonts w:hint="eastAsia" w:eastAsia="仿宋_GB2312"/>
          <w:spacing w:val="-2"/>
          <w:sz w:val="32"/>
          <w:szCs w:val="32"/>
          <w:lang w:eastAsia="zh-CN"/>
        </w:rPr>
        <w:t>安”手机</w:t>
      </w:r>
      <w:r>
        <w:rPr>
          <w:rFonts w:hint="eastAsia" w:eastAsia="仿宋_GB2312"/>
          <w:spacing w:val="-2"/>
          <w:sz w:val="32"/>
          <w:szCs w:val="32"/>
          <w:lang w:val="en-US" w:eastAsia="zh-CN"/>
        </w:rPr>
        <w:t>APP常态化应用，铁路沿线环境安全专项治理常态化，实现重点水域交通安全监管机制常态化，完成“马路市场”的整治工作等。</w:t>
      </w:r>
    </w:p>
    <w:p>
      <w:pPr>
        <w:keepNext w:val="0"/>
        <w:keepLines w:val="0"/>
        <w:pageBreakBefore w:val="0"/>
        <w:kinsoku/>
        <w:overflowPunct/>
        <w:topLinePunct w:val="0"/>
        <w:bidi w:val="0"/>
        <w:spacing w:line="600" w:lineRule="exact"/>
        <w:ind w:firstLine="643" w:firstLineChars="200"/>
        <w:rPr>
          <w:rFonts w:hint="eastAsia" w:ascii="仿宋_GB2312" w:eastAsia="仿宋_GB2312"/>
          <w:sz w:val="32"/>
          <w:szCs w:val="32"/>
          <w:lang w:eastAsia="zh-CN"/>
        </w:rPr>
      </w:pPr>
      <w:r>
        <w:rPr>
          <w:rFonts w:hint="eastAsia" w:ascii="楷体_GB2312" w:eastAsia="楷体_GB2312" w:cs="楷体_GB2312"/>
          <w:b/>
          <w:bCs/>
          <w:sz w:val="32"/>
          <w:szCs w:val="32"/>
        </w:rPr>
        <w:t>（三）巩固提升（</w:t>
      </w:r>
      <w:r>
        <w:rPr>
          <w:rFonts w:ascii="楷体_GB2312" w:eastAsia="楷体_GB2312" w:cs="楷体_GB2312"/>
          <w:b/>
          <w:bCs/>
          <w:sz w:val="32"/>
          <w:szCs w:val="32"/>
        </w:rPr>
        <w:t>2022</w:t>
      </w:r>
      <w:r>
        <w:rPr>
          <w:rFonts w:hint="eastAsia" w:ascii="楷体_GB2312" w:eastAsia="楷体_GB2312" w:cs="楷体_GB2312"/>
          <w:b/>
          <w:bCs/>
          <w:sz w:val="32"/>
          <w:szCs w:val="32"/>
        </w:rPr>
        <w:t>年</w:t>
      </w:r>
      <w:r>
        <w:rPr>
          <w:rFonts w:hint="eastAsia" w:ascii="楷体_GB2312" w:eastAsia="楷体_GB2312" w:cs="楷体_GB2312"/>
          <w:b/>
          <w:bCs/>
          <w:sz w:val="32"/>
          <w:szCs w:val="32"/>
          <w:lang w:val="en-US" w:eastAsia="zh-CN"/>
        </w:rPr>
        <w:t>7月至12月</w:t>
      </w:r>
      <w:r>
        <w:rPr>
          <w:rFonts w:hint="eastAsia" w:ascii="楷体_GB2312" w:eastAsia="楷体_GB2312" w:cs="楷体_GB2312"/>
          <w:b/>
          <w:bCs/>
          <w:sz w:val="32"/>
          <w:szCs w:val="32"/>
        </w:rPr>
        <w:t>）。</w:t>
      </w:r>
      <w:r>
        <w:rPr>
          <w:rFonts w:hint="eastAsia" w:eastAsia="仿宋_GB2312"/>
          <w:sz w:val="32"/>
          <w:szCs w:val="32"/>
          <w:lang w:eastAsia="zh-CN"/>
        </w:rPr>
        <w:t>片区道安办</w:t>
      </w:r>
      <w:r>
        <w:rPr>
          <w:rFonts w:hint="eastAsia" w:eastAsia="仿宋_GB2312"/>
          <w:sz w:val="32"/>
          <w:szCs w:val="32"/>
        </w:rPr>
        <w:t>要对专项整治行动开展情况及时总结分析，</w:t>
      </w:r>
      <w:r>
        <w:rPr>
          <w:rFonts w:hint="eastAsia" w:eastAsia="仿宋_GB2312"/>
          <w:sz w:val="32"/>
          <w:szCs w:val="32"/>
          <w:lang w:eastAsia="zh-CN"/>
        </w:rPr>
        <w:t>注重</w:t>
      </w:r>
      <w:r>
        <w:rPr>
          <w:rFonts w:hint="eastAsia" w:eastAsia="仿宋_GB2312"/>
          <w:sz w:val="32"/>
          <w:szCs w:val="32"/>
        </w:rPr>
        <w:t>经验</w:t>
      </w:r>
      <w:r>
        <w:rPr>
          <w:rFonts w:hint="eastAsia" w:eastAsia="仿宋_GB2312"/>
          <w:sz w:val="32"/>
          <w:szCs w:val="32"/>
          <w:lang w:eastAsia="zh-CN"/>
        </w:rPr>
        <w:t>积累</w:t>
      </w:r>
      <w:r>
        <w:rPr>
          <w:rFonts w:hint="eastAsia" w:eastAsia="仿宋_GB2312"/>
          <w:sz w:val="32"/>
          <w:szCs w:val="32"/>
        </w:rPr>
        <w:t>，及时形成并推广制度性成果</w:t>
      </w:r>
      <w:r>
        <w:rPr>
          <w:rFonts w:hint="eastAsia" w:ascii="仿宋_GB2312" w:eastAsia="仿宋_GB2312" w:cs="仿宋_GB2312"/>
          <w:sz w:val="32"/>
          <w:szCs w:val="32"/>
        </w:rPr>
        <w:t>，健全长效机制</w:t>
      </w:r>
      <w:r>
        <w:rPr>
          <w:rFonts w:hint="eastAsia" w:eastAsia="仿宋_GB2312"/>
          <w:sz w:val="32"/>
          <w:szCs w:val="32"/>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lang w:eastAsia="zh-CN"/>
        </w:rPr>
        <w:t>四</w:t>
      </w:r>
      <w:r>
        <w:rPr>
          <w:rFonts w:hint="eastAsia" w:ascii="黑体" w:hAnsi="黑体" w:eastAsia="黑体" w:cs="黑体"/>
          <w:b w:val="0"/>
          <w:bCs w:val="0"/>
          <w:sz w:val="32"/>
          <w:szCs w:val="32"/>
        </w:rPr>
        <w:t>、工作要求</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rPr>
        <w:t>实施道路交通安全综合整治行动是进一步健全“部门联动、齐抓共管”长效机制的一项重要措施。</w:t>
      </w:r>
      <w:r>
        <w:rPr>
          <w:rFonts w:hint="eastAsia" w:ascii="仿宋_GB2312" w:hAnsi="仿宋_GB2312" w:eastAsia="仿宋_GB2312" w:cs="仿宋_GB2312"/>
          <w:b w:val="0"/>
          <w:bCs w:val="0"/>
          <w:sz w:val="32"/>
          <w:szCs w:val="32"/>
          <w:lang w:eastAsia="zh-CN"/>
        </w:rPr>
        <w:t>相关部门</w:t>
      </w:r>
      <w:r>
        <w:rPr>
          <w:rFonts w:hint="eastAsia" w:ascii="仿宋_GB2312" w:hAnsi="仿宋_GB2312" w:eastAsia="仿宋_GB2312" w:cs="仿宋_GB2312"/>
          <w:b w:val="0"/>
          <w:bCs w:val="0"/>
          <w:sz w:val="32"/>
          <w:szCs w:val="32"/>
        </w:rPr>
        <w:t>要高度重视，提高政治站位，切实把道路交通安全综合整治行动作为“一把手工程</w:t>
      </w:r>
      <w:r>
        <w:rPr>
          <w:rFonts w:hint="eastAsia" w:ascii="仿宋_GB2312" w:hAnsi="仿宋_GB2312" w:eastAsia="仿宋_GB2312" w:cs="仿宋_GB2312"/>
          <w:b w:val="0"/>
          <w:bCs w:val="0"/>
          <w:sz w:val="32"/>
          <w:szCs w:val="32"/>
          <w:lang w:eastAsia="zh-CN"/>
        </w:rPr>
        <w:t>”</w:t>
      </w:r>
      <w:r>
        <w:rPr>
          <w:rFonts w:hint="eastAsia" w:ascii="仿宋_GB2312" w:hAnsi="仿宋_GB2312" w:eastAsia="仿宋_GB2312" w:cs="仿宋_GB2312"/>
          <w:b w:val="0"/>
          <w:bCs w:val="0"/>
          <w:sz w:val="32"/>
          <w:szCs w:val="32"/>
        </w:rPr>
        <w:t>抓好抓实。</w:t>
      </w:r>
    </w:p>
    <w:p>
      <w:pPr>
        <w:keepNext w:val="0"/>
        <w:keepLines w:val="0"/>
        <w:pageBreakBefore w:val="0"/>
        <w:widowControl w:val="0"/>
        <w:numPr>
          <w:ilvl w:val="0"/>
          <w:numId w:val="0"/>
        </w:numPr>
        <w:kinsoku/>
        <w:wordWrap w:val="0"/>
        <w:overflowPunct/>
        <w:topLinePunct w:val="0"/>
        <w:autoSpaceDE/>
        <w:autoSpaceDN/>
        <w:bidi w:val="0"/>
        <w:adjustRightInd/>
        <w:snapToGrid/>
        <w:spacing w:line="600" w:lineRule="exact"/>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 xml:space="preserve">                      </w:t>
      </w:r>
    </w:p>
    <w:p>
      <w:pPr>
        <w:keepNext w:val="0"/>
        <w:keepLines w:val="0"/>
        <w:pageBreakBefore w:val="0"/>
        <w:widowControl w:val="0"/>
        <w:numPr>
          <w:ilvl w:val="0"/>
          <w:numId w:val="0"/>
        </w:numPr>
        <w:kinsoku/>
        <w:wordWrap w:val="0"/>
        <w:overflowPunct/>
        <w:topLinePunct w:val="0"/>
        <w:autoSpaceDE/>
        <w:autoSpaceDN/>
        <w:bidi w:val="0"/>
        <w:adjustRightInd/>
        <w:snapToGrid/>
        <w:spacing w:line="600" w:lineRule="exact"/>
        <w:jc w:val="right"/>
        <w:textAlignment w:val="auto"/>
        <w:rPr>
          <w:rFonts w:hint="default"/>
          <w:lang w:val="en-US" w:eastAsia="zh-CN"/>
        </w:rPr>
      </w:pPr>
    </w:p>
    <w:p>
      <w:pPr>
        <w:keepNext w:val="0"/>
        <w:keepLines w:val="0"/>
        <w:pageBreakBefore w:val="0"/>
        <w:kinsoku/>
        <w:overflowPunct/>
        <w:topLinePunct w:val="0"/>
        <w:bidi w:val="0"/>
        <w:spacing w:line="600" w:lineRule="exact"/>
        <w:rPr>
          <w:rFonts w:hint="default" w:asciiTheme="minorHAnsi" w:hAnsiTheme="minorHAnsi" w:eastAsiaTheme="minorEastAsia" w:cstheme="minorBidi"/>
          <w:kern w:val="2"/>
          <w:sz w:val="21"/>
          <w:szCs w:val="24"/>
          <w:lang w:val="en-US" w:eastAsia="zh-CN" w:bidi="ar-SA"/>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rPr>
          <w:rFonts w:hint="eastAsia" w:ascii="黑体" w:eastAsia="黑体" w:cs="黑体"/>
          <w:sz w:val="32"/>
          <w:szCs w:val="32"/>
          <w:lang w:val="en-US" w:eastAsia="zh-CN"/>
        </w:rPr>
      </w:pPr>
      <w:r>
        <w:rPr>
          <w:rFonts w:hint="eastAsia" w:ascii="黑体" w:eastAsia="黑体" w:cs="黑体"/>
          <w:sz w:val="32"/>
          <w:szCs w:val="32"/>
        </w:rPr>
        <w:t>附件</w:t>
      </w:r>
      <w:r>
        <w:rPr>
          <w:rFonts w:hint="eastAsia" w:ascii="黑体" w:eastAsia="黑体" w:cs="黑体"/>
          <w:sz w:val="32"/>
          <w:szCs w:val="32"/>
          <w:lang w:val="en-US" w:eastAsia="zh-CN"/>
        </w:rPr>
        <w:t>7</w:t>
      </w:r>
    </w:p>
    <w:p>
      <w:pPr>
        <w:keepNext w:val="0"/>
        <w:keepLines w:val="0"/>
        <w:pageBreakBefore w:val="0"/>
        <w:tabs>
          <w:tab w:val="left" w:pos="630"/>
        </w:tabs>
        <w:kinsoku/>
        <w:overflowPunct/>
        <w:topLinePunct w:val="0"/>
        <w:bidi w:val="0"/>
        <w:spacing w:line="600" w:lineRule="exact"/>
        <w:jc w:val="both"/>
        <w:rPr>
          <w:rFonts w:ascii="仿宋_GB2312" w:eastAsia="仿宋_GB2312"/>
          <w:sz w:val="32"/>
          <w:szCs w:val="32"/>
        </w:rPr>
      </w:pPr>
      <w:r>
        <w:rPr>
          <w:rFonts w:ascii="仿宋_GB2312" w:eastAsia="仿宋_GB2312"/>
          <w:sz w:val="32"/>
          <w:szCs w:val="32"/>
        </w:rPr>
        <w:t xml:space="preserve"> </w:t>
      </w:r>
    </w:p>
    <w:p>
      <w:pPr>
        <w:keepNext w:val="0"/>
        <w:keepLines w:val="0"/>
        <w:pageBreakBefore w:val="0"/>
        <w:tabs>
          <w:tab w:val="left" w:pos="630"/>
        </w:tabs>
        <w:kinsoku/>
        <w:overflowPunct/>
        <w:topLinePunct w:val="0"/>
        <w:bidi w:val="0"/>
        <w:spacing w:line="600" w:lineRule="exact"/>
        <w:jc w:val="center"/>
        <w:rPr>
          <w:rFonts w:ascii="仿宋_GB2312" w:eastAsia="仿宋_GB2312"/>
          <w:sz w:val="44"/>
          <w:szCs w:val="44"/>
        </w:rPr>
      </w:pPr>
      <w:r>
        <w:rPr>
          <w:rFonts w:hint="eastAsia" w:ascii="方正小标宋简体" w:eastAsia="方正小标宋简体" w:cs="方正小标宋简体"/>
          <w:bCs/>
          <w:w w:val="90"/>
          <w:sz w:val="44"/>
          <w:szCs w:val="44"/>
        </w:rPr>
        <w:t>渔业安全生产整治三年行动专项实施方案</w:t>
      </w:r>
    </w:p>
    <w:p>
      <w:pPr>
        <w:keepNext w:val="0"/>
        <w:keepLines w:val="0"/>
        <w:pageBreakBefore w:val="0"/>
        <w:kinsoku/>
        <w:overflowPunct/>
        <w:topLinePunct w:val="0"/>
        <w:bidi w:val="0"/>
        <w:spacing w:line="600" w:lineRule="exact"/>
        <w:jc w:val="center"/>
        <w:rPr>
          <w:rFonts w:ascii="仿宋_GB2312" w:eastAsia="仿宋_GB2312" w:cs="仿宋_GB2312"/>
          <w:sz w:val="32"/>
          <w:szCs w:val="32"/>
        </w:rPr>
      </w:pP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为贯彻落实《全省渔业安全生产专项整治三年行动工作方案》《全区安全生产专项整治三年行动实施方案》，进一步夯实渔业安全基层基础，排查风险隐患、整治突出问题、提升治理能力，坚决遏制重特大事故发生，制定本工作方案。</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一、指导思想</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以习近平新时代中国特色社会主义思想为指导，全面贯彻党的十九大和十九届二中、三中、四中全会精神，深入贯彻习近平总书记关于安全生产重要论述和指示批示精神，按照农业农村部</w:t>
      </w:r>
      <w:r>
        <w:rPr>
          <w:rFonts w:hint="eastAsia" w:ascii="仿宋_GB2312" w:eastAsia="仿宋_GB2312" w:cs="仿宋_GB2312"/>
          <w:sz w:val="32"/>
          <w:szCs w:val="32"/>
          <w:lang w:eastAsia="zh-CN"/>
        </w:rPr>
        <w:t>、</w:t>
      </w:r>
      <w:r>
        <w:rPr>
          <w:rFonts w:hint="eastAsia" w:ascii="仿宋_GB2312" w:eastAsia="仿宋_GB2312" w:cs="仿宋_GB2312"/>
          <w:sz w:val="32"/>
          <w:szCs w:val="32"/>
        </w:rPr>
        <w:t>省委省政府</w:t>
      </w:r>
      <w:r>
        <w:rPr>
          <w:rFonts w:hint="eastAsia" w:ascii="仿宋_GB2312" w:eastAsia="仿宋_GB2312" w:cs="仿宋_GB2312"/>
          <w:sz w:val="32"/>
          <w:szCs w:val="32"/>
          <w:lang w:eastAsia="zh-CN"/>
        </w:rPr>
        <w:t>及</w:t>
      </w:r>
      <w:r>
        <w:rPr>
          <w:rFonts w:hint="eastAsia" w:ascii="仿宋_GB2312" w:eastAsia="仿宋_GB2312" w:cs="仿宋_GB2312"/>
          <w:color w:val="auto"/>
          <w:sz w:val="32"/>
          <w:szCs w:val="32"/>
          <w:lang w:eastAsia="zh-CN"/>
        </w:rPr>
        <w:t>实验区党工委</w:t>
      </w:r>
      <w:r>
        <w:rPr>
          <w:rFonts w:hint="eastAsia" w:ascii="仿宋_GB2312" w:eastAsia="仿宋_GB2312" w:cs="仿宋_GB2312"/>
          <w:sz w:val="32"/>
          <w:szCs w:val="32"/>
          <w:lang w:eastAsia="zh-CN"/>
        </w:rPr>
        <w:t>的</w:t>
      </w:r>
      <w:r>
        <w:rPr>
          <w:rFonts w:hint="eastAsia" w:ascii="仿宋_GB2312" w:eastAsia="仿宋_GB2312" w:cs="仿宋_GB2312"/>
          <w:sz w:val="32"/>
          <w:szCs w:val="32"/>
        </w:rPr>
        <w:t>工作部署，牢固树立安全发展理念，强化底线思维和红线意识，坚持问题导向、目标导向和结果导向，坚持“依港管船管人管安全”基本思路，以“查大风险、除大隐患、防大事故”为目标，在</w:t>
      </w:r>
      <w:r>
        <w:rPr>
          <w:rFonts w:hint="eastAsia" w:ascii="仿宋_GB2312" w:eastAsia="仿宋_GB2312" w:cs="仿宋_GB2312"/>
          <w:sz w:val="32"/>
          <w:szCs w:val="32"/>
          <w:lang w:eastAsia="zh-CN"/>
        </w:rPr>
        <w:t>片区</w:t>
      </w:r>
      <w:r>
        <w:rPr>
          <w:rFonts w:hint="eastAsia" w:ascii="仿宋_GB2312" w:eastAsia="仿宋_GB2312" w:cs="仿宋_GB2312"/>
          <w:sz w:val="32"/>
          <w:szCs w:val="32"/>
        </w:rPr>
        <w:t>范围内开展为期三年的渔业安全生产专项整治行动，全力抓好各项工作落实，确保全区渔业安全生产形势持续稳定向好。</w:t>
      </w:r>
    </w:p>
    <w:p>
      <w:pPr>
        <w:keepNext w:val="0"/>
        <w:keepLines w:val="0"/>
        <w:pageBreakBefore w:val="0"/>
        <w:kinsoku/>
        <w:overflowPunct/>
        <w:topLinePunct w:val="0"/>
        <w:bidi w:val="0"/>
        <w:spacing w:line="600" w:lineRule="exact"/>
        <w:ind w:firstLine="640" w:firstLineChars="200"/>
        <w:rPr>
          <w:rStyle w:val="10"/>
          <w:rFonts w:ascii="仿宋_GB2312" w:eastAsia="仿宋_GB2312" w:cs="仿宋_GB2312"/>
          <w:sz w:val="32"/>
          <w:szCs w:val="32"/>
        </w:rPr>
      </w:pPr>
      <w:r>
        <w:rPr>
          <w:rStyle w:val="10"/>
          <w:rFonts w:hint="eastAsia" w:ascii="黑体" w:eastAsia="黑体" w:cs="黑体"/>
          <w:sz w:val="32"/>
          <w:szCs w:val="32"/>
        </w:rPr>
        <w:t>二、整治目标</w:t>
      </w:r>
      <w:r>
        <w:rPr>
          <w:rStyle w:val="10"/>
          <w:rFonts w:ascii="黑体" w:eastAsia="黑体" w:cs="黑体"/>
          <w:sz w:val="32"/>
          <w:szCs w:val="32"/>
        </w:rPr>
        <w:t xml:space="preserve"> </w:t>
      </w:r>
      <w:r>
        <w:rPr>
          <w:rStyle w:val="10"/>
          <w:rFonts w:ascii="仿宋_GB2312" w:eastAsia="仿宋_GB2312" w:cs="仿宋_GB2312"/>
          <w:sz w:val="32"/>
          <w:szCs w:val="32"/>
        </w:rPr>
        <w:t xml:space="preserve"> </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通过三年整治行动，建立健全渔业安全生产管理长效机制，落实渔业安全生产主体责任，切实加强对渔港、渔船、渔民的安全监管，坚决遏制渔业重特大事故发生和重大人员伤亡，渔业生产安全事故起数和死亡人数进一步下降，安全生产形势持续向好，促进</w:t>
      </w:r>
      <w:r>
        <w:rPr>
          <w:rFonts w:hint="eastAsia" w:ascii="仿宋_GB2312" w:eastAsia="仿宋_GB2312" w:cs="仿宋_GB2312"/>
          <w:sz w:val="32"/>
          <w:szCs w:val="32"/>
          <w:lang w:eastAsia="zh-CN"/>
        </w:rPr>
        <w:t>片区</w:t>
      </w:r>
      <w:r>
        <w:rPr>
          <w:rFonts w:hint="eastAsia" w:ascii="仿宋_GB2312" w:eastAsia="仿宋_GB2312" w:cs="仿宋_GB2312"/>
          <w:sz w:val="32"/>
          <w:szCs w:val="32"/>
        </w:rPr>
        <w:t>渔业高质量发展。</w:t>
      </w:r>
    </w:p>
    <w:p>
      <w:pPr>
        <w:keepNext w:val="0"/>
        <w:keepLines w:val="0"/>
        <w:pageBreakBefore w:val="0"/>
        <w:kinsoku/>
        <w:overflowPunct/>
        <w:topLinePunct w:val="0"/>
        <w:bidi w:val="0"/>
        <w:spacing w:line="600" w:lineRule="exact"/>
        <w:ind w:firstLine="640" w:firstLineChars="200"/>
        <w:rPr>
          <w:rStyle w:val="10"/>
          <w:rFonts w:ascii="黑体" w:eastAsia="黑体" w:cs="黑体"/>
          <w:sz w:val="32"/>
          <w:szCs w:val="32"/>
        </w:rPr>
      </w:pPr>
      <w:r>
        <w:rPr>
          <w:rStyle w:val="10"/>
          <w:rFonts w:hint="eastAsia" w:ascii="黑体" w:eastAsia="黑体" w:cs="黑体"/>
          <w:sz w:val="32"/>
          <w:szCs w:val="32"/>
        </w:rPr>
        <w:t>三、主要任务</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坚持“安全第一、预防为主、综合治理”的原则，进一步明确主攻方向和重点任务，整合优势资源，创新安全举措，按照“具体抓、深入抓、细致抓”的要求，抓牢抓实抓细</w:t>
      </w:r>
      <w:r>
        <w:rPr>
          <w:rFonts w:hint="eastAsia" w:ascii="仿宋_GB2312" w:eastAsia="仿宋_GB2312" w:cs="仿宋_GB2312"/>
          <w:sz w:val="32"/>
          <w:szCs w:val="32"/>
          <w:lang w:eastAsia="zh-CN"/>
        </w:rPr>
        <w:t>辖区内</w:t>
      </w:r>
      <w:r>
        <w:rPr>
          <w:rFonts w:hint="eastAsia" w:ascii="仿宋_GB2312" w:eastAsia="仿宋_GB2312" w:cs="仿宋_GB2312"/>
          <w:sz w:val="32"/>
          <w:szCs w:val="32"/>
        </w:rPr>
        <w:t>渔业安全生产，实现对渔港、渔船、渔民等渔业安全生产要素的全面管控。</w:t>
      </w:r>
    </w:p>
    <w:p>
      <w:pPr>
        <w:keepNext w:val="0"/>
        <w:keepLines w:val="0"/>
        <w:pageBreakBefore w:val="0"/>
        <w:kinsoku/>
        <w:overflowPunct/>
        <w:topLinePunct w:val="0"/>
        <w:bidi w:val="0"/>
        <w:spacing w:line="600" w:lineRule="exact"/>
        <w:ind w:firstLine="643" w:firstLineChars="200"/>
        <w:rPr>
          <w:rStyle w:val="10"/>
          <w:rFonts w:ascii="楷体_GB2312" w:eastAsia="楷体_GB2312" w:cs="楷体_GB2312"/>
          <w:b/>
          <w:bCs w:val="0"/>
          <w:sz w:val="32"/>
          <w:szCs w:val="32"/>
        </w:rPr>
      </w:pPr>
      <w:r>
        <w:rPr>
          <w:rStyle w:val="10"/>
          <w:rFonts w:hint="eastAsia" w:ascii="楷体_GB2312" w:eastAsia="楷体_GB2312" w:cs="楷体_GB2312"/>
          <w:b/>
          <w:bCs w:val="0"/>
          <w:sz w:val="32"/>
          <w:szCs w:val="32"/>
        </w:rPr>
        <w:t>（一）强化教育培训</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Style w:val="10"/>
          <w:rFonts w:ascii="仿宋_GB2312" w:eastAsia="仿宋_GB2312" w:cs="仿宋_GB2312"/>
          <w:b/>
          <w:bCs/>
          <w:sz w:val="32"/>
          <w:szCs w:val="32"/>
        </w:rPr>
        <w:t>1.</w:t>
      </w:r>
      <w:r>
        <w:rPr>
          <w:rStyle w:val="10"/>
          <w:rFonts w:hint="eastAsia" w:ascii="仿宋_GB2312" w:eastAsia="仿宋_GB2312" w:cs="仿宋_GB2312"/>
          <w:b/>
          <w:bCs/>
          <w:sz w:val="32"/>
          <w:szCs w:val="32"/>
        </w:rPr>
        <w:t>集中开展学习教育。</w:t>
      </w:r>
      <w:r>
        <w:rPr>
          <w:rFonts w:hint="eastAsia" w:ascii="仿宋_GB2312" w:eastAsia="仿宋_GB2312" w:cs="仿宋_GB2312"/>
          <w:sz w:val="32"/>
          <w:szCs w:val="32"/>
        </w:rPr>
        <w:t>集中观看学习习近平总书记关于安全生产重要论述电视专题片，组织专题学习农业农村部制作的渔业安全生产专题片，分批组织安全监管干部和企业负责人、安全管理人员、渔民群众开展轮训，将“从根本上消除事故隐患”重要指示精神传达到岗、落实到人，扎实推进学习教育全覆盖。</w:t>
      </w:r>
    </w:p>
    <w:p>
      <w:pPr>
        <w:keepNext w:val="0"/>
        <w:keepLines w:val="0"/>
        <w:pageBreakBefore w:val="0"/>
        <w:kinsoku/>
        <w:overflowPunct/>
        <w:topLinePunct w:val="0"/>
        <w:bidi w:val="0"/>
        <w:spacing w:line="600" w:lineRule="exact"/>
        <w:ind w:firstLine="643" w:firstLineChars="200"/>
        <w:rPr>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Fonts w:hint="eastAsia" w:ascii="仿宋_GB2312" w:eastAsia="仿宋_GB2312" w:cs="仿宋_GB2312"/>
          <w:sz w:val="32"/>
          <w:szCs w:val="32"/>
          <w:lang w:eastAsia="zh-CN"/>
        </w:rPr>
        <w:t>片区各相关处室和各渔业村</w:t>
      </w:r>
      <w:r>
        <w:rPr>
          <w:rFonts w:hint="eastAsia" w:ascii="仿宋_GB2312" w:eastAsia="仿宋_GB2312" w:cs="仿宋_GB2312"/>
          <w:sz w:val="32"/>
          <w:szCs w:val="32"/>
        </w:rPr>
        <w:t>要组织集中观看学习“生命重于泰山</w:t>
      </w:r>
      <w:r>
        <w:rPr>
          <w:rFonts w:ascii="仿宋_GB2312" w:eastAsia="仿宋_GB2312" w:cs="仿宋_GB2312"/>
          <w:sz w:val="32"/>
          <w:szCs w:val="32"/>
        </w:rPr>
        <w:t>——</w:t>
      </w:r>
      <w:r>
        <w:rPr>
          <w:rFonts w:hint="eastAsia" w:ascii="仿宋_GB2312" w:eastAsia="仿宋_GB2312" w:cs="仿宋_GB2312"/>
          <w:sz w:val="32"/>
          <w:szCs w:val="32"/>
        </w:rPr>
        <w:t>习近平总书记关于安全生产重要论述”电视专题片，组织学习农业农村部制作的渔业安全生产专题片，要根据实际，结合“安全生产月”、渔业安全技能大比武、安全知识进渔村、“平安渔业示范县”创建等活动，每年不少于</w:t>
      </w:r>
      <w:r>
        <w:rPr>
          <w:rFonts w:ascii="仿宋_GB2312" w:eastAsia="仿宋_GB2312" w:cs="仿宋_GB2312"/>
          <w:sz w:val="32"/>
          <w:szCs w:val="32"/>
        </w:rPr>
        <w:t>3</w:t>
      </w:r>
      <w:r>
        <w:rPr>
          <w:rFonts w:hint="eastAsia" w:ascii="仿宋_GB2312" w:eastAsia="仿宋_GB2312" w:cs="仿宋_GB2312"/>
          <w:sz w:val="32"/>
          <w:szCs w:val="32"/>
        </w:rPr>
        <w:t>批次，分批组织渔民群众、渔业企业负责人及基层渔业组织和渔业安全监管部门负责人，开展安全生产专题学习教育、典型案例警示教育和渔业安全生产技能及业务培训。</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片区农业农村处、政法综治处</w:t>
      </w:r>
      <w:r>
        <w:rPr>
          <w:rFonts w:hint="eastAsia" w:ascii="仿宋_GB2312" w:hAnsi="仿宋_GB2312" w:eastAsia="仿宋_GB2312" w:cs="仿宋_GB2312"/>
          <w:sz w:val="32"/>
          <w:szCs w:val="32"/>
        </w:rPr>
        <w:t>，各</w:t>
      </w:r>
      <w:r>
        <w:rPr>
          <w:rFonts w:hint="eastAsia" w:ascii="仿宋_GB2312" w:hAnsi="仿宋_GB2312" w:eastAsia="仿宋_GB2312" w:cs="仿宋_GB2312"/>
          <w:sz w:val="32"/>
          <w:szCs w:val="32"/>
          <w:lang w:eastAsia="zh-CN"/>
        </w:rPr>
        <w:t>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Style w:val="10"/>
          <w:rFonts w:ascii="仿宋_GB2312" w:eastAsia="仿宋_GB2312" w:cs="仿宋_GB2312"/>
          <w:b/>
          <w:bCs/>
          <w:sz w:val="32"/>
          <w:szCs w:val="32"/>
        </w:rPr>
        <w:t>2.</w:t>
      </w:r>
      <w:r>
        <w:rPr>
          <w:rStyle w:val="10"/>
          <w:rFonts w:hint="eastAsia" w:ascii="仿宋_GB2312" w:eastAsia="仿宋_GB2312" w:cs="仿宋_GB2312"/>
          <w:b/>
          <w:bCs/>
          <w:sz w:val="32"/>
          <w:szCs w:val="32"/>
        </w:rPr>
        <w:t>加强渔业船员培训。</w:t>
      </w:r>
      <w:r>
        <w:rPr>
          <w:rFonts w:hint="eastAsia" w:ascii="仿宋_GB2312" w:eastAsia="仿宋_GB2312" w:cs="仿宋_GB2312"/>
          <w:sz w:val="32"/>
          <w:szCs w:val="32"/>
        </w:rPr>
        <w:t>根据农业农村部升级改造后的全国渔业船员管理系统以及出台的普通渔业船员线上远程理论考试和实操视频评估考核等具体规程，加强政策研究，创新渔业船员基本安全培训和考试方法，细化工作方案，优化操作指南，拓宽培训渠道</w:t>
      </w:r>
      <w:r>
        <w:rPr>
          <w:rFonts w:ascii="仿宋_GB2312" w:eastAsia="仿宋_GB2312" w:cs="仿宋_GB2312"/>
          <w:sz w:val="32"/>
          <w:szCs w:val="32"/>
        </w:rPr>
        <w:t>,</w:t>
      </w:r>
      <w:r>
        <w:rPr>
          <w:rFonts w:hint="eastAsia" w:ascii="仿宋_GB2312" w:eastAsia="仿宋_GB2312" w:cs="仿宋_GB2312"/>
          <w:sz w:val="32"/>
          <w:szCs w:val="32"/>
        </w:rPr>
        <w:t>推行普通渔业船员线上远程理论考试和实操视频评估考核，让广大船员对水上求生、消防急救和应急等基本安全知识做到应知应会，相关操作熟能生巧，切实提高普通船员持证上岗率。</w:t>
      </w:r>
    </w:p>
    <w:p>
      <w:pPr>
        <w:keepNext w:val="0"/>
        <w:keepLines w:val="0"/>
        <w:pageBreakBefore w:val="0"/>
        <w:kinsoku/>
        <w:overflowPunct/>
        <w:topLinePunct w:val="0"/>
        <w:bidi w:val="0"/>
        <w:spacing w:line="600" w:lineRule="exact"/>
        <w:ind w:firstLine="643" w:firstLineChars="200"/>
        <w:rPr>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Style w:val="10"/>
          <w:rFonts w:hint="eastAsia" w:ascii="仿宋_GB2312" w:eastAsia="仿宋_GB2312" w:cs="仿宋_GB2312"/>
          <w:sz w:val="32"/>
          <w:szCs w:val="32"/>
        </w:rPr>
        <w:t>：</w:t>
      </w:r>
      <w:r>
        <w:rPr>
          <w:rFonts w:ascii="仿宋_GB2312" w:eastAsia="仿宋_GB2312" w:cs="仿宋_GB2312"/>
          <w:sz w:val="32"/>
          <w:szCs w:val="32"/>
        </w:rPr>
        <w:t>2020-2022</w:t>
      </w:r>
      <w:r>
        <w:rPr>
          <w:rFonts w:hint="eastAsia" w:ascii="仿宋_GB2312" w:eastAsia="仿宋_GB2312" w:cs="仿宋_GB2312"/>
          <w:sz w:val="32"/>
          <w:szCs w:val="32"/>
        </w:rPr>
        <w:t>年，依照农业农村部部署要求，创新渔业船员培训、考试和发证方式，推行普通渔业船员线上远程理论考试和实操视频评估考核，开展渔业船员线上培训、考试考核，推进渔业船员证书网上无纸化办理，加快实现渔业船员证书电子化管理，提升渔业船员管理水平。</w:t>
      </w:r>
      <w:r>
        <w:rPr>
          <w:rFonts w:ascii="仿宋_GB2312" w:eastAsia="仿宋_GB2312" w:cs="仿宋_GB2312"/>
          <w:sz w:val="32"/>
          <w:szCs w:val="32"/>
        </w:rPr>
        <w:t>2021</w:t>
      </w:r>
      <w:r>
        <w:rPr>
          <w:rFonts w:hint="eastAsia" w:ascii="仿宋_GB2312" w:eastAsia="仿宋_GB2312" w:cs="仿宋_GB2312"/>
          <w:sz w:val="32"/>
          <w:szCs w:val="32"/>
        </w:rPr>
        <w:t>年底前，通过加强渔业船员培训考证工作，显著提升辖区内持证上岗的渔业船员数量。</w:t>
      </w:r>
      <w:r>
        <w:rPr>
          <w:rFonts w:ascii="仿宋_GB2312" w:eastAsia="仿宋_GB2312" w:cs="仿宋_GB2312"/>
          <w:sz w:val="32"/>
          <w:szCs w:val="32"/>
        </w:rPr>
        <w:t>2022</w:t>
      </w:r>
      <w:r>
        <w:rPr>
          <w:rFonts w:hint="eastAsia" w:ascii="仿宋_GB2312" w:eastAsia="仿宋_GB2312" w:cs="仿宋_GB2312"/>
          <w:sz w:val="32"/>
          <w:szCs w:val="32"/>
        </w:rPr>
        <w:t>年底前，渔船职务船员配备不齐、普通船员持证率偏低等现象得到有效遏制。</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Style w:val="10"/>
          <w:rFonts w:ascii="仿宋_GB2312" w:eastAsia="仿宋_GB2312" w:cs="仿宋_GB2312"/>
          <w:b/>
          <w:bCs/>
          <w:sz w:val="32"/>
          <w:szCs w:val="32"/>
        </w:rPr>
        <w:t>3.</w:t>
      </w:r>
      <w:r>
        <w:rPr>
          <w:rStyle w:val="10"/>
          <w:rFonts w:hint="eastAsia" w:ascii="仿宋_GB2312" w:eastAsia="仿宋_GB2312" w:cs="仿宋_GB2312"/>
          <w:b/>
          <w:bCs/>
          <w:sz w:val="32"/>
          <w:szCs w:val="32"/>
        </w:rPr>
        <w:t>深入安全生产宣传。</w:t>
      </w:r>
      <w:r>
        <w:rPr>
          <w:rFonts w:hint="eastAsia" w:ascii="仿宋_GB2312" w:eastAsia="仿宋_GB2312" w:cs="仿宋_GB2312"/>
          <w:sz w:val="32"/>
          <w:szCs w:val="32"/>
        </w:rPr>
        <w:t>结合日常检查，广泛宣传渔船消防、水上救助、商渔船避碰等安全生产知识；充分运用报刊、网络、电台等新闻媒体，持续加强对法律法规等的宣传力度。</w:t>
      </w:r>
    </w:p>
    <w:p>
      <w:pPr>
        <w:keepNext w:val="0"/>
        <w:keepLines w:val="0"/>
        <w:pageBreakBefore w:val="0"/>
        <w:kinsoku/>
        <w:overflowPunct/>
        <w:topLinePunct w:val="0"/>
        <w:bidi w:val="0"/>
        <w:spacing w:line="600" w:lineRule="exact"/>
        <w:ind w:firstLine="643" w:firstLineChars="200"/>
        <w:rPr>
          <w:rStyle w:val="10"/>
          <w:rFonts w:ascii="仿宋_GB2312" w:eastAsia="仿宋_GB2312" w:cs="仿宋_GB2312"/>
          <w:sz w:val="32"/>
          <w:szCs w:val="32"/>
        </w:rPr>
      </w:pPr>
      <w:r>
        <w:rPr>
          <w:rStyle w:val="10"/>
          <w:rFonts w:hint="eastAsia" w:ascii="仿宋_GB2312" w:eastAsia="仿宋_GB2312" w:cs="仿宋_GB2312"/>
          <w:b/>
          <w:bCs/>
          <w:sz w:val="32"/>
          <w:szCs w:val="32"/>
        </w:rPr>
        <w:t>任务和进度安排：</w:t>
      </w:r>
      <w:r>
        <w:rPr>
          <w:rStyle w:val="10"/>
          <w:rFonts w:ascii="仿宋_GB2312" w:eastAsia="仿宋_GB2312" w:cs="仿宋_GB2312"/>
          <w:sz w:val="32"/>
          <w:szCs w:val="32"/>
        </w:rPr>
        <w:t>2020-2022</w:t>
      </w:r>
      <w:r>
        <w:rPr>
          <w:rStyle w:val="10"/>
          <w:rFonts w:hint="eastAsia" w:ascii="仿宋_GB2312" w:eastAsia="仿宋_GB2312" w:cs="仿宋_GB2312"/>
          <w:sz w:val="32"/>
          <w:szCs w:val="32"/>
        </w:rPr>
        <w:t>年，开展经常性、系统性宣传贯彻活动。结合“安全生产月”“</w:t>
      </w:r>
      <w:r>
        <w:rPr>
          <w:rStyle w:val="10"/>
          <w:rFonts w:ascii="仿宋_GB2312" w:eastAsia="仿宋_GB2312" w:cs="仿宋_GB2312"/>
          <w:sz w:val="32"/>
          <w:szCs w:val="32"/>
        </w:rPr>
        <w:t xml:space="preserve"> </w:t>
      </w:r>
      <w:r>
        <w:rPr>
          <w:rStyle w:val="10"/>
          <w:rFonts w:hint="eastAsia" w:ascii="仿宋_GB2312" w:eastAsia="仿宋_GB2312" w:cs="仿宋_GB2312"/>
          <w:sz w:val="32"/>
          <w:szCs w:val="32"/>
        </w:rPr>
        <w:t>安全宣传咨询日”等活动，制定印发渔业安全生产宣传材料；开展形式多样的商渔船避碰知识讲座和培训等，督促渔船</w:t>
      </w:r>
      <w:r>
        <w:rPr>
          <w:rFonts w:hint="eastAsia" w:ascii="仿宋_GB2312" w:eastAsia="仿宋_GB2312" w:cs="仿宋_GB2312"/>
          <w:sz w:val="32"/>
          <w:szCs w:val="32"/>
        </w:rPr>
        <w:t>按规定开启和使用船舶自动识别系统</w:t>
      </w:r>
      <w:r>
        <w:rPr>
          <w:rStyle w:val="10"/>
          <w:rFonts w:hint="eastAsia" w:ascii="仿宋_GB2312" w:eastAsia="仿宋_GB2312" w:cs="仿宋_GB2312"/>
          <w:sz w:val="32"/>
          <w:szCs w:val="32"/>
        </w:rPr>
        <w:t>；深入宣传《福建省</w:t>
      </w:r>
      <w:ins w:id="0" w:author="机要室" w:date="2020-04-30T17:19:00Z">
        <w:r>
          <w:rPr>
            <w:rStyle w:val="10"/>
            <w:rFonts w:hint="eastAsia" w:ascii="仿宋_GB2312" w:eastAsia="仿宋_GB2312" w:cs="仿宋_GB2312"/>
            <w:sz w:val="32"/>
            <w:szCs w:val="32"/>
          </w:rPr>
          <w:t>实施</w:t>
        </w:r>
      </w:ins>
      <w:r>
        <w:rPr>
          <w:rStyle w:val="10"/>
          <w:rFonts w:ascii="仿宋_GB2312" w:eastAsia="仿宋_GB2312" w:cs="仿宋_GB2312"/>
          <w:sz w:val="32"/>
          <w:szCs w:val="32"/>
        </w:rPr>
        <w:t>&lt;</w:t>
      </w:r>
      <w:r>
        <w:rPr>
          <w:rStyle w:val="10"/>
          <w:rFonts w:hint="eastAsia" w:ascii="仿宋_GB2312" w:eastAsia="仿宋_GB2312" w:cs="仿宋_GB2312"/>
          <w:sz w:val="32"/>
          <w:szCs w:val="32"/>
        </w:rPr>
        <w:t>中华人民共和国渔业法</w:t>
      </w:r>
      <w:r>
        <w:rPr>
          <w:rStyle w:val="10"/>
          <w:rFonts w:ascii="仿宋_GB2312" w:eastAsia="仿宋_GB2312" w:cs="仿宋_GB2312"/>
          <w:sz w:val="32"/>
          <w:szCs w:val="32"/>
        </w:rPr>
        <w:t>&gt;</w:t>
      </w:r>
      <w:r>
        <w:rPr>
          <w:rStyle w:val="10"/>
          <w:rFonts w:hint="eastAsia" w:ascii="仿宋_GB2312" w:eastAsia="仿宋_GB2312" w:cs="仿宋_GB2312"/>
          <w:sz w:val="32"/>
          <w:szCs w:val="32"/>
        </w:rPr>
        <w:t>办法》等法律法规，提升船东船长、船员及渔民群众的安全生产意识和法治意识。</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片区农业农村处、政法综治处，各渔业村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Style w:val="10"/>
          <w:rFonts w:ascii="仿宋_GB2312" w:eastAsia="仿宋_GB2312" w:cs="仿宋_GB2312"/>
          <w:sz w:val="32"/>
          <w:szCs w:val="32"/>
        </w:rPr>
      </w:pPr>
      <w:r>
        <w:rPr>
          <w:rStyle w:val="10"/>
          <w:rFonts w:ascii="仿宋_GB2312" w:eastAsia="仿宋_GB2312" w:cs="仿宋_GB2312"/>
          <w:b/>
          <w:bCs/>
          <w:sz w:val="32"/>
          <w:szCs w:val="32"/>
        </w:rPr>
        <w:t>4.</w:t>
      </w:r>
      <w:r>
        <w:rPr>
          <w:rStyle w:val="10"/>
          <w:rFonts w:hint="eastAsia" w:ascii="仿宋_GB2312" w:eastAsia="仿宋_GB2312" w:cs="仿宋_GB2312"/>
          <w:b/>
          <w:bCs/>
          <w:sz w:val="32"/>
          <w:szCs w:val="32"/>
        </w:rPr>
        <w:t>通报渔业生产安全事故典型案例。</w:t>
      </w:r>
      <w:r>
        <w:rPr>
          <w:rFonts w:hint="eastAsia" w:ascii="仿宋_GB2312" w:eastAsia="仿宋_GB2312" w:cs="仿宋_GB2312"/>
          <w:sz w:val="32"/>
          <w:szCs w:val="32"/>
        </w:rPr>
        <w:t>组织开展重大渔业安全事故调查。</w:t>
      </w:r>
      <w:r>
        <w:rPr>
          <w:rStyle w:val="10"/>
          <w:rFonts w:hint="eastAsia" w:ascii="仿宋_GB2312" w:eastAsia="仿宋_GB2312" w:cs="仿宋_GB2312"/>
          <w:sz w:val="32"/>
          <w:szCs w:val="32"/>
        </w:rPr>
        <w:t>及时通报渔业生产安全事故，结合曝光安全生产典型问题，进一步强化警示教育，增强公众安全意识。</w:t>
      </w:r>
    </w:p>
    <w:p>
      <w:pPr>
        <w:keepNext w:val="0"/>
        <w:keepLines w:val="0"/>
        <w:pageBreakBefore w:val="0"/>
        <w:kinsoku/>
        <w:overflowPunct/>
        <w:topLinePunct w:val="0"/>
        <w:bidi w:val="0"/>
        <w:spacing w:line="600" w:lineRule="exact"/>
        <w:ind w:firstLine="643" w:firstLineChars="200"/>
        <w:rPr>
          <w:rStyle w:val="10"/>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Style w:val="10"/>
          <w:rFonts w:ascii="仿宋_GB2312" w:eastAsia="仿宋_GB2312" w:cs="仿宋_GB2312"/>
          <w:sz w:val="32"/>
          <w:szCs w:val="32"/>
        </w:rPr>
        <w:t>2020-2022</w:t>
      </w:r>
      <w:r>
        <w:rPr>
          <w:rStyle w:val="10"/>
          <w:rFonts w:hint="eastAsia" w:ascii="仿宋_GB2312" w:eastAsia="仿宋_GB2312" w:cs="仿宋_GB2312"/>
          <w:sz w:val="32"/>
          <w:szCs w:val="32"/>
        </w:rPr>
        <w:t>年，</w:t>
      </w:r>
      <w:r>
        <w:rPr>
          <w:rStyle w:val="10"/>
          <w:rFonts w:hint="eastAsia" w:ascii="仿宋_GB2312" w:eastAsia="仿宋_GB2312" w:cs="仿宋_GB2312"/>
          <w:sz w:val="32"/>
          <w:szCs w:val="32"/>
          <w:lang w:eastAsia="zh-CN"/>
        </w:rPr>
        <w:t>片区农业农村处、政</w:t>
      </w:r>
      <w:r>
        <w:rPr>
          <w:rStyle w:val="10"/>
          <w:rFonts w:hint="eastAsia" w:ascii="仿宋_GB2312" w:hAnsi="仿宋_GB2312" w:eastAsia="仿宋_GB2312" w:cs="仿宋_GB2312"/>
          <w:sz w:val="32"/>
          <w:szCs w:val="32"/>
          <w:lang w:eastAsia="zh-CN"/>
        </w:rPr>
        <w:t>法综治处要</w:t>
      </w:r>
      <w:r>
        <w:rPr>
          <w:rFonts w:hint="eastAsia" w:ascii="仿宋_GB2312" w:hAnsi="仿宋_GB2312" w:eastAsia="仿宋_GB2312" w:cs="仿宋_GB2312"/>
          <w:sz w:val="32"/>
          <w:szCs w:val="32"/>
        </w:rPr>
        <w:t>组织开展重大渔业安全事故调查，收集编撰安全事故典型案例，开展安全事故报告案卷评查和警示教育宣传</w:t>
      </w:r>
      <w:r>
        <w:rPr>
          <w:rStyle w:val="10"/>
          <w:rFonts w:hint="eastAsia" w:ascii="仿宋_GB2312" w:hAnsi="仿宋_GB2312" w:eastAsia="仿宋_GB2312" w:cs="仿宋_GB2312"/>
          <w:sz w:val="32"/>
          <w:szCs w:val="32"/>
        </w:rPr>
        <w:t>，及时通报渔业生产安全事故，曝光安全生产典型问题，总结事故教训，提出整改措施。</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片区农业农村处、政法综治处，各渔业村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Style w:val="10"/>
          <w:rFonts w:ascii="楷体_GB2312" w:eastAsia="楷体_GB2312" w:cs="楷体_GB2312"/>
          <w:b/>
          <w:bCs w:val="0"/>
          <w:sz w:val="32"/>
          <w:szCs w:val="32"/>
        </w:rPr>
      </w:pPr>
      <w:r>
        <w:rPr>
          <w:rStyle w:val="10"/>
          <w:rFonts w:hint="eastAsia" w:ascii="楷体_GB2312" w:eastAsia="楷体_GB2312" w:cs="楷体_GB2312"/>
          <w:b/>
          <w:bCs w:val="0"/>
          <w:sz w:val="32"/>
          <w:szCs w:val="32"/>
        </w:rPr>
        <w:t>（二）加强渔船管控</w:t>
      </w:r>
    </w:p>
    <w:p>
      <w:pPr>
        <w:keepNext w:val="0"/>
        <w:keepLines w:val="0"/>
        <w:pageBreakBefore w:val="0"/>
        <w:kinsoku/>
        <w:overflowPunct/>
        <w:topLinePunct w:val="0"/>
        <w:bidi w:val="0"/>
        <w:spacing w:line="600" w:lineRule="exact"/>
        <w:ind w:firstLine="640"/>
        <w:rPr>
          <w:rFonts w:ascii="仿宋_GB2312" w:eastAsia="仿宋_GB2312"/>
          <w:sz w:val="32"/>
          <w:szCs w:val="32"/>
        </w:rPr>
      </w:pPr>
      <w:r>
        <w:rPr>
          <w:rStyle w:val="10"/>
          <w:rFonts w:ascii="仿宋_GB2312" w:eastAsia="仿宋_GB2312" w:cs="仿宋_GB2312"/>
          <w:b/>
          <w:bCs/>
          <w:sz w:val="32"/>
          <w:szCs w:val="32"/>
        </w:rPr>
        <w:t>5.</w:t>
      </w:r>
      <w:r>
        <w:rPr>
          <w:rStyle w:val="10"/>
          <w:rFonts w:hint="eastAsia" w:ascii="仿宋_GB2312" w:eastAsia="仿宋_GB2312" w:cs="仿宋_GB2312"/>
          <w:b/>
          <w:bCs/>
          <w:sz w:val="32"/>
          <w:szCs w:val="32"/>
        </w:rPr>
        <w:t>提升</w:t>
      </w:r>
      <w:r>
        <w:rPr>
          <w:rFonts w:hint="eastAsia" w:ascii="仿宋_GB2312" w:eastAsia="仿宋_GB2312"/>
          <w:b/>
          <w:sz w:val="32"/>
          <w:szCs w:val="32"/>
        </w:rPr>
        <w:t>渔船修造水平。</w:t>
      </w:r>
      <w:r>
        <w:rPr>
          <w:rFonts w:hint="eastAsia" w:ascii="仿宋_GB2312" w:eastAsia="仿宋_GB2312"/>
          <w:sz w:val="32"/>
          <w:szCs w:val="32"/>
        </w:rPr>
        <w:t>推广渔船标准化船型，引导</w:t>
      </w:r>
      <w:r>
        <w:rPr>
          <w:rFonts w:hint="eastAsia" w:ascii="仿宋_GB2312" w:eastAsia="仿宋_GB2312"/>
          <w:sz w:val="32"/>
          <w:szCs w:val="32"/>
          <w:lang w:eastAsia="zh-CN"/>
        </w:rPr>
        <w:t>片区</w:t>
      </w:r>
      <w:r>
        <w:rPr>
          <w:rFonts w:hint="eastAsia" w:ascii="仿宋_GB2312" w:eastAsia="仿宋_GB2312"/>
          <w:sz w:val="32"/>
          <w:szCs w:val="32"/>
        </w:rPr>
        <w:t>渔船向“安全、环保、经济、节能、适居”的方向发展；加强渔船检验监督，严格执行渔船检验技术法规，强化渔船修造质量监管，确保渔船具备安全航行的技术条件。</w:t>
      </w:r>
      <w:r>
        <w:rPr>
          <w:rStyle w:val="10"/>
          <w:rFonts w:hint="eastAsia" w:ascii="仿宋_GB2312" w:eastAsia="仿宋_GB2312" w:cs="仿宋_GB2312"/>
          <w:sz w:val="32"/>
          <w:szCs w:val="32"/>
        </w:rPr>
        <w:t>认真梳理辖区内老旧差渔船状况和数量，严防老旧差渔船“带病”出海。强化宣传引导，鼓励渔民淘汰老旧木质渔船，更新改造为性能较好、对环境资源破坏小的玻璃钢质、钢质渔船。</w:t>
      </w:r>
    </w:p>
    <w:p>
      <w:pPr>
        <w:keepNext w:val="0"/>
        <w:keepLines w:val="0"/>
        <w:pageBreakBefore w:val="0"/>
        <w:kinsoku/>
        <w:overflowPunct/>
        <w:topLinePunct w:val="0"/>
        <w:bidi w:val="0"/>
        <w:spacing w:line="600" w:lineRule="exact"/>
        <w:ind w:firstLine="643" w:firstLineChars="200"/>
        <w:rPr>
          <w:rFonts w:ascii="楷体_GB2312" w:eastAsia="楷体_GB2312" w:cs="仿宋_GB2312"/>
          <w:sz w:val="32"/>
          <w:szCs w:val="32"/>
        </w:rPr>
      </w:pPr>
      <w:r>
        <w:rPr>
          <w:rFonts w:hint="eastAsia" w:ascii="仿宋_GB2312" w:eastAsia="仿宋_GB2312"/>
          <w:b/>
          <w:sz w:val="32"/>
          <w:szCs w:val="32"/>
        </w:rPr>
        <w:t>任务和进度安排：</w:t>
      </w:r>
      <w:r>
        <w:rPr>
          <w:rFonts w:ascii="仿宋_GB2312" w:eastAsia="仿宋_GB2312"/>
          <w:sz w:val="32"/>
          <w:szCs w:val="32"/>
        </w:rPr>
        <w:t>2020</w:t>
      </w:r>
      <w:r>
        <w:rPr>
          <w:rFonts w:hint="eastAsia" w:ascii="仿宋_GB2312" w:eastAsia="仿宋_GB2312"/>
          <w:sz w:val="32"/>
          <w:szCs w:val="32"/>
        </w:rPr>
        <w:t>－</w:t>
      </w:r>
      <w:r>
        <w:rPr>
          <w:rFonts w:ascii="仿宋_GB2312" w:eastAsia="仿宋_GB2312"/>
          <w:sz w:val="32"/>
          <w:szCs w:val="32"/>
        </w:rPr>
        <w:t>2022</w:t>
      </w:r>
      <w:r>
        <w:rPr>
          <w:rFonts w:hint="eastAsia" w:ascii="仿宋_GB2312" w:eastAsia="仿宋_GB2312"/>
          <w:sz w:val="32"/>
          <w:szCs w:val="32"/>
        </w:rPr>
        <w:t>年，持续推进渔船标准船型工作，进一步规范</w:t>
      </w:r>
      <w:r>
        <w:rPr>
          <w:rFonts w:hint="eastAsia" w:ascii="仿宋_GB2312" w:eastAsia="仿宋_GB2312"/>
          <w:sz w:val="32"/>
          <w:szCs w:val="32"/>
          <w:lang w:eastAsia="zh-CN"/>
        </w:rPr>
        <w:t>片区</w:t>
      </w:r>
      <w:r>
        <w:rPr>
          <w:rFonts w:hint="eastAsia" w:ascii="仿宋_GB2312" w:eastAsia="仿宋_GB2312"/>
          <w:sz w:val="32"/>
          <w:szCs w:val="32"/>
        </w:rPr>
        <w:t>渔船建造、设计以及检修检测行为，持续提升</w:t>
      </w:r>
      <w:r>
        <w:rPr>
          <w:rFonts w:hint="eastAsia" w:ascii="仿宋_GB2312" w:eastAsia="仿宋_GB2312"/>
          <w:sz w:val="32"/>
          <w:szCs w:val="32"/>
          <w:lang w:eastAsia="zh-CN"/>
        </w:rPr>
        <w:t>片</w:t>
      </w:r>
      <w:r>
        <w:rPr>
          <w:rFonts w:hint="eastAsia" w:ascii="仿宋_GB2312" w:hAnsi="仿宋_GB2312" w:eastAsia="仿宋_GB2312" w:cs="仿宋_GB2312"/>
          <w:sz w:val="32"/>
          <w:szCs w:val="32"/>
          <w:lang w:eastAsia="zh-CN"/>
        </w:rPr>
        <w:t>区</w:t>
      </w:r>
      <w:r>
        <w:rPr>
          <w:rFonts w:hint="eastAsia" w:ascii="仿宋_GB2312" w:hAnsi="仿宋_GB2312" w:eastAsia="仿宋_GB2312" w:cs="仿宋_GB2312"/>
          <w:sz w:val="32"/>
          <w:szCs w:val="32"/>
        </w:rPr>
        <w:t>渔船及装备的技术水平。</w:t>
      </w:r>
      <w:r>
        <w:rPr>
          <w:rStyle w:val="10"/>
          <w:rFonts w:hint="eastAsia" w:ascii="仿宋_GB2312" w:hAnsi="仿宋_GB2312" w:eastAsia="仿宋_GB2312" w:cs="仿宋_GB2312"/>
          <w:sz w:val="32"/>
          <w:szCs w:val="32"/>
        </w:rPr>
        <w:t>通过安全宣传、案例示范等方式，引导鼓励渔民实现老旧差渔船的更新换代。</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w:t>
      </w:r>
      <w:r>
        <w:rPr>
          <w:rFonts w:hint="eastAsia" w:ascii="仿宋_GB2312" w:hAnsi="仿宋_GB2312" w:eastAsia="仿宋_GB2312" w:cs="仿宋_GB2312"/>
          <w:sz w:val="32"/>
          <w:szCs w:val="32"/>
        </w:rPr>
        <w:t>负责）</w:t>
      </w:r>
    </w:p>
    <w:p>
      <w:pPr>
        <w:keepNext w:val="0"/>
        <w:keepLines w:val="0"/>
        <w:pageBreakBefore w:val="0"/>
        <w:kinsoku/>
        <w:overflowPunct/>
        <w:topLinePunct w:val="0"/>
        <w:bidi w:val="0"/>
        <w:spacing w:line="600" w:lineRule="exact"/>
        <w:ind w:firstLine="643" w:firstLineChars="200"/>
        <w:rPr>
          <w:rStyle w:val="10"/>
          <w:rFonts w:ascii="仿宋_GB2312" w:eastAsia="仿宋_GB2312" w:cs="仿宋_GB2312"/>
          <w:sz w:val="32"/>
          <w:szCs w:val="32"/>
        </w:rPr>
      </w:pPr>
      <w:r>
        <w:rPr>
          <w:rStyle w:val="10"/>
          <w:rFonts w:ascii="仿宋_GB2312" w:eastAsia="仿宋_GB2312" w:cs="仿宋_GB2312"/>
          <w:b/>
          <w:bCs/>
          <w:sz w:val="32"/>
          <w:szCs w:val="32"/>
        </w:rPr>
        <w:t>6</w:t>
      </w:r>
      <w:r>
        <w:rPr>
          <w:rStyle w:val="10"/>
          <w:rFonts w:hint="eastAsia" w:ascii="仿宋_GB2312" w:eastAsia="仿宋_GB2312" w:cs="仿宋_GB2312"/>
          <w:b/>
          <w:bCs/>
          <w:sz w:val="32"/>
          <w:szCs w:val="32"/>
        </w:rPr>
        <w:t>、加强渔船</w:t>
      </w:r>
      <w:bookmarkStart w:id="14" w:name="_Hlk41557238"/>
      <w:r>
        <w:rPr>
          <w:rStyle w:val="10"/>
          <w:rFonts w:hint="eastAsia" w:ascii="仿宋_GB2312" w:eastAsia="仿宋_GB2312" w:cs="仿宋_GB2312"/>
          <w:b/>
          <w:bCs/>
          <w:sz w:val="32"/>
          <w:szCs w:val="32"/>
        </w:rPr>
        <w:t>安全设施设备</w:t>
      </w:r>
      <w:bookmarkEnd w:id="14"/>
      <w:r>
        <w:rPr>
          <w:rStyle w:val="10"/>
          <w:rFonts w:hint="eastAsia" w:ascii="仿宋_GB2312" w:eastAsia="仿宋_GB2312" w:cs="仿宋_GB2312"/>
          <w:b/>
          <w:bCs/>
          <w:sz w:val="32"/>
          <w:szCs w:val="32"/>
        </w:rPr>
        <w:t>配备。</w:t>
      </w:r>
      <w:r>
        <w:rPr>
          <w:rStyle w:val="10"/>
          <w:rFonts w:hint="eastAsia" w:ascii="仿宋_GB2312" w:eastAsia="仿宋_GB2312" w:cs="仿宋_GB2312"/>
          <w:sz w:val="32"/>
          <w:szCs w:val="32"/>
        </w:rPr>
        <w:t>按照农业农村部关于渔船通导与安全装备升级改造实施方案，加大设施设备升级改造力度，完成海洋渔船固定式北斗示位仪（定位终端）安装、渔船动态监管系统和渔港视频监控系统等项目建设，加强安全应急救助终端管理，提高渔船安全监管水平</w:t>
      </w:r>
      <w:ins w:id="1" w:author="徐凯" w:date="2020-06-04T15:26:00Z">
        <w:r>
          <w:rPr>
            <w:rStyle w:val="10"/>
            <w:rFonts w:hint="eastAsia" w:ascii="仿宋_GB2312" w:eastAsia="仿宋_GB2312" w:cs="仿宋_GB2312"/>
            <w:sz w:val="32"/>
            <w:szCs w:val="32"/>
          </w:rPr>
          <w:t>。在全国率先开展“插卡式”</w:t>
        </w:r>
      </w:ins>
      <w:ins w:id="2" w:author="徐凯" w:date="2020-06-04T15:26:00Z">
        <w:r>
          <w:rPr>
            <w:rStyle w:val="10"/>
            <w:rFonts w:ascii="仿宋_GB2312" w:eastAsia="仿宋_GB2312" w:cs="仿宋_GB2312"/>
            <w:sz w:val="32"/>
            <w:szCs w:val="32"/>
          </w:rPr>
          <w:t>AIS</w:t>
        </w:r>
      </w:ins>
      <w:ins w:id="3" w:author="徐凯" w:date="2020-06-04T15:26:00Z">
        <w:r>
          <w:rPr>
            <w:rStyle w:val="10"/>
            <w:rFonts w:hint="eastAsia" w:ascii="仿宋_GB2312" w:eastAsia="仿宋_GB2312" w:cs="仿宋_GB2312"/>
            <w:sz w:val="32"/>
            <w:szCs w:val="32"/>
          </w:rPr>
          <w:t>设备研发与推广工作。</w:t>
        </w:r>
      </w:ins>
      <w:ins w:id="4" w:author="徐凯" w:date="2020-06-04T15:38:00Z">
        <w:r>
          <w:rPr>
            <w:rStyle w:val="10"/>
            <w:rFonts w:hint="eastAsia" w:ascii="仿宋_GB2312" w:eastAsia="仿宋_GB2312" w:cs="仿宋_GB2312"/>
            <w:sz w:val="32"/>
            <w:szCs w:val="32"/>
          </w:rPr>
          <w:t>建立完善海上安全应急通信网，</w:t>
        </w:r>
      </w:ins>
      <w:ins w:id="5" w:author="徐凯" w:date="2020-06-04T15:39:00Z">
        <w:r>
          <w:rPr>
            <w:rStyle w:val="10"/>
            <w:rFonts w:hint="eastAsia" w:ascii="仿宋_GB2312" w:eastAsia="仿宋_GB2312" w:cs="仿宋_GB2312"/>
            <w:sz w:val="32"/>
            <w:szCs w:val="32"/>
          </w:rPr>
          <w:t>对渔业超短波、短波电台基站等进行升级，深化卫星技术在海洋领域的应用，推动建设海洋渔船卫星通讯系统，</w:t>
        </w:r>
      </w:ins>
      <w:ins w:id="6" w:author="徐凯" w:date="2020-06-04T15:40:00Z">
        <w:r>
          <w:rPr>
            <w:rStyle w:val="10"/>
            <w:rFonts w:hint="eastAsia" w:ascii="仿宋_GB2312" w:eastAsia="仿宋_GB2312" w:cs="仿宋_GB2312"/>
            <w:sz w:val="32"/>
            <w:szCs w:val="32"/>
          </w:rPr>
          <w:t>率先实</w:t>
        </w:r>
      </w:ins>
      <w:r>
        <w:rPr>
          <w:rStyle w:val="10"/>
          <w:rFonts w:hint="eastAsia" w:ascii="仿宋_GB2312" w:eastAsia="仿宋_GB2312" w:cs="仿宋_GB2312"/>
          <w:sz w:val="32"/>
          <w:szCs w:val="32"/>
        </w:rPr>
        <w:t>。在全国率先开展“插卡式”</w:t>
      </w:r>
      <w:r>
        <w:rPr>
          <w:rStyle w:val="10"/>
          <w:rFonts w:ascii="仿宋_GB2312" w:eastAsia="仿宋_GB2312" w:cs="仿宋_GB2312"/>
          <w:sz w:val="32"/>
          <w:szCs w:val="32"/>
        </w:rPr>
        <w:t>AIS</w:t>
      </w:r>
      <w:r>
        <w:rPr>
          <w:rStyle w:val="10"/>
          <w:rFonts w:hint="eastAsia" w:ascii="仿宋_GB2312" w:eastAsia="仿宋_GB2312" w:cs="仿宋_GB2312"/>
          <w:sz w:val="32"/>
          <w:szCs w:val="32"/>
        </w:rPr>
        <w:t>设备研发与推广工作，切实做好农业农村部海洋渔船“插卡式</w:t>
      </w:r>
      <w:r>
        <w:rPr>
          <w:rStyle w:val="10"/>
          <w:rFonts w:ascii="仿宋_GB2312" w:eastAsia="仿宋_GB2312" w:cs="仿宋_GB2312"/>
          <w:sz w:val="32"/>
          <w:szCs w:val="32"/>
        </w:rPr>
        <w:t>AIS</w:t>
      </w:r>
      <w:r>
        <w:rPr>
          <w:rStyle w:val="10"/>
          <w:rFonts w:hint="eastAsia" w:ascii="仿宋_GB2312" w:eastAsia="仿宋_GB2312" w:cs="仿宋_GB2312"/>
          <w:sz w:val="32"/>
          <w:szCs w:val="32"/>
        </w:rPr>
        <w:t>”试点应用任务，认真总结经验成果，分阶段在全省渔船推广应用。以渔业信息化保障渔业安全生产，开展海洋渔船通讯系统建设，</w:t>
      </w:r>
      <w:ins w:id="7" w:author="531217058@qq.com" w:date="2020-06-04T11:12:00Z">
        <w:bookmarkStart w:id="15" w:name="_Hlk42161996"/>
        <w:r>
          <w:rPr>
            <w:rStyle w:val="10"/>
            <w:rFonts w:hint="eastAsia" w:ascii="仿宋_GB2312" w:eastAsia="仿宋_GB2312" w:cs="仿宋_GB2312"/>
            <w:sz w:val="32"/>
            <w:szCs w:val="32"/>
          </w:rPr>
          <w:t>率先实施“宽带入海”，</w:t>
        </w:r>
        <w:bookmarkStart w:id="16" w:name="_Hlk42161672"/>
        <w:r>
          <w:rPr>
            <w:rStyle w:val="10"/>
            <w:rFonts w:hint="eastAsia" w:ascii="仿宋_GB2312" w:eastAsia="仿宋_GB2312" w:cs="仿宋_GB2312"/>
            <w:sz w:val="32"/>
            <w:szCs w:val="32"/>
          </w:rPr>
          <w:t>开展</w:t>
        </w:r>
        <w:bookmarkStart w:id="17" w:name="_Hlk42162086"/>
        <w:r>
          <w:rPr>
            <w:rStyle w:val="10"/>
            <w:rFonts w:hint="eastAsia" w:ascii="仿宋_GB2312" w:eastAsia="仿宋_GB2312" w:cs="仿宋_GB2312"/>
            <w:sz w:val="32"/>
            <w:szCs w:val="32"/>
          </w:rPr>
          <w:t>船载高通量卫星通讯设备</w:t>
        </w:r>
        <w:bookmarkEnd w:id="17"/>
        <w:r>
          <w:rPr>
            <w:rStyle w:val="10"/>
            <w:rFonts w:hint="eastAsia" w:ascii="仿宋_GB2312" w:eastAsia="仿宋_GB2312" w:cs="仿宋_GB2312"/>
            <w:sz w:val="32"/>
            <w:szCs w:val="32"/>
          </w:rPr>
          <w:t>试点工作</w:t>
        </w:r>
        <w:bookmarkEnd w:id="16"/>
        <w:r>
          <w:rPr>
            <w:rStyle w:val="10"/>
            <w:rFonts w:hint="eastAsia" w:ascii="仿宋_GB2312" w:eastAsia="仿宋_GB2312" w:cs="仿宋_GB2312"/>
            <w:sz w:val="32"/>
            <w:szCs w:val="32"/>
          </w:rPr>
          <w:t>。</w:t>
        </w:r>
        <w:bookmarkEnd w:id="15"/>
      </w:ins>
      <w:r>
        <w:rPr>
          <w:rStyle w:val="10"/>
          <w:rFonts w:hint="eastAsia" w:ascii="仿宋_GB2312" w:eastAsia="仿宋_GB2312" w:cs="仿宋_GB2312"/>
          <w:sz w:val="32"/>
          <w:szCs w:val="32"/>
        </w:rPr>
        <w:t>组织实施“智慧海洋大数据中心（一期）、渔业渔政综合管理平台和渔业渔政服务平台”等项目，不断提高海上突发事件应急处置能力。</w:t>
      </w:r>
    </w:p>
    <w:p>
      <w:pPr>
        <w:keepNext w:val="0"/>
        <w:keepLines w:val="0"/>
        <w:pageBreakBefore w:val="0"/>
        <w:kinsoku/>
        <w:overflowPunct/>
        <w:topLinePunct w:val="0"/>
        <w:bidi w:val="0"/>
        <w:spacing w:line="600" w:lineRule="exact"/>
        <w:ind w:firstLine="643" w:firstLineChars="200"/>
        <w:rPr>
          <w:rStyle w:val="10"/>
          <w:rFonts w:ascii="仿宋_GB2312" w:eastAsia="仿宋_GB2312" w:cs="仿宋_GB2312"/>
          <w:sz w:val="32"/>
          <w:szCs w:val="32"/>
        </w:rPr>
      </w:pPr>
      <w:r>
        <w:rPr>
          <w:rStyle w:val="10"/>
          <w:rFonts w:hint="eastAsia" w:ascii="仿宋" w:eastAsia="仿宋"/>
          <w:b/>
          <w:bCs/>
          <w:sz w:val="32"/>
          <w:szCs w:val="32"/>
        </w:rPr>
        <w:t>任务和进度安排</w:t>
      </w:r>
      <w:r>
        <w:rPr>
          <w:rStyle w:val="10"/>
          <w:rFonts w:hint="eastAsia" w:ascii="仿宋" w:eastAsia="仿宋" w:cs="仿宋"/>
          <w:sz w:val="32"/>
          <w:szCs w:val="32"/>
        </w:rPr>
        <w:t>：</w:t>
      </w:r>
      <w:r>
        <w:rPr>
          <w:rStyle w:val="10"/>
          <w:rFonts w:ascii="仿宋_GB2312" w:eastAsia="仿宋_GB2312" w:cs="仿宋_GB2312"/>
          <w:sz w:val="32"/>
          <w:szCs w:val="32"/>
        </w:rPr>
        <w:t>2020</w:t>
      </w:r>
      <w:r>
        <w:rPr>
          <w:rStyle w:val="10"/>
          <w:rFonts w:hint="eastAsia" w:ascii="仿宋_GB2312" w:eastAsia="仿宋_GB2312" w:cs="仿宋_GB2312"/>
          <w:sz w:val="32"/>
          <w:szCs w:val="32"/>
        </w:rPr>
        <w:t>年完成农业农村部海洋渔船“插卡式</w:t>
      </w:r>
      <w:r>
        <w:rPr>
          <w:rStyle w:val="10"/>
          <w:rFonts w:ascii="仿宋_GB2312" w:eastAsia="仿宋_GB2312" w:cs="仿宋_GB2312"/>
          <w:sz w:val="32"/>
          <w:szCs w:val="32"/>
        </w:rPr>
        <w:t>AIS</w:t>
      </w:r>
      <w:r>
        <w:rPr>
          <w:rStyle w:val="10"/>
          <w:rFonts w:hint="eastAsia" w:ascii="仿宋_GB2312" w:eastAsia="仿宋_GB2312" w:cs="仿宋_GB2312"/>
          <w:sz w:val="32"/>
          <w:szCs w:val="32"/>
        </w:rPr>
        <w:t>”试点任务，</w:t>
      </w:r>
      <w:bookmarkStart w:id="18" w:name="_Hlk42162850"/>
      <w:r>
        <w:rPr>
          <w:rStyle w:val="10"/>
          <w:rFonts w:hint="eastAsia" w:ascii="仿宋_GB2312" w:eastAsia="仿宋_GB2312" w:cs="仿宋_GB2312"/>
          <w:sz w:val="32"/>
          <w:szCs w:val="32"/>
        </w:rPr>
        <w:t>建成渔船动态监管系统和渔港视频监控系统，实现全省海洋渔船的全方位动态监管。</w:t>
      </w:r>
      <w:bookmarkEnd w:id="18"/>
      <w:ins w:id="8" w:author="531217058@qq.com" w:date="2020-06-04T11:20:00Z">
        <w:r>
          <w:rPr>
            <w:rStyle w:val="10"/>
            <w:rFonts w:hint="eastAsia" w:ascii="仿宋_GB2312" w:eastAsia="仿宋_GB2312" w:cs="仿宋_GB2312"/>
            <w:sz w:val="32"/>
            <w:szCs w:val="32"/>
          </w:rPr>
          <w:t>由</w:t>
        </w:r>
      </w:ins>
      <w:ins w:id="9" w:author="531217058@qq.com" w:date="2020-06-04T11:19:00Z">
        <w:r>
          <w:rPr>
            <w:rStyle w:val="10"/>
            <w:rFonts w:hint="eastAsia" w:ascii="仿宋_GB2312" w:eastAsia="仿宋_GB2312" w:cs="仿宋_GB2312"/>
            <w:sz w:val="32"/>
            <w:szCs w:val="32"/>
          </w:rPr>
          <w:t>渔业行政</w:t>
        </w:r>
      </w:ins>
      <w:ins w:id="10" w:author="531217058@qq.com" w:date="2020-06-04T11:20:00Z">
        <w:r>
          <w:rPr>
            <w:rStyle w:val="10"/>
            <w:rFonts w:hint="eastAsia" w:ascii="仿宋_GB2312" w:eastAsia="仿宋_GB2312" w:cs="仿宋_GB2312"/>
            <w:sz w:val="32"/>
            <w:szCs w:val="32"/>
          </w:rPr>
          <w:t>主管部门</w:t>
        </w:r>
      </w:ins>
      <w:ins w:id="11" w:author="531217058@qq.com" w:date="2020-06-04T11:22:00Z">
        <w:r>
          <w:rPr>
            <w:rStyle w:val="10"/>
            <w:rFonts w:hint="eastAsia" w:ascii="仿宋_GB2312" w:eastAsia="仿宋_GB2312" w:cs="仿宋_GB2312"/>
            <w:sz w:val="32"/>
            <w:szCs w:val="32"/>
          </w:rPr>
          <w:t>组织在沿海重点渔业乡镇</w:t>
        </w:r>
      </w:ins>
      <w:ins w:id="12" w:author="531217058@qq.com" w:date="2020-06-04T11:19:00Z">
        <w:r>
          <w:rPr>
            <w:rStyle w:val="10"/>
            <w:rFonts w:hint="eastAsia" w:ascii="仿宋_GB2312" w:eastAsia="仿宋_GB2312" w:cs="仿宋_GB2312"/>
            <w:sz w:val="32"/>
            <w:szCs w:val="32"/>
          </w:rPr>
          <w:t>开展船载高通量卫星通讯设备试点工作。</w:t>
        </w:r>
      </w:ins>
      <w:r>
        <w:rPr>
          <w:rStyle w:val="10"/>
          <w:rFonts w:ascii="仿宋_GB2312" w:eastAsia="仿宋_GB2312" w:cs="仿宋_GB2312"/>
          <w:sz w:val="32"/>
          <w:szCs w:val="32"/>
        </w:rPr>
        <w:t>2021-2022</w:t>
      </w:r>
      <w:r>
        <w:rPr>
          <w:rStyle w:val="10"/>
          <w:rFonts w:hint="eastAsia" w:ascii="仿宋_GB2312" w:eastAsia="仿宋_GB2312" w:cs="仿宋_GB2312"/>
          <w:sz w:val="32"/>
          <w:szCs w:val="32"/>
        </w:rPr>
        <w:t>年，在全省渔船逐步推广应用“插卡式</w:t>
      </w:r>
      <w:r>
        <w:rPr>
          <w:rStyle w:val="10"/>
          <w:rFonts w:ascii="仿宋_GB2312" w:eastAsia="仿宋_GB2312" w:cs="仿宋_GB2312"/>
          <w:sz w:val="32"/>
          <w:szCs w:val="32"/>
        </w:rPr>
        <w:t>AIS</w:t>
      </w:r>
      <w:r>
        <w:rPr>
          <w:rStyle w:val="10"/>
          <w:rFonts w:hint="eastAsia" w:ascii="仿宋_GB2312" w:eastAsia="仿宋_GB2312" w:cs="仿宋_GB2312"/>
          <w:sz w:val="32"/>
          <w:szCs w:val="32"/>
        </w:rPr>
        <w:t>”设备。</w:t>
      </w:r>
      <w:ins w:id="13" w:author="徐凯" w:date="2020-06-04T15:21:00Z">
        <w:r>
          <w:rPr>
            <w:rStyle w:val="10"/>
            <w:rFonts w:ascii="仿宋_GB2312" w:eastAsia="仿宋_GB2312" w:cs="仿宋_GB2312"/>
            <w:sz w:val="32"/>
            <w:szCs w:val="32"/>
          </w:rPr>
          <w:t>2021-2022</w:t>
        </w:r>
      </w:ins>
      <w:ins w:id="14" w:author="徐凯" w:date="2020-06-04T15:21:00Z">
        <w:r>
          <w:rPr>
            <w:rStyle w:val="10"/>
            <w:rFonts w:hint="eastAsia" w:ascii="仿宋_GB2312" w:eastAsia="仿宋_GB2312" w:cs="仿宋_GB2312"/>
            <w:sz w:val="32"/>
            <w:szCs w:val="32"/>
          </w:rPr>
          <w:t>年，</w:t>
        </w:r>
      </w:ins>
      <w:r>
        <w:rPr>
          <w:rStyle w:val="10"/>
          <w:rFonts w:hint="eastAsia" w:ascii="仿宋_GB2312" w:eastAsia="仿宋_GB2312" w:cs="仿宋_GB2312"/>
          <w:sz w:val="32"/>
          <w:szCs w:val="32"/>
        </w:rPr>
        <w:t>开展</w:t>
      </w:r>
      <w:ins w:id="15" w:author="531217058@qq.com" w:date="2020-06-04T11:20:00Z">
        <w:r>
          <w:rPr>
            <w:rStyle w:val="10"/>
            <w:rFonts w:hint="eastAsia" w:ascii="仿宋_GB2312" w:eastAsia="仿宋_GB2312" w:cs="仿宋_GB2312"/>
            <w:sz w:val="32"/>
            <w:szCs w:val="32"/>
          </w:rPr>
          <w:t>部署</w:t>
        </w:r>
      </w:ins>
      <w:r>
        <w:rPr>
          <w:rStyle w:val="10"/>
          <w:rFonts w:hint="eastAsia" w:ascii="仿宋_GB2312" w:eastAsia="仿宋_GB2312" w:cs="仿宋_GB2312"/>
          <w:sz w:val="32"/>
          <w:szCs w:val="32"/>
        </w:rPr>
        <w:t>海洋渔船通讯系统建设</w:t>
      </w:r>
      <w:ins w:id="16" w:author="徐凯" w:date="2020-06-04T15:29:00Z">
        <w:r>
          <w:rPr>
            <w:rStyle w:val="10"/>
            <w:rFonts w:hint="eastAsia" w:ascii="仿宋_GB2312" w:eastAsia="仿宋_GB2312" w:cs="仿宋_GB2312"/>
            <w:sz w:val="32"/>
            <w:szCs w:val="32"/>
          </w:rPr>
          <w:t>，建设福建省渔业卫星数据中心，建设卫星数据管理服务系统，开展军民融合试点示范，在全省逐步推广应用船载高通量卫星通讯设备。</w:t>
        </w:r>
      </w:ins>
    </w:p>
    <w:p>
      <w:pPr>
        <w:keepNext w:val="0"/>
        <w:keepLines w:val="0"/>
        <w:pageBreakBefore w:val="0"/>
        <w:kinsoku/>
        <w:overflowPunct/>
        <w:topLinePunct w:val="0"/>
        <w:bidi w:val="0"/>
        <w:spacing w:line="600" w:lineRule="exact"/>
        <w:ind w:firstLine="643" w:firstLineChars="200"/>
        <w:rPr>
          <w:ins w:id="17" w:author="lzn" w:date="2020-06-04T15:44:00Z"/>
          <w:rStyle w:val="10"/>
          <w:rFonts w:ascii="仿宋_GB2312" w:eastAsia="仿宋_GB2312" w:cs="仿宋_GB2312"/>
          <w:sz w:val="32"/>
          <w:szCs w:val="32"/>
        </w:rPr>
      </w:pPr>
      <w:ins w:id="18" w:author="lzn" w:date="2020-06-04T15:44:00Z">
        <w:r>
          <w:rPr>
            <w:rStyle w:val="10"/>
            <w:rFonts w:ascii="仿宋_GB2312" w:eastAsia="仿宋_GB2312" w:cs="仿宋_GB2312"/>
            <w:b/>
            <w:bCs/>
            <w:sz w:val="32"/>
            <w:szCs w:val="32"/>
          </w:rPr>
          <w:t>6</w:t>
        </w:r>
      </w:ins>
      <w:r>
        <w:rPr>
          <w:rStyle w:val="10"/>
          <w:rFonts w:ascii="仿宋_GB2312" w:eastAsia="仿宋_GB2312" w:cs="仿宋_GB2312"/>
          <w:b/>
          <w:bCs/>
          <w:sz w:val="32"/>
          <w:szCs w:val="32"/>
        </w:rPr>
        <w:t>.</w:t>
      </w:r>
      <w:ins w:id="19" w:author="lzn" w:date="2020-06-04T15:44:00Z">
        <w:r>
          <w:rPr>
            <w:rStyle w:val="10"/>
            <w:rFonts w:hint="eastAsia" w:ascii="仿宋_GB2312" w:eastAsia="仿宋_GB2312" w:cs="仿宋_GB2312"/>
            <w:b/>
            <w:bCs/>
            <w:sz w:val="32"/>
            <w:szCs w:val="32"/>
          </w:rPr>
          <w:t>加强渔船安全设施设备配备。</w:t>
        </w:r>
      </w:ins>
      <w:ins w:id="20" w:author="lzn" w:date="2020-06-04T15:44:00Z">
        <w:r>
          <w:rPr>
            <w:rStyle w:val="10"/>
            <w:rFonts w:hint="eastAsia" w:ascii="仿宋_GB2312" w:eastAsia="仿宋_GB2312" w:cs="仿宋_GB2312"/>
            <w:sz w:val="32"/>
            <w:szCs w:val="32"/>
          </w:rPr>
          <w:t>按照农业农村部关于渔船通导与安全装备升级改造实施方案，加大设施设备升级改造力度，完成海洋渔船固定式北斗示位仪（定位终端）安装、渔船动态监管系统和渔港视频监控系统等项目建设，加强安全应急救助终端管理，提高渔船安全监管水平。</w:t>
        </w:r>
      </w:ins>
      <w:r>
        <w:rPr>
          <w:rFonts w:hint="eastAsia" w:ascii="仿宋_GB2312" w:eastAsia="仿宋_GB2312" w:cs="仿宋_GB2312"/>
          <w:sz w:val="32"/>
          <w:szCs w:val="32"/>
        </w:rPr>
        <w:t>加快建设海上通讯网络，切实提高险情事故应急处置和搜救成功率。</w:t>
      </w:r>
    </w:p>
    <w:p>
      <w:pPr>
        <w:keepNext w:val="0"/>
        <w:keepLines w:val="0"/>
        <w:pageBreakBefore w:val="0"/>
        <w:kinsoku/>
        <w:overflowPunct/>
        <w:topLinePunct w:val="0"/>
        <w:bidi w:val="0"/>
        <w:spacing w:line="600" w:lineRule="exact"/>
        <w:ind w:firstLine="651" w:firstLineChars="200"/>
        <w:rPr>
          <w:rFonts w:ascii="楷体_GB2312" w:eastAsia="楷体_GB2312" w:cs="仿宋_GB2312"/>
          <w:spacing w:val="2"/>
          <w:sz w:val="32"/>
          <w:szCs w:val="32"/>
        </w:rPr>
      </w:pPr>
      <w:ins w:id="21" w:author="lzn" w:date="2020-06-04T15:44:00Z">
        <w:r>
          <w:rPr>
            <w:rStyle w:val="10"/>
            <w:rFonts w:hint="eastAsia" w:ascii="仿宋_GB2312" w:eastAsia="仿宋_GB2312" w:cs="仿宋_GB2312"/>
            <w:b/>
            <w:bCs/>
            <w:spacing w:val="2"/>
            <w:sz w:val="32"/>
            <w:szCs w:val="32"/>
          </w:rPr>
          <w:t>任务和进度安排</w:t>
        </w:r>
      </w:ins>
      <w:ins w:id="22" w:author="lzn" w:date="2020-06-04T15:44:00Z">
        <w:r>
          <w:rPr>
            <w:rStyle w:val="10"/>
            <w:rFonts w:hint="eastAsia" w:ascii="仿宋_GB2312" w:eastAsia="仿宋_GB2312" w:cs="仿宋_GB2312"/>
            <w:spacing w:val="2"/>
            <w:sz w:val="32"/>
            <w:szCs w:val="32"/>
          </w:rPr>
          <w:t>：</w:t>
        </w:r>
      </w:ins>
      <w:ins w:id="23" w:author="lzn" w:date="2020-06-04T15:44:00Z">
        <w:r>
          <w:rPr>
            <w:rStyle w:val="10"/>
            <w:rFonts w:ascii="仿宋_GB2312" w:eastAsia="仿宋_GB2312" w:cs="仿宋_GB2312"/>
            <w:spacing w:val="2"/>
            <w:sz w:val="32"/>
            <w:szCs w:val="32"/>
          </w:rPr>
          <w:t xml:space="preserve"> 202</w:t>
        </w:r>
      </w:ins>
      <w:r>
        <w:rPr>
          <w:rStyle w:val="10"/>
          <w:rFonts w:ascii="仿宋_GB2312" w:eastAsia="仿宋_GB2312" w:cs="仿宋_GB2312"/>
          <w:spacing w:val="2"/>
          <w:sz w:val="32"/>
          <w:szCs w:val="32"/>
        </w:rPr>
        <w:t>1-2022</w:t>
      </w:r>
      <w:ins w:id="24" w:author="lzn" w:date="2020-06-04T15:44:00Z">
        <w:r>
          <w:rPr>
            <w:rStyle w:val="10"/>
            <w:rFonts w:hint="eastAsia" w:ascii="仿宋_GB2312" w:eastAsia="仿宋_GB2312" w:cs="仿宋_GB2312"/>
            <w:spacing w:val="2"/>
            <w:sz w:val="32"/>
            <w:szCs w:val="32"/>
          </w:rPr>
          <w:t>年</w:t>
        </w:r>
      </w:ins>
      <w:r>
        <w:rPr>
          <w:rStyle w:val="10"/>
          <w:rFonts w:hint="eastAsia" w:ascii="仿宋_GB2312" w:eastAsia="仿宋_GB2312" w:cs="仿宋_GB2312"/>
          <w:spacing w:val="2"/>
          <w:sz w:val="32"/>
          <w:szCs w:val="32"/>
        </w:rPr>
        <w:t>，根据省海洋与渔业局部署，</w:t>
      </w:r>
      <w:r>
        <w:rPr>
          <w:rStyle w:val="10"/>
          <w:rFonts w:hint="eastAsia" w:ascii="仿宋_GB2312" w:eastAsia="仿宋_GB2312" w:cs="仿宋_GB2312"/>
          <w:spacing w:val="2"/>
          <w:sz w:val="32"/>
        </w:rPr>
        <w:t>组织推广“插卡式</w:t>
      </w:r>
      <w:r>
        <w:rPr>
          <w:rStyle w:val="10"/>
          <w:rFonts w:ascii="仿宋_GB2312" w:eastAsia="仿宋_GB2312" w:cs="仿宋_GB2312"/>
          <w:spacing w:val="2"/>
          <w:sz w:val="32"/>
        </w:rPr>
        <w:t>AIS</w:t>
      </w:r>
      <w:r>
        <w:rPr>
          <w:rStyle w:val="10"/>
          <w:rFonts w:hint="eastAsia" w:ascii="仿宋_GB2312" w:eastAsia="仿宋_GB2312" w:cs="仿宋_GB2312"/>
          <w:spacing w:val="2"/>
          <w:sz w:val="32"/>
        </w:rPr>
        <w:t>”应用，完善</w:t>
      </w:r>
      <w:ins w:id="25" w:author="lzn" w:date="2020-06-04T15:44:00Z">
        <w:r>
          <w:rPr>
            <w:rStyle w:val="10"/>
            <w:rFonts w:hint="eastAsia" w:ascii="仿宋_GB2312" w:eastAsia="仿宋_GB2312" w:cs="仿宋_GB2312"/>
            <w:spacing w:val="2"/>
            <w:sz w:val="32"/>
            <w:szCs w:val="32"/>
          </w:rPr>
          <w:t>渔船动态监管系</w:t>
        </w:r>
      </w:ins>
      <w:ins w:id="26" w:author="lzn" w:date="2020-06-04T15:44:00Z">
        <w:r>
          <w:rPr>
            <w:rStyle w:val="10"/>
            <w:rFonts w:hint="eastAsia" w:ascii="仿宋_GB2312" w:hAnsi="仿宋_GB2312" w:eastAsia="仿宋_GB2312" w:cs="仿宋_GB2312"/>
            <w:spacing w:val="2"/>
            <w:sz w:val="32"/>
            <w:szCs w:val="32"/>
          </w:rPr>
          <w:t>统和渔港视频监控系统，</w:t>
        </w:r>
      </w:ins>
      <w:r>
        <w:rPr>
          <w:rStyle w:val="10"/>
          <w:rFonts w:hint="eastAsia" w:ascii="仿宋_GB2312" w:hAnsi="仿宋_GB2312" w:eastAsia="仿宋_GB2312" w:cs="仿宋_GB2312"/>
          <w:spacing w:val="2"/>
          <w:sz w:val="32"/>
          <w:szCs w:val="32"/>
        </w:rPr>
        <w:t>实现</w:t>
      </w:r>
      <w:r>
        <w:rPr>
          <w:rStyle w:val="10"/>
          <w:rFonts w:hint="eastAsia" w:ascii="仿宋_GB2312" w:hAnsi="仿宋_GB2312" w:eastAsia="仿宋_GB2312" w:cs="仿宋_GB2312"/>
          <w:spacing w:val="2"/>
          <w:sz w:val="32"/>
          <w:szCs w:val="32"/>
          <w:lang w:eastAsia="zh-CN"/>
        </w:rPr>
        <w:t>辖区内</w:t>
      </w:r>
      <w:ins w:id="27" w:author="lzn" w:date="2020-06-04T15:44:00Z">
        <w:r>
          <w:rPr>
            <w:rStyle w:val="10"/>
            <w:rFonts w:hint="eastAsia" w:ascii="仿宋_GB2312" w:hAnsi="仿宋_GB2312" w:eastAsia="仿宋_GB2312" w:cs="仿宋_GB2312"/>
            <w:spacing w:val="2"/>
            <w:sz w:val="32"/>
            <w:szCs w:val="32"/>
          </w:rPr>
          <w:t>海洋渔船的全方位动态监管</w:t>
        </w:r>
      </w:ins>
      <w:r>
        <w:rPr>
          <w:rStyle w:val="10"/>
          <w:rFonts w:hint="eastAsia" w:ascii="仿宋_GB2312" w:hAnsi="仿宋_GB2312" w:eastAsia="仿宋_GB2312" w:cs="仿宋_GB2312"/>
          <w:spacing w:val="2"/>
          <w:sz w:val="32"/>
          <w:szCs w:val="32"/>
        </w:rPr>
        <w:t>。</w:t>
      </w:r>
      <w:r>
        <w:rPr>
          <w:rStyle w:val="10"/>
          <w:rFonts w:hint="eastAsia" w:ascii="仿宋_GB2312" w:hAnsi="仿宋_GB2312" w:eastAsia="仿宋_GB2312" w:cs="仿宋_GB2312"/>
          <w:bCs/>
          <w:sz w:val="32"/>
          <w:szCs w:val="32"/>
        </w:rPr>
        <w:t>（</w:t>
      </w:r>
      <w:r>
        <w:rPr>
          <w:rStyle w:val="10"/>
          <w:rFonts w:hint="eastAsia" w:ascii="仿宋_GB2312" w:hAnsi="仿宋_GB2312" w:eastAsia="仿宋_GB2312" w:cs="仿宋_GB2312"/>
          <w:bCs/>
          <w:sz w:val="32"/>
          <w:szCs w:val="32"/>
          <w:lang w:eastAsia="zh-CN"/>
        </w:rPr>
        <w:t>片区农业农村处、各渔业村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0"/>
        <w:rPr>
          <w:del w:id="28" w:author="徐凯" w:date="2020-06-04T15:31:00Z"/>
          <w:rStyle w:val="10"/>
          <w:rFonts w:ascii="仿宋_GB2312" w:eastAsia="仿宋_GB2312" w:cs="仿宋_GB2312"/>
          <w:sz w:val="32"/>
          <w:szCs w:val="32"/>
        </w:rPr>
      </w:pPr>
      <w:del w:id="29" w:author="徐凯" w:date="2020-06-04T15:31:00Z">
        <w:r>
          <w:rPr>
            <w:rStyle w:val="10"/>
            <w:rFonts w:hint="eastAsia" w:ascii="仿宋_GB2312" w:eastAsia="仿宋_GB2312" w:cs="仿宋_GB2312"/>
            <w:sz w:val="32"/>
            <w:szCs w:val="32"/>
          </w:rPr>
          <w:delText>，</w:delText>
        </w:r>
      </w:del>
      <w:ins w:id="30" w:author="531217058@qq.com" w:date="2020-06-04T11:14:00Z">
        <w:del w:id="31" w:author="徐凯" w:date="2020-06-04T15:31:00Z">
          <w:r>
            <w:rPr>
              <w:rStyle w:val="10"/>
              <w:rFonts w:hint="eastAsia" w:ascii="仿宋_GB2312" w:eastAsia="仿宋_GB2312" w:cs="仿宋_GB2312"/>
              <w:sz w:val="32"/>
              <w:szCs w:val="32"/>
            </w:rPr>
            <w:delText>建设福建省渔业卫星数据中心，</w:delText>
          </w:r>
        </w:del>
      </w:ins>
      <w:ins w:id="32" w:author="531217058@qq.com" w:date="2020-06-04T11:15:00Z">
        <w:del w:id="33" w:author="徐凯" w:date="2020-06-04T15:31:00Z">
          <w:r>
            <w:rPr>
              <w:rStyle w:val="10"/>
              <w:rFonts w:hint="eastAsia" w:ascii="仿宋_GB2312" w:eastAsia="仿宋_GB2312" w:cs="仿宋_GB2312"/>
              <w:sz w:val="32"/>
              <w:szCs w:val="32"/>
            </w:rPr>
            <w:delText>建设卫星数据管理服务系统，开展军民融合试点示范</w:delText>
          </w:r>
        </w:del>
      </w:ins>
      <w:ins w:id="34" w:author="531217058@qq.com" w:date="2020-06-04T11:20:00Z">
        <w:del w:id="35" w:author="徐凯" w:date="2020-06-04T15:31:00Z">
          <w:r>
            <w:rPr>
              <w:rStyle w:val="10"/>
              <w:rFonts w:hint="eastAsia" w:ascii="仿宋_GB2312" w:eastAsia="仿宋_GB2312" w:cs="仿宋_GB2312"/>
              <w:sz w:val="32"/>
              <w:szCs w:val="32"/>
            </w:rPr>
            <w:delText>，在全省逐步推广应用</w:delText>
          </w:r>
        </w:del>
      </w:ins>
      <w:ins w:id="36" w:author="531217058@qq.com" w:date="2020-06-04T11:21:00Z">
        <w:del w:id="37" w:author="徐凯" w:date="2020-06-04T15:31:00Z">
          <w:r>
            <w:rPr>
              <w:rStyle w:val="10"/>
              <w:rFonts w:hint="eastAsia" w:ascii="仿宋_GB2312" w:eastAsia="仿宋_GB2312" w:cs="仿宋_GB2312"/>
              <w:sz w:val="32"/>
              <w:szCs w:val="32"/>
            </w:rPr>
            <w:delText>船载高通量卫星通讯设备</w:delText>
          </w:r>
        </w:del>
      </w:ins>
      <w:ins w:id="38" w:author="531217058@qq.com" w:date="2020-06-04T11:15:00Z">
        <w:del w:id="39" w:author="徐凯" w:date="2020-06-04T15:31:00Z">
          <w:r>
            <w:rPr>
              <w:rStyle w:val="10"/>
              <w:rFonts w:hint="eastAsia" w:ascii="仿宋_GB2312" w:eastAsia="仿宋_GB2312" w:cs="仿宋_GB2312"/>
              <w:sz w:val="32"/>
              <w:szCs w:val="32"/>
            </w:rPr>
            <w:delText>。</w:delText>
          </w:r>
        </w:del>
      </w:ins>
      <w:del w:id="40" w:author="徐凯" w:date="2020-06-04T15:31:00Z">
        <w:r>
          <w:rPr>
            <w:rStyle w:val="10"/>
            <w:rFonts w:hint="eastAsia" w:ascii="仿宋_GB2312" w:eastAsia="仿宋_GB2312" w:cs="仿宋_GB2312"/>
            <w:sz w:val="32"/>
            <w:szCs w:val="32"/>
          </w:rPr>
          <w:delText>建成智慧海洋大数据中心、渔业渔政管理与服务平台，提升渔船管理信息化水平。</w:delText>
        </w:r>
      </w:del>
    </w:p>
    <w:p>
      <w:pPr>
        <w:keepNext w:val="0"/>
        <w:keepLines w:val="0"/>
        <w:pageBreakBefore w:val="0"/>
        <w:kinsoku/>
        <w:overflowPunct/>
        <w:topLinePunct w:val="0"/>
        <w:bidi w:val="0"/>
        <w:spacing w:line="600" w:lineRule="exact"/>
        <w:ind w:firstLine="640"/>
        <w:rPr>
          <w:rStyle w:val="10"/>
          <w:rFonts w:ascii="仿宋_GB2312" w:eastAsia="仿宋_GB2312" w:cs="仿宋_GB2312"/>
          <w:sz w:val="32"/>
          <w:szCs w:val="32"/>
        </w:rPr>
      </w:pPr>
      <w:r>
        <w:rPr>
          <w:rStyle w:val="10"/>
          <w:rFonts w:ascii="仿宋_GB2312" w:eastAsia="仿宋_GB2312" w:cs="仿宋_GB2312"/>
          <w:b/>
          <w:bCs/>
          <w:sz w:val="32"/>
          <w:szCs w:val="32"/>
        </w:rPr>
        <w:t>7.</w:t>
      </w:r>
      <w:r>
        <w:rPr>
          <w:rStyle w:val="10"/>
          <w:rFonts w:hint="eastAsia" w:ascii="仿宋_GB2312" w:eastAsia="仿宋_GB2312" w:cs="仿宋_GB2312"/>
          <w:b/>
          <w:bCs/>
          <w:sz w:val="32"/>
          <w:szCs w:val="32"/>
        </w:rPr>
        <w:t>开展涉渔“三无”船舶治理。</w:t>
      </w:r>
      <w:r>
        <w:rPr>
          <w:rStyle w:val="10"/>
          <w:rFonts w:hint="eastAsia" w:ascii="仿宋_GB2312" w:eastAsia="仿宋_GB2312" w:cs="仿宋_GB2312"/>
          <w:sz w:val="32"/>
          <w:szCs w:val="32"/>
        </w:rPr>
        <w:t>加大海陆执法巡查频次和力度，联合海警、公安、海事、市场监管等部门，继续深入开展对涉渔“三无”船舶的清理取缔和拆解处置，持续加大综合整治力度。</w:t>
      </w:r>
    </w:p>
    <w:p>
      <w:pPr>
        <w:keepNext w:val="0"/>
        <w:keepLines w:val="0"/>
        <w:pageBreakBefore w:val="0"/>
        <w:kinsoku/>
        <w:overflowPunct/>
        <w:topLinePunct w:val="0"/>
        <w:bidi w:val="0"/>
        <w:spacing w:line="600" w:lineRule="exact"/>
        <w:ind w:firstLine="643" w:firstLineChars="200"/>
        <w:rPr>
          <w:rStyle w:val="10"/>
          <w:rFonts w:ascii="仿宋_GB2312" w:eastAsia="仿宋_GB2312" w:cs="仿宋_GB2312"/>
          <w:sz w:val="32"/>
          <w:szCs w:val="32"/>
        </w:rPr>
      </w:pPr>
      <w:r>
        <w:rPr>
          <w:rStyle w:val="10"/>
          <w:rFonts w:hint="eastAsia" w:ascii="仿宋_GB2312" w:eastAsia="仿宋_GB2312" w:cs="仿宋_GB2312"/>
          <w:b/>
          <w:bCs/>
          <w:sz w:val="32"/>
          <w:szCs w:val="32"/>
        </w:rPr>
        <w:t>任务和进度安排</w:t>
      </w:r>
      <w:r>
        <w:rPr>
          <w:rStyle w:val="10"/>
          <w:rFonts w:hint="eastAsia" w:ascii="仿宋_GB2312" w:eastAsia="仿宋_GB2312" w:cs="仿宋_GB2312"/>
          <w:sz w:val="32"/>
          <w:szCs w:val="32"/>
        </w:rPr>
        <w:t>：</w:t>
      </w:r>
      <w:r>
        <w:rPr>
          <w:rStyle w:val="10"/>
          <w:rFonts w:hint="eastAsia" w:ascii="仿宋_GB2312" w:eastAsia="仿宋_GB2312" w:cs="仿宋_GB2312"/>
          <w:sz w:val="32"/>
          <w:szCs w:val="32"/>
          <w:lang w:eastAsia="zh-CN"/>
        </w:rPr>
        <w:t>配合</w:t>
      </w:r>
      <w:r>
        <w:rPr>
          <w:rStyle w:val="10"/>
          <w:rFonts w:hint="eastAsia" w:ascii="仿宋_GB2312" w:eastAsia="仿宋_GB2312" w:cs="仿宋_GB2312"/>
          <w:sz w:val="32"/>
          <w:szCs w:val="32"/>
        </w:rPr>
        <w:t>区海洋与渔业执法支队开展“亮剑</w:t>
      </w:r>
      <w:r>
        <w:rPr>
          <w:rStyle w:val="10"/>
          <w:rFonts w:ascii="仿宋_GB2312" w:eastAsia="仿宋_GB2312" w:cs="仿宋_GB2312"/>
          <w:sz w:val="32"/>
          <w:szCs w:val="32"/>
        </w:rPr>
        <w:t>2020</w:t>
      </w:r>
      <w:r>
        <w:rPr>
          <w:rStyle w:val="10"/>
          <w:rFonts w:hint="eastAsia" w:ascii="仿宋_GB2312" w:eastAsia="仿宋_GB2312" w:cs="仿宋_GB2312"/>
          <w:sz w:val="32"/>
          <w:szCs w:val="32"/>
        </w:rPr>
        <w:t>”清理取缔涉渔“三无”船舶和“绝户网”专项执法以及福建海洋“蓝剑”联合执法等行动，加大海上巡航频次，屯兵海上，突出重点区域布防，对在我</w:t>
      </w:r>
      <w:r>
        <w:rPr>
          <w:rStyle w:val="10"/>
          <w:rFonts w:hint="eastAsia" w:ascii="仿宋_GB2312" w:eastAsia="仿宋_GB2312" w:cs="仿宋_GB2312"/>
          <w:sz w:val="32"/>
          <w:szCs w:val="32"/>
          <w:lang w:eastAsia="zh-CN"/>
        </w:rPr>
        <w:t>片</w:t>
      </w:r>
      <w:r>
        <w:rPr>
          <w:rStyle w:val="10"/>
          <w:rFonts w:hint="eastAsia" w:ascii="仿宋_GB2312" w:eastAsia="仿宋_GB2312" w:cs="仿宋_GB2312"/>
          <w:sz w:val="32"/>
          <w:szCs w:val="32"/>
        </w:rPr>
        <w:t>区管辖海域航行、作业的涉渔“三无”船舶，一经查获，坚决依法予以没收并拆解，做到“发现一起、严处一起、震慑一方”，提高海上执法威慑力。</w:t>
      </w:r>
      <w:r>
        <w:rPr>
          <w:rStyle w:val="10"/>
          <w:rFonts w:hint="eastAsia" w:ascii="仿宋_GB2312" w:eastAsia="仿宋_GB2312" w:cs="仿宋_GB2312"/>
          <w:sz w:val="32"/>
          <w:szCs w:val="32"/>
          <w:lang w:eastAsia="zh-CN"/>
        </w:rPr>
        <w:t>同时</w:t>
      </w:r>
      <w:r>
        <w:rPr>
          <w:rStyle w:val="10"/>
          <w:rFonts w:hint="eastAsia" w:ascii="仿宋_GB2312" w:eastAsia="仿宋_GB2312" w:cs="仿宋_GB2312"/>
          <w:sz w:val="32"/>
          <w:szCs w:val="32"/>
        </w:rPr>
        <w:t>对涉渔乡镇船舶进行归类、造册，明确片区安全监管责任</w:t>
      </w:r>
      <w:r>
        <w:rPr>
          <w:rStyle w:val="10"/>
          <w:rFonts w:hint="eastAsia" w:ascii="仿宋_GB2312" w:hAnsi="仿宋_GB2312" w:eastAsia="仿宋_GB2312" w:cs="仿宋_GB2312"/>
          <w:sz w:val="32"/>
          <w:szCs w:val="32"/>
        </w:rPr>
        <w:t>人。</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片区农业农村处、各渔业村</w:t>
      </w:r>
      <w:r>
        <w:rPr>
          <w:rFonts w:hint="eastAsia" w:ascii="仿宋_GB2312" w:hAnsi="仿宋_GB2312" w:eastAsia="仿宋_GB2312" w:cs="仿宋_GB2312"/>
          <w:sz w:val="32"/>
          <w:szCs w:val="32"/>
        </w:rPr>
        <w:t>按职责分工负责）</w:t>
      </w:r>
    </w:p>
    <w:p>
      <w:pPr>
        <w:keepNext w:val="0"/>
        <w:keepLines w:val="0"/>
        <w:pageBreakBefore w:val="0"/>
        <w:numPr>
          <w:ilvl w:val="0"/>
          <w:numId w:val="0"/>
        </w:numPr>
        <w:kinsoku/>
        <w:overflowPunct/>
        <w:topLinePunct w:val="0"/>
        <w:bidi w:val="0"/>
        <w:spacing w:line="600" w:lineRule="exact"/>
        <w:ind w:firstLine="643" w:firstLineChars="200"/>
        <w:rPr>
          <w:rStyle w:val="10"/>
          <w:rFonts w:hint="eastAsia" w:ascii="楷体_GB2312" w:eastAsia="楷体_GB2312" w:cs="楷体_GB2312"/>
          <w:b/>
          <w:bCs w:val="0"/>
          <w:sz w:val="32"/>
          <w:szCs w:val="32"/>
        </w:rPr>
      </w:pPr>
      <w:r>
        <w:rPr>
          <w:rStyle w:val="10"/>
          <w:rFonts w:hint="eastAsia" w:ascii="楷体_GB2312" w:eastAsia="楷体_GB2312" w:cs="楷体_GB2312"/>
          <w:b/>
          <w:bCs w:val="0"/>
          <w:sz w:val="32"/>
          <w:szCs w:val="32"/>
          <w:lang w:eastAsia="zh-CN"/>
        </w:rPr>
        <w:t>（三）</w:t>
      </w:r>
      <w:r>
        <w:rPr>
          <w:rStyle w:val="10"/>
          <w:rFonts w:hint="eastAsia" w:ascii="楷体_GB2312" w:eastAsia="楷体_GB2312" w:cs="楷体_GB2312"/>
          <w:b/>
          <w:bCs w:val="0"/>
          <w:sz w:val="32"/>
          <w:szCs w:val="32"/>
        </w:rPr>
        <w:t>规范渔港管理</w:t>
      </w:r>
    </w:p>
    <w:p>
      <w:pPr>
        <w:keepNext w:val="0"/>
        <w:keepLines w:val="0"/>
        <w:pageBreakBefore w:val="0"/>
        <w:numPr>
          <w:ilvl w:val="0"/>
          <w:numId w:val="2"/>
        </w:numPr>
        <w:kinsoku/>
        <w:overflowPunct/>
        <w:topLinePunct w:val="0"/>
        <w:bidi w:val="0"/>
        <w:spacing w:line="600" w:lineRule="exact"/>
        <w:ind w:left="0" w:leftChars="0" w:firstLine="627" w:firstLineChars="200"/>
        <w:rPr>
          <w:del w:id="41" w:author="徐凯" w:date="2020-06-04T15:25:00Z"/>
          <w:rStyle w:val="10"/>
          <w:rFonts w:ascii="仿宋_GB2312" w:eastAsia="仿宋_GB2312" w:cs="仿宋_GB2312"/>
          <w:spacing w:val="-2"/>
          <w:sz w:val="32"/>
          <w:szCs w:val="32"/>
        </w:rPr>
      </w:pPr>
      <w:r>
        <w:rPr>
          <w:rStyle w:val="10"/>
          <w:rFonts w:hint="eastAsia" w:ascii="仿宋_GB2312" w:eastAsia="仿宋_GB2312" w:cs="仿宋_GB2312"/>
          <w:b/>
          <w:bCs/>
          <w:spacing w:val="-4"/>
          <w:sz w:val="32"/>
          <w:szCs w:val="32"/>
          <w:lang w:val="en-US" w:eastAsia="zh-CN"/>
        </w:rPr>
        <w:t xml:space="preserve">    </w:t>
      </w:r>
      <w:r>
        <w:rPr>
          <w:rStyle w:val="10"/>
          <w:rFonts w:ascii="仿宋_GB2312" w:eastAsia="仿宋_GB2312" w:cs="仿宋_GB2312"/>
          <w:b/>
          <w:bCs/>
          <w:spacing w:val="-4"/>
          <w:sz w:val="32"/>
          <w:szCs w:val="32"/>
        </w:rPr>
        <w:t>8.</w:t>
      </w:r>
      <w:r>
        <w:rPr>
          <w:rStyle w:val="10"/>
          <w:rFonts w:hint="eastAsia" w:ascii="仿宋_GB2312" w:eastAsia="仿宋_GB2312" w:cs="仿宋_GB2312"/>
          <w:b/>
          <w:bCs/>
          <w:spacing w:val="-4"/>
          <w:sz w:val="32"/>
          <w:szCs w:val="32"/>
        </w:rPr>
        <w:t>加快渔港建设。</w:t>
      </w:r>
      <w:r>
        <w:rPr>
          <w:rStyle w:val="10"/>
          <w:rFonts w:hint="eastAsia" w:ascii="仿宋_GB2312" w:eastAsia="仿宋_GB2312" w:cs="仿宋_GB2312"/>
          <w:spacing w:val="-4"/>
          <w:sz w:val="32"/>
          <w:szCs w:val="32"/>
        </w:rPr>
        <w:t>按照《福建省渔港布局与建设规划（</w:t>
      </w:r>
      <w:r>
        <w:rPr>
          <w:rStyle w:val="10"/>
          <w:rFonts w:ascii="仿宋_GB2312" w:eastAsia="仿宋_GB2312" w:cs="仿宋_GB2312"/>
          <w:spacing w:val="-4"/>
          <w:sz w:val="32"/>
          <w:szCs w:val="32"/>
        </w:rPr>
        <w:t>2020-2025</w:t>
      </w:r>
      <w:r>
        <w:rPr>
          <w:rStyle w:val="10"/>
          <w:rFonts w:hint="eastAsia" w:ascii="仿宋_GB2312" w:eastAsia="仿宋_GB2312" w:cs="仿宋_GB2312"/>
          <w:spacing w:val="-4"/>
          <w:sz w:val="32"/>
          <w:szCs w:val="32"/>
        </w:rPr>
        <w:t>年）》工作重点，通过三年建设，形成以中心、一级渔港为主体，二、三级渔港和避风锚地为支撑，布局合理、功能完善、安全可靠、管理规范的海洋渔业基础设施体系</w:t>
      </w:r>
      <w:ins w:id="42" w:author="徐凯" w:date="2020-06-04T15:25:00Z">
        <w:r>
          <w:rPr>
            <w:rStyle w:val="10"/>
            <w:rFonts w:hint="eastAsia" w:ascii="仿宋_GB2312" w:eastAsia="仿宋_GB2312" w:cs="仿宋_GB2312"/>
            <w:spacing w:val="-4"/>
            <w:sz w:val="32"/>
            <w:szCs w:val="32"/>
          </w:rPr>
          <w:t>。</w:t>
        </w:r>
      </w:ins>
      <w:r>
        <w:rPr>
          <w:rStyle w:val="10"/>
          <w:rFonts w:hint="eastAsia" w:ascii="仿宋_GB2312" w:eastAsia="仿宋_GB2312" w:cs="仿宋_GB2312"/>
          <w:spacing w:val="-4"/>
          <w:sz w:val="32"/>
          <w:szCs w:val="32"/>
          <w:lang w:eastAsia="zh-CN"/>
        </w:rPr>
        <w:t>。</w:t>
      </w:r>
      <w:ins w:id="43" w:author="531217058@qq.com" w:date="2020-06-04T11:25:00Z">
        <w:del w:id="44" w:author="徐凯" w:date="2020-06-04T15:25:00Z">
          <w:r>
            <w:rPr>
              <w:rStyle w:val="10"/>
              <w:rFonts w:hint="eastAsia" w:ascii="仿宋_GB2312" w:eastAsia="仿宋_GB2312" w:cs="仿宋_GB2312"/>
              <w:spacing w:val="-2"/>
              <w:sz w:val="32"/>
              <w:szCs w:val="32"/>
            </w:rPr>
            <w:delText>同时率先启动</w:delText>
          </w:r>
        </w:del>
      </w:ins>
      <w:ins w:id="45" w:author="531217058@qq.com" w:date="2020-06-04T11:26:00Z">
        <w:del w:id="46" w:author="徐凯" w:date="2020-06-04T15:25:00Z">
          <w:r>
            <w:rPr>
              <w:rStyle w:val="10"/>
              <w:rFonts w:hint="eastAsia" w:ascii="仿宋_GB2312" w:eastAsia="仿宋_GB2312" w:cs="仿宋_GB2312"/>
              <w:spacing w:val="-2"/>
              <w:sz w:val="32"/>
              <w:szCs w:val="32"/>
            </w:rPr>
            <w:delText>我省</w:delText>
          </w:r>
        </w:del>
      </w:ins>
      <w:ins w:id="47" w:author="531217058@qq.com" w:date="2020-06-04T11:25:00Z">
        <w:del w:id="48" w:author="徐凯" w:date="2020-06-04T15:25:00Z">
          <w:r>
            <w:rPr>
              <w:rStyle w:val="10"/>
              <w:rFonts w:hint="eastAsia" w:ascii="仿宋_GB2312" w:eastAsia="仿宋_GB2312" w:cs="仿宋_GB2312"/>
              <w:spacing w:val="-2"/>
              <w:sz w:val="32"/>
              <w:szCs w:val="32"/>
            </w:rPr>
            <w:delText>“</w:delText>
          </w:r>
        </w:del>
      </w:ins>
      <w:ins w:id="49" w:author="531217058@qq.com" w:date="2020-06-04T11:25:00Z">
        <w:del w:id="50" w:author="徐凯" w:date="2020-06-04T15:25:00Z">
          <w:r>
            <w:rPr>
              <w:rStyle w:val="10"/>
              <w:rFonts w:ascii="仿宋_GB2312" w:eastAsia="仿宋_GB2312" w:cs="仿宋_GB2312"/>
              <w:spacing w:val="-2"/>
              <w:sz w:val="32"/>
              <w:szCs w:val="32"/>
            </w:rPr>
            <w:delText>5G+</w:delText>
          </w:r>
        </w:del>
      </w:ins>
      <w:ins w:id="51" w:author="531217058@qq.com" w:date="2020-06-04T11:25:00Z">
        <w:del w:id="52" w:author="徐凯" w:date="2020-06-04T15:25:00Z">
          <w:r>
            <w:rPr>
              <w:rStyle w:val="10"/>
              <w:rFonts w:hint="eastAsia" w:ascii="仿宋_GB2312" w:eastAsia="仿宋_GB2312" w:cs="仿宋_GB2312"/>
              <w:spacing w:val="-2"/>
              <w:sz w:val="32"/>
              <w:szCs w:val="32"/>
            </w:rPr>
            <w:delText>”智慧渔港建设</w:delText>
          </w:r>
        </w:del>
      </w:ins>
      <w:ins w:id="53" w:author="531217058@qq.com" w:date="2020-06-04T11:27:00Z">
        <w:del w:id="54" w:author="徐凯" w:date="2020-06-04T15:25:00Z">
          <w:r>
            <w:rPr>
              <w:rStyle w:val="10"/>
              <w:rFonts w:hint="eastAsia" w:ascii="仿宋_GB2312" w:eastAsia="仿宋_GB2312" w:cs="仿宋_GB2312"/>
              <w:spacing w:val="-2"/>
              <w:sz w:val="32"/>
              <w:szCs w:val="32"/>
            </w:rPr>
            <w:delText>。</w:delText>
          </w:r>
        </w:del>
      </w:ins>
    </w:p>
    <w:p>
      <w:pPr>
        <w:keepNext w:val="0"/>
        <w:keepLines w:val="0"/>
        <w:pageBreakBefore w:val="0"/>
        <w:kinsoku/>
        <w:overflowPunct/>
        <w:topLinePunct w:val="0"/>
        <w:bidi w:val="0"/>
        <w:spacing w:line="600" w:lineRule="exact"/>
        <w:rPr>
          <w:ins w:id="55" w:author="徐凯" w:date="2020-06-04T15:24:00Z"/>
          <w:rStyle w:val="10"/>
          <w:rFonts w:hint="eastAsia" w:ascii="仿宋_GB2312" w:hAnsi="仿宋_GB2312" w:eastAsia="仿宋_GB2312" w:cs="仿宋_GB2312"/>
          <w:spacing w:val="-4"/>
          <w:sz w:val="32"/>
          <w:szCs w:val="32"/>
        </w:rPr>
      </w:pPr>
      <w:r>
        <w:rPr>
          <w:rStyle w:val="10"/>
          <w:rFonts w:hint="eastAsia" w:ascii="仿宋_GB2312" w:eastAsia="仿宋_GB2312" w:cs="仿宋_GB2312"/>
          <w:b/>
          <w:bCs/>
          <w:spacing w:val="-4"/>
          <w:sz w:val="32"/>
          <w:szCs w:val="32"/>
        </w:rPr>
        <w:t>任务和进度安排</w:t>
      </w:r>
      <w:r>
        <w:rPr>
          <w:rStyle w:val="10"/>
          <w:rFonts w:hint="eastAsia" w:ascii="仿宋_GB2312" w:eastAsia="仿宋_GB2312" w:cs="仿宋_GB2312"/>
          <w:spacing w:val="-4"/>
          <w:sz w:val="32"/>
          <w:szCs w:val="32"/>
        </w:rPr>
        <w:t>：加快渔港建设，推进《福建省渔港布局与建设规划（</w:t>
      </w:r>
      <w:r>
        <w:rPr>
          <w:rStyle w:val="10"/>
          <w:rFonts w:ascii="仿宋_GB2312" w:eastAsia="仿宋_GB2312" w:cs="仿宋_GB2312"/>
          <w:spacing w:val="-4"/>
          <w:sz w:val="32"/>
          <w:szCs w:val="32"/>
        </w:rPr>
        <w:t>2020-2025</w:t>
      </w:r>
      <w:r>
        <w:rPr>
          <w:rStyle w:val="10"/>
          <w:rFonts w:hint="eastAsia" w:ascii="仿宋_GB2312" w:eastAsia="仿宋_GB2312" w:cs="仿宋_GB2312"/>
          <w:spacing w:val="-4"/>
          <w:sz w:val="32"/>
          <w:szCs w:val="32"/>
        </w:rPr>
        <w:t>年）》工作重点。</w:t>
      </w:r>
      <w:r>
        <w:rPr>
          <w:rStyle w:val="10"/>
          <w:rFonts w:hint="eastAsia" w:ascii="仿宋_GB2312" w:eastAsia="仿宋_GB2312" w:cs="仿宋_GB2312"/>
          <w:spacing w:val="-4"/>
          <w:sz w:val="32"/>
          <w:szCs w:val="32"/>
          <w:lang w:eastAsia="zh-CN"/>
        </w:rPr>
        <w:t>配合区直相关部门</w:t>
      </w:r>
      <w:r>
        <w:rPr>
          <w:rStyle w:val="10"/>
          <w:rFonts w:hint="eastAsia" w:ascii="仿宋_GB2312" w:eastAsia="仿宋_GB2312" w:cs="仿宋_GB2312"/>
          <w:spacing w:val="-4"/>
          <w:sz w:val="32"/>
          <w:szCs w:val="32"/>
        </w:rPr>
        <w:t>按照区规划方案，加大渔港基础设施建设和渔船安全、消防、救生及通讯导航等设施设备升级改造力度，新建一批渔港，升级改造和整治维护一批渔港、避风锚地，切实提升渔港安全停泊避风能力。重点保证二级以上渔港防台风预案完善、在建工程应急预案可行，规范配备防灾设施和应急物资，及时公布渔港渔船停泊示意</w:t>
      </w:r>
      <w:r>
        <w:rPr>
          <w:rStyle w:val="10"/>
          <w:rFonts w:hint="eastAsia" w:ascii="仿宋_GB2312" w:hAnsi="仿宋_GB2312" w:eastAsia="仿宋_GB2312" w:cs="仿宋_GB2312"/>
          <w:spacing w:val="-4"/>
          <w:sz w:val="32"/>
          <w:szCs w:val="32"/>
        </w:rPr>
        <w:t>图。</w:t>
      </w:r>
      <w:r>
        <w:rPr>
          <w:rStyle w:val="10"/>
          <w:rFonts w:hint="eastAsia" w:ascii="仿宋_GB2312" w:hAnsi="仿宋_GB2312" w:eastAsia="仿宋_GB2312" w:cs="仿宋_GB2312"/>
          <w:bCs/>
          <w:spacing w:val="-4"/>
          <w:sz w:val="32"/>
          <w:szCs w:val="32"/>
        </w:rPr>
        <w:t>（</w:t>
      </w:r>
      <w:r>
        <w:rPr>
          <w:rFonts w:hint="eastAsia" w:ascii="仿宋_GB2312" w:hAnsi="仿宋_GB2312" w:eastAsia="仿宋_GB2312" w:cs="仿宋_GB2312"/>
          <w:spacing w:val="-4"/>
          <w:sz w:val="32"/>
          <w:szCs w:val="32"/>
          <w:lang w:eastAsia="zh-CN"/>
        </w:rPr>
        <w:t>片区农业农村处、各渔业村</w:t>
      </w:r>
      <w:r>
        <w:rPr>
          <w:rFonts w:hint="eastAsia" w:ascii="仿宋_GB2312" w:hAnsi="仿宋_GB2312" w:eastAsia="仿宋_GB2312" w:cs="仿宋_GB2312"/>
          <w:spacing w:val="-4"/>
          <w:sz w:val="32"/>
          <w:szCs w:val="32"/>
        </w:rPr>
        <w:t>按职责分工负责）</w:t>
      </w:r>
    </w:p>
    <w:p>
      <w:pPr>
        <w:keepNext w:val="0"/>
        <w:keepLines w:val="0"/>
        <w:pageBreakBefore w:val="0"/>
        <w:kinsoku/>
        <w:overflowPunct/>
        <w:topLinePunct w:val="0"/>
        <w:bidi w:val="0"/>
        <w:spacing w:line="600" w:lineRule="exact"/>
        <w:ind w:firstLine="640" w:firstLineChars="200"/>
        <w:rPr>
          <w:del w:id="56" w:author="徐凯" w:date="2020-06-04T15:24:00Z"/>
          <w:rStyle w:val="10"/>
          <w:rFonts w:ascii="仿宋_GB2312" w:eastAsia="仿宋_GB2312" w:cs="仿宋_GB2312"/>
          <w:sz w:val="32"/>
          <w:szCs w:val="32"/>
        </w:rPr>
      </w:pPr>
      <w:del w:id="57" w:author="徐凯" w:date="2020-06-04T15:24:00Z">
        <w:r>
          <w:rPr>
            <w:rStyle w:val="10"/>
            <w:rFonts w:hint="eastAsia" w:ascii="仿宋_GB2312" w:eastAsia="仿宋_GB2312" w:cs="仿宋_GB2312"/>
            <w:sz w:val="32"/>
            <w:szCs w:val="32"/>
          </w:rPr>
          <w:delText>。</w:delText>
        </w:r>
      </w:del>
      <w:ins w:id="58" w:author="531217058@qq.com" w:date="2020-06-04T11:26:00Z">
        <w:del w:id="59" w:author="徐凯" w:date="2020-06-04T15:24:00Z">
          <w:r>
            <w:rPr>
              <w:rStyle w:val="10"/>
              <w:rFonts w:ascii="仿宋_GB2312" w:eastAsia="仿宋_GB2312" w:cs="仿宋_GB2312"/>
              <w:sz w:val="32"/>
              <w:szCs w:val="32"/>
            </w:rPr>
            <w:delText>2020</w:delText>
          </w:r>
        </w:del>
      </w:ins>
      <w:ins w:id="60" w:author="531217058@qq.com" w:date="2020-06-04T11:26:00Z">
        <w:del w:id="61" w:author="徐凯" w:date="2020-06-04T15:24:00Z">
          <w:r>
            <w:rPr>
              <w:rStyle w:val="10"/>
              <w:rFonts w:hint="eastAsia" w:ascii="仿宋_GB2312" w:eastAsia="仿宋_GB2312" w:cs="仿宋_GB2312"/>
              <w:sz w:val="32"/>
              <w:szCs w:val="32"/>
            </w:rPr>
            <w:delText>年，开展“</w:delText>
          </w:r>
        </w:del>
      </w:ins>
      <w:ins w:id="62" w:author="531217058@qq.com" w:date="2020-06-04T11:26:00Z">
        <w:del w:id="63" w:author="徐凯" w:date="2020-06-04T15:24:00Z">
          <w:r>
            <w:rPr>
              <w:rStyle w:val="10"/>
              <w:rFonts w:ascii="仿宋_GB2312" w:eastAsia="仿宋_GB2312" w:cs="仿宋_GB2312"/>
              <w:sz w:val="32"/>
              <w:szCs w:val="32"/>
            </w:rPr>
            <w:delText>5G+</w:delText>
          </w:r>
        </w:del>
      </w:ins>
      <w:ins w:id="64" w:author="531217058@qq.com" w:date="2020-06-04T11:26:00Z">
        <w:del w:id="65" w:author="徐凯" w:date="2020-06-04T15:24:00Z">
          <w:r>
            <w:rPr>
              <w:rStyle w:val="10"/>
              <w:rFonts w:hint="eastAsia" w:ascii="仿宋_GB2312" w:eastAsia="仿宋_GB2312" w:cs="仿宋_GB2312"/>
              <w:sz w:val="32"/>
              <w:szCs w:val="32"/>
            </w:rPr>
            <w:delText>”智慧渔港试点建设，为黄岐国家中心渔港建设基于</w:delText>
          </w:r>
        </w:del>
      </w:ins>
      <w:ins w:id="66" w:author="531217058@qq.com" w:date="2020-06-04T11:26:00Z">
        <w:del w:id="67" w:author="徐凯" w:date="2020-06-04T15:24:00Z">
          <w:r>
            <w:rPr>
              <w:rStyle w:val="10"/>
              <w:rFonts w:ascii="仿宋_GB2312" w:eastAsia="仿宋_GB2312" w:cs="仿宋_GB2312"/>
              <w:sz w:val="32"/>
              <w:szCs w:val="32"/>
            </w:rPr>
            <w:delText>5G</w:delText>
          </w:r>
        </w:del>
      </w:ins>
      <w:ins w:id="68" w:author="531217058@qq.com" w:date="2020-06-04T11:26:00Z">
        <w:del w:id="69" w:author="徐凯" w:date="2020-06-04T15:24:00Z">
          <w:r>
            <w:rPr>
              <w:rStyle w:val="10"/>
              <w:rFonts w:hint="eastAsia" w:ascii="仿宋_GB2312" w:eastAsia="仿宋_GB2312" w:cs="仿宋_GB2312"/>
              <w:sz w:val="32"/>
              <w:szCs w:val="32"/>
            </w:rPr>
            <w:delText>通讯系统的智能化监控系统</w:delText>
          </w:r>
        </w:del>
      </w:ins>
      <w:ins w:id="70" w:author="531217058@qq.com" w:date="2020-06-04T11:27:00Z">
        <w:del w:id="71" w:author="徐凯" w:date="2020-06-04T15:24:00Z">
          <w:r>
            <w:rPr>
              <w:rStyle w:val="10"/>
              <w:rFonts w:hint="eastAsia" w:ascii="仿宋_GB2312" w:eastAsia="仿宋_GB2312" w:cs="仿宋_GB2312"/>
              <w:sz w:val="32"/>
              <w:szCs w:val="32"/>
            </w:rPr>
            <w:delText>。</w:delText>
          </w:r>
        </w:del>
      </w:ins>
      <w:ins w:id="72" w:author="531217058@qq.com" w:date="2020-06-04T11:27:00Z">
        <w:del w:id="73" w:author="徐凯" w:date="2020-06-04T15:24:00Z">
          <w:r>
            <w:rPr>
              <w:rStyle w:val="10"/>
              <w:rFonts w:ascii="仿宋_GB2312" w:eastAsia="仿宋_GB2312" w:cs="仿宋_GB2312"/>
              <w:sz w:val="32"/>
              <w:szCs w:val="32"/>
            </w:rPr>
            <w:delText>2021-2022</w:delText>
          </w:r>
        </w:del>
      </w:ins>
      <w:ins w:id="74" w:author="531217058@qq.com" w:date="2020-06-04T11:27:00Z">
        <w:del w:id="75" w:author="徐凯" w:date="2020-06-04T15:24:00Z">
          <w:r>
            <w:rPr>
              <w:rStyle w:val="10"/>
              <w:rFonts w:hint="eastAsia" w:ascii="仿宋_GB2312" w:eastAsia="仿宋_GB2312" w:cs="仿宋_GB2312"/>
              <w:sz w:val="32"/>
              <w:szCs w:val="32"/>
            </w:rPr>
            <w:delText>年，</w:delText>
          </w:r>
        </w:del>
      </w:ins>
      <w:ins w:id="76" w:author="531217058@qq.com" w:date="2020-06-04T11:28:00Z">
        <w:del w:id="77" w:author="徐凯" w:date="2020-06-04T15:24:00Z">
          <w:r>
            <w:rPr>
              <w:rStyle w:val="10"/>
              <w:rFonts w:hint="eastAsia" w:ascii="仿宋_GB2312" w:eastAsia="仿宋_GB2312" w:cs="仿宋_GB2312"/>
              <w:sz w:val="32"/>
              <w:szCs w:val="32"/>
            </w:rPr>
            <w:delText>开展智慧渔港建设技术规范研究</w:delText>
          </w:r>
        </w:del>
      </w:ins>
      <w:ins w:id="78" w:author="531217058@qq.com" w:date="2020-06-04T11:30:00Z">
        <w:del w:id="79" w:author="徐凯" w:date="2020-06-04T15:24:00Z">
          <w:r>
            <w:rPr>
              <w:rStyle w:val="10"/>
              <w:rFonts w:hint="eastAsia" w:ascii="仿宋_GB2312" w:eastAsia="仿宋_GB2312" w:cs="仿宋_GB2312"/>
              <w:sz w:val="32"/>
              <w:szCs w:val="32"/>
            </w:rPr>
            <w:delText>，</w:delText>
          </w:r>
        </w:del>
      </w:ins>
      <w:ins w:id="80" w:author="531217058@qq.com" w:date="2020-06-04T11:27:00Z">
        <w:del w:id="81" w:author="徐凯" w:date="2020-06-04T15:24:00Z">
          <w:r>
            <w:rPr>
              <w:rStyle w:val="10"/>
              <w:rFonts w:hint="eastAsia" w:ascii="仿宋_GB2312" w:eastAsia="仿宋_GB2312" w:cs="仿宋_GB2312"/>
              <w:sz w:val="32"/>
              <w:szCs w:val="32"/>
            </w:rPr>
            <w:delText>编制</w:delText>
          </w:r>
        </w:del>
      </w:ins>
      <w:ins w:id="82" w:author="531217058@qq.com" w:date="2020-06-04T11:30:00Z">
        <w:del w:id="83" w:author="徐凯" w:date="2020-06-04T15:24:00Z">
          <w:r>
            <w:rPr>
              <w:rStyle w:val="10"/>
              <w:rFonts w:hint="eastAsia" w:ascii="仿宋_GB2312" w:eastAsia="仿宋_GB2312" w:cs="仿宋_GB2312"/>
              <w:sz w:val="32"/>
              <w:szCs w:val="32"/>
            </w:rPr>
            <w:delText>出台</w:delText>
          </w:r>
        </w:del>
      </w:ins>
      <w:ins w:id="84" w:author="531217058@qq.com" w:date="2020-06-04T11:27:00Z">
        <w:del w:id="85" w:author="徐凯" w:date="2020-06-04T15:24:00Z">
          <w:r>
            <w:rPr>
              <w:rStyle w:val="10"/>
              <w:rFonts w:hint="eastAsia" w:ascii="仿宋_GB2312" w:eastAsia="仿宋_GB2312" w:cs="仿宋_GB2312"/>
              <w:sz w:val="32"/>
              <w:szCs w:val="32"/>
            </w:rPr>
            <w:delText>《福建省“智慧渔港”技术规范》。</w:delText>
          </w:r>
        </w:del>
      </w:ins>
    </w:p>
    <w:p>
      <w:pPr>
        <w:keepNext w:val="0"/>
        <w:keepLines w:val="0"/>
        <w:pageBreakBefore w:val="0"/>
        <w:numPr>
          <w:ilvl w:val="0"/>
          <w:numId w:val="0"/>
        </w:numPr>
        <w:kinsoku/>
        <w:overflowPunct/>
        <w:topLinePunct w:val="0"/>
        <w:bidi w:val="0"/>
        <w:spacing w:line="600" w:lineRule="exact"/>
        <w:ind w:firstLine="643" w:firstLineChars="200"/>
        <w:rPr>
          <w:rStyle w:val="10"/>
          <w:rFonts w:hint="eastAsia" w:ascii="楷体_GB2312" w:eastAsia="楷体_GB2312" w:cs="楷体_GB2312"/>
          <w:b/>
          <w:bCs w:val="0"/>
          <w:sz w:val="32"/>
          <w:szCs w:val="32"/>
        </w:rPr>
      </w:pPr>
      <w:r>
        <w:rPr>
          <w:rStyle w:val="10"/>
          <w:rFonts w:hint="eastAsia" w:ascii="楷体_GB2312" w:eastAsia="楷体_GB2312" w:cs="楷体_GB2312"/>
          <w:b/>
          <w:bCs w:val="0"/>
          <w:sz w:val="32"/>
          <w:szCs w:val="32"/>
          <w:lang w:eastAsia="zh-CN"/>
        </w:rPr>
        <w:t>（四）</w:t>
      </w:r>
      <w:r>
        <w:rPr>
          <w:rStyle w:val="10"/>
          <w:rFonts w:hint="eastAsia" w:ascii="楷体_GB2312" w:eastAsia="楷体_GB2312" w:cs="楷体_GB2312"/>
          <w:b/>
          <w:bCs w:val="0"/>
          <w:sz w:val="32"/>
          <w:szCs w:val="32"/>
        </w:rPr>
        <w:t>提升应急能力</w:t>
      </w:r>
    </w:p>
    <w:p>
      <w:pPr>
        <w:keepNext w:val="0"/>
        <w:keepLines w:val="0"/>
        <w:pageBreakBefore w:val="0"/>
        <w:numPr>
          <w:ilvl w:val="0"/>
          <w:numId w:val="2"/>
        </w:numPr>
        <w:kinsoku/>
        <w:overflowPunct/>
        <w:topLinePunct w:val="0"/>
        <w:bidi w:val="0"/>
        <w:spacing w:line="600" w:lineRule="exact"/>
        <w:ind w:left="0" w:leftChars="0" w:firstLine="643" w:firstLineChars="200"/>
        <w:rPr>
          <w:del w:id="86" w:author="徐凯" w:date="2020-06-04T15:15:00Z"/>
          <w:rFonts w:ascii="仿宋_GB2312" w:eastAsia="仿宋_GB2312" w:cs="仿宋_GB2312"/>
          <w:sz w:val="32"/>
          <w:szCs w:val="32"/>
        </w:rPr>
      </w:pPr>
      <w:r>
        <w:rPr>
          <w:rFonts w:hint="eastAsia" w:ascii="仿宋_GB2312" w:eastAsia="仿宋_GB2312" w:cs="仿宋_GB2312"/>
          <w:b/>
          <w:bCs/>
          <w:sz w:val="32"/>
          <w:szCs w:val="32"/>
          <w:lang w:val="en-US" w:eastAsia="zh-CN"/>
        </w:rPr>
        <w:t xml:space="preserve">    9</w:t>
      </w:r>
      <w:r>
        <w:rPr>
          <w:rFonts w:hint="eastAsia" w:ascii="仿宋_GB2312" w:eastAsia="仿宋_GB2312" w:cs="仿宋_GB2312"/>
          <w:b/>
          <w:bCs/>
          <w:sz w:val="32"/>
          <w:szCs w:val="32"/>
          <w:lang w:eastAsia="zh-CN"/>
        </w:rPr>
        <w:t>.</w:t>
      </w:r>
      <w:del w:id="87" w:author="徐凯" w:date="2020-06-04T15:15:00Z">
        <w:r>
          <w:rPr>
            <w:rFonts w:hint="eastAsia" w:ascii="仿宋_GB2312" w:eastAsia="仿宋_GB2312" w:cs="仿宋_GB2312"/>
            <w:b/>
            <w:bCs/>
            <w:sz w:val="32"/>
            <w:szCs w:val="32"/>
          </w:rPr>
          <w:delText>提升海洋气象观测预警预报能力。</w:delText>
        </w:r>
      </w:del>
      <w:del w:id="88" w:author="徐凯" w:date="2020-06-04T15:15:00Z">
        <w:r>
          <w:rPr>
            <w:rFonts w:hint="eastAsia" w:ascii="仿宋_GB2312" w:eastAsia="仿宋_GB2312" w:cs="仿宋_GB2312"/>
            <w:sz w:val="32"/>
            <w:szCs w:val="32"/>
          </w:rPr>
          <w:delText>编制实施《“十四五”福建省海洋观测网建设规划（</w:delText>
        </w:r>
      </w:del>
      <w:del w:id="89" w:author="徐凯" w:date="2020-06-04T15:15:00Z">
        <w:r>
          <w:rPr>
            <w:rFonts w:ascii="仿宋_GB2312" w:eastAsia="仿宋_GB2312" w:cs="仿宋_GB2312"/>
            <w:sz w:val="32"/>
            <w:szCs w:val="32"/>
          </w:rPr>
          <w:delText>2021-2025</w:delText>
        </w:r>
      </w:del>
      <w:del w:id="90" w:author="徐凯" w:date="2020-06-04T15:15:00Z">
        <w:r>
          <w:rPr>
            <w:rFonts w:hint="eastAsia" w:ascii="仿宋_GB2312" w:eastAsia="仿宋_GB2312" w:cs="仿宋_GB2312"/>
            <w:sz w:val="32"/>
            <w:szCs w:val="32"/>
          </w:rPr>
          <w:delText>年）》，加强渔港安全生产环境保障观测，深入推进海洋预警报产品供给侧改革，丰富产品形式和内容，持续提高预警报产品时效性、准确度和精细化水平。完善渔业、搜救、海上溢油等专项海洋环境保障系统。推进福建省海洋预报信息公共服务平台和海洋综合信息发布平台建设，提供可自动获取、可定制、精细化、深入的网格化海洋预报产品服务，实现省、市、县海洋预报信息的统一、规范发布管理。完善海洋预报业务系统，运行智能网格海洋预报业务系统，全面实现从传统站点海洋预报向网格海洋预报转变，推动海洋预报工作实现智能化、精细化。</w:delText>
        </w:r>
      </w:del>
    </w:p>
    <w:p>
      <w:pPr>
        <w:keepNext w:val="0"/>
        <w:keepLines w:val="0"/>
        <w:pageBreakBefore w:val="0"/>
        <w:kinsoku/>
        <w:overflowPunct/>
        <w:topLinePunct w:val="0"/>
        <w:bidi w:val="0"/>
        <w:spacing w:line="600" w:lineRule="exact"/>
        <w:rPr>
          <w:del w:id="91" w:author="徐凯" w:date="2020-06-04T15:15:00Z"/>
          <w:rStyle w:val="10"/>
          <w:rFonts w:ascii="仿宋_GB2312" w:eastAsia="仿宋_GB2312" w:cs="仿宋_GB2312"/>
          <w:sz w:val="32"/>
          <w:szCs w:val="32"/>
        </w:rPr>
      </w:pPr>
      <w:del w:id="92" w:author="徐凯" w:date="2020-06-04T15:15:00Z">
        <w:r>
          <w:rPr>
            <w:rStyle w:val="10"/>
            <w:rFonts w:hint="eastAsia" w:ascii="仿宋_GB2312" w:eastAsia="仿宋_GB2312" w:cs="仿宋_GB2312"/>
            <w:b/>
            <w:bCs/>
            <w:sz w:val="32"/>
            <w:szCs w:val="32"/>
          </w:rPr>
          <w:delText>任务和进度安排</w:delText>
        </w:r>
      </w:del>
      <w:del w:id="93" w:author="徐凯" w:date="2020-06-04T15:15:00Z">
        <w:r>
          <w:rPr>
            <w:rStyle w:val="10"/>
            <w:rFonts w:hint="eastAsia" w:ascii="仿宋_GB2312" w:eastAsia="仿宋_GB2312" w:cs="仿宋_GB2312"/>
            <w:sz w:val="32"/>
            <w:szCs w:val="32"/>
          </w:rPr>
          <w:delText>：</w:delText>
        </w:r>
      </w:del>
      <w:del w:id="94" w:author="徐凯" w:date="2020-06-04T15:15:00Z">
        <w:r>
          <w:rPr>
            <w:rStyle w:val="10"/>
            <w:rFonts w:ascii="仿宋_GB2312" w:eastAsia="仿宋_GB2312" w:cs="仿宋_GB2312"/>
            <w:sz w:val="32"/>
            <w:szCs w:val="32"/>
          </w:rPr>
          <w:delText>2021</w:delText>
        </w:r>
      </w:del>
      <w:del w:id="95" w:author="徐凯" w:date="2020-06-04T15:15:00Z">
        <w:r>
          <w:rPr>
            <w:rStyle w:val="10"/>
            <w:rFonts w:hint="eastAsia" w:ascii="仿宋_GB2312" w:eastAsia="仿宋_GB2312" w:cs="仿宋_GB2312"/>
            <w:sz w:val="32"/>
            <w:szCs w:val="32"/>
          </w:rPr>
          <w:delText>年上半年，编制颁布</w:delText>
        </w:r>
      </w:del>
      <w:del w:id="96" w:author="徐凯" w:date="2020-06-04T15:15:00Z">
        <w:r>
          <w:rPr>
            <w:rFonts w:hint="eastAsia" w:ascii="仿宋_GB2312" w:eastAsia="仿宋_GB2312" w:cs="仿宋_GB2312"/>
            <w:sz w:val="32"/>
            <w:szCs w:val="32"/>
          </w:rPr>
          <w:delText>“十四五”福建省海洋观测网建设规划（</w:delText>
        </w:r>
      </w:del>
      <w:del w:id="97" w:author="徐凯" w:date="2020-06-04T15:15:00Z">
        <w:r>
          <w:rPr>
            <w:rFonts w:ascii="仿宋_GB2312" w:eastAsia="仿宋_GB2312" w:cs="仿宋_GB2312"/>
            <w:sz w:val="32"/>
            <w:szCs w:val="32"/>
          </w:rPr>
          <w:delText>2021-2025</w:delText>
        </w:r>
      </w:del>
      <w:del w:id="98" w:author="徐凯" w:date="2020-06-04T15:15:00Z">
        <w:r>
          <w:rPr>
            <w:rFonts w:hint="eastAsia" w:ascii="仿宋_GB2312" w:eastAsia="仿宋_GB2312" w:cs="仿宋_GB2312"/>
            <w:sz w:val="32"/>
            <w:szCs w:val="32"/>
          </w:rPr>
          <w:delText>年）》。</w:delText>
        </w:r>
      </w:del>
      <w:del w:id="99" w:author="徐凯" w:date="2020-06-04T15:15:00Z">
        <w:r>
          <w:rPr>
            <w:rFonts w:ascii="仿宋_GB2312" w:eastAsia="仿宋_GB2312" w:cs="仿宋_GB2312"/>
            <w:sz w:val="32"/>
            <w:szCs w:val="32"/>
          </w:rPr>
          <w:delText>2021</w:delText>
        </w:r>
      </w:del>
      <w:del w:id="100" w:author="徐凯" w:date="2020-06-04T15:15:00Z">
        <w:r>
          <w:rPr>
            <w:rFonts w:hint="eastAsia" w:ascii="仿宋_GB2312" w:eastAsia="仿宋_GB2312" w:cs="仿宋_GB2312"/>
            <w:sz w:val="32"/>
            <w:szCs w:val="32"/>
          </w:rPr>
          <w:delText>年底，开展智能网格海洋预报业务系统二期建设，满足我省海洋精细化重点保障目标的实际需求。</w:delText>
        </w:r>
      </w:del>
      <w:ins w:id="101" w:author="531217058@qq.com" w:date="2020-06-04T11:33:00Z">
        <w:del w:id="102" w:author="徐凯" w:date="2020-06-04T15:15:00Z">
          <w:r>
            <w:rPr>
              <w:rStyle w:val="10"/>
              <w:rFonts w:hint="eastAsia" w:ascii="仿宋_GB2312" w:eastAsia="仿宋_GB2312" w:cs="仿宋_GB2312"/>
              <w:b/>
              <w:bCs/>
              <w:sz w:val="32"/>
              <w:szCs w:val="32"/>
            </w:rPr>
            <w:delText>任务和进度安排</w:delText>
          </w:r>
        </w:del>
      </w:ins>
      <w:ins w:id="103" w:author="531217058@qq.com" w:date="2020-06-04T11:33:00Z">
        <w:del w:id="104" w:author="徐凯" w:date="2020-06-04T15:15:00Z">
          <w:r>
            <w:rPr>
              <w:rStyle w:val="10"/>
              <w:rFonts w:hint="eastAsia" w:ascii="仿宋_GB2312" w:eastAsia="仿宋_GB2312" w:cs="仿宋_GB2312"/>
              <w:sz w:val="32"/>
              <w:szCs w:val="32"/>
            </w:rPr>
            <w:delText>：</w:delText>
          </w:r>
        </w:del>
      </w:ins>
      <w:ins w:id="105" w:author="531217058@qq.com" w:date="2020-06-04T11:33:00Z">
        <w:del w:id="106" w:author="徐凯" w:date="2020-06-04T15:15:00Z">
          <w:r>
            <w:rPr>
              <w:rStyle w:val="10"/>
              <w:rFonts w:ascii="仿宋_GB2312" w:eastAsia="仿宋_GB2312" w:cs="仿宋_GB2312"/>
              <w:sz w:val="32"/>
              <w:szCs w:val="32"/>
            </w:rPr>
            <w:delText>2020</w:delText>
          </w:r>
        </w:del>
      </w:ins>
      <w:ins w:id="107" w:author="531217058@qq.com" w:date="2020-06-04T11:33:00Z">
        <w:del w:id="108" w:author="徐凯" w:date="2020-06-04T15:15:00Z">
          <w:r>
            <w:rPr>
              <w:rStyle w:val="10"/>
              <w:rFonts w:hint="eastAsia" w:ascii="仿宋_GB2312" w:eastAsia="仿宋_GB2312" w:cs="仿宋_GB2312"/>
              <w:sz w:val="32"/>
              <w:szCs w:val="32"/>
            </w:rPr>
            <w:delText>年，</w:delText>
          </w:r>
        </w:del>
      </w:ins>
      <w:ins w:id="109" w:author="531217058@qq.com" w:date="2020-06-04T11:31:00Z">
        <w:del w:id="110" w:author="徐凯" w:date="2020-06-04T15:15:00Z">
          <w:r>
            <w:rPr>
              <w:rStyle w:val="10"/>
              <w:rFonts w:hint="eastAsia" w:ascii="仿宋_GB2312" w:eastAsia="仿宋_GB2312" w:cs="仿宋_GB2312"/>
              <w:sz w:val="32"/>
              <w:szCs w:val="32"/>
            </w:rPr>
            <w:delText>先行启动基于大数据等新一代信息技术的渔船动态监控管理系统</w:delText>
          </w:r>
        </w:del>
      </w:ins>
      <w:ins w:id="111" w:author="531217058@qq.com" w:date="2020-06-04T11:33:00Z">
        <w:del w:id="112" w:author="徐凯" w:date="2020-06-04T15:15:00Z">
          <w:r>
            <w:rPr>
              <w:rStyle w:val="10"/>
              <w:rFonts w:hint="eastAsia" w:ascii="仿宋_GB2312" w:eastAsia="仿宋_GB2312" w:cs="仿宋_GB2312"/>
              <w:sz w:val="32"/>
              <w:szCs w:val="32"/>
            </w:rPr>
            <w:delText>，实现全省海洋渔船的全方位动态监管。</w:delText>
          </w:r>
        </w:del>
      </w:ins>
      <w:ins w:id="113" w:author="531217058@qq.com" w:date="2020-06-04T11:34:00Z">
        <w:del w:id="114" w:author="徐凯" w:date="2020-06-04T15:15:00Z">
          <w:r>
            <w:rPr>
              <w:rStyle w:val="10"/>
              <w:rFonts w:ascii="仿宋_GB2312" w:eastAsia="仿宋_GB2312" w:cs="仿宋_GB2312"/>
              <w:sz w:val="32"/>
              <w:szCs w:val="32"/>
            </w:rPr>
            <w:delText>2021-2022</w:delText>
          </w:r>
        </w:del>
      </w:ins>
      <w:ins w:id="115" w:author="531217058@qq.com" w:date="2020-06-04T11:34:00Z">
        <w:del w:id="116" w:author="徐凯" w:date="2020-06-04T15:15:00Z">
          <w:r>
            <w:rPr>
              <w:rStyle w:val="10"/>
              <w:rFonts w:hint="eastAsia" w:ascii="仿宋_GB2312" w:eastAsia="仿宋_GB2312" w:cs="仿宋_GB2312"/>
              <w:sz w:val="32"/>
              <w:szCs w:val="32"/>
            </w:rPr>
            <w:delText>年，建成智慧海洋大数据中心、渔业渔政管理与服务平台，</w:delText>
          </w:r>
        </w:del>
      </w:ins>
      <w:ins w:id="117" w:author="531217058@qq.com" w:date="2020-06-04T11:31:00Z">
        <w:del w:id="118" w:author="徐凯" w:date="2020-06-04T15:15:00Z">
          <w:r>
            <w:rPr>
              <w:rStyle w:val="10"/>
              <w:rFonts w:hint="eastAsia" w:ascii="仿宋_GB2312" w:eastAsia="仿宋_GB2312" w:cs="仿宋_GB2312"/>
              <w:sz w:val="32"/>
              <w:szCs w:val="32"/>
            </w:rPr>
            <w:delText>推动渔业与海事系统航行安全和海上搜救信息共享，推动实现商渔船防避碰合理自动预警、及时规避</w:delText>
          </w:r>
        </w:del>
      </w:ins>
      <w:ins w:id="119" w:author="531217058@qq.com" w:date="2020-06-04T11:35:00Z">
        <w:del w:id="120" w:author="徐凯" w:date="2020-06-04T15:15:00Z">
          <w:r>
            <w:rPr>
              <w:rStyle w:val="10"/>
              <w:rFonts w:hint="eastAsia" w:ascii="仿宋_GB2312" w:eastAsia="仿宋_GB2312" w:cs="仿宋_GB2312"/>
              <w:sz w:val="32"/>
              <w:szCs w:val="32"/>
            </w:rPr>
            <w:delText>，</w:delText>
          </w:r>
        </w:del>
      </w:ins>
      <w:ins w:id="121" w:author="531217058@qq.com" w:date="2020-06-04T11:34:00Z">
        <w:del w:id="122" w:author="徐凯" w:date="2020-06-04T15:15:00Z">
          <w:r>
            <w:rPr>
              <w:rStyle w:val="10"/>
              <w:rFonts w:hint="eastAsia" w:ascii="仿宋_GB2312" w:eastAsia="仿宋_GB2312" w:cs="仿宋_GB2312"/>
              <w:sz w:val="32"/>
              <w:szCs w:val="32"/>
            </w:rPr>
            <w:delText>提升</w:delText>
          </w:r>
        </w:del>
      </w:ins>
      <w:ins w:id="123" w:author="531217058@qq.com" w:date="2020-06-04T11:35:00Z">
        <w:del w:id="124" w:author="徐凯" w:date="2020-06-04T15:15:00Z">
          <w:r>
            <w:rPr>
              <w:rStyle w:val="10"/>
              <w:rFonts w:hint="eastAsia" w:ascii="仿宋_GB2312" w:eastAsia="仿宋_GB2312" w:cs="仿宋_GB2312"/>
              <w:sz w:val="32"/>
              <w:szCs w:val="32"/>
            </w:rPr>
            <w:delText>渔业</w:delText>
          </w:r>
        </w:del>
      </w:ins>
      <w:ins w:id="125" w:author="531217058@qq.com" w:date="2020-06-04T11:34:00Z">
        <w:del w:id="126" w:author="徐凯" w:date="2020-06-04T15:15:00Z">
          <w:r>
            <w:rPr>
              <w:rStyle w:val="10"/>
              <w:rFonts w:hint="eastAsia" w:ascii="仿宋_GB2312" w:eastAsia="仿宋_GB2312" w:cs="仿宋_GB2312"/>
              <w:sz w:val="32"/>
              <w:szCs w:val="32"/>
            </w:rPr>
            <w:delText>管理信息化水平。</w:delText>
          </w:r>
        </w:del>
      </w:ins>
    </w:p>
    <w:p>
      <w:pPr>
        <w:keepNext w:val="0"/>
        <w:keepLines w:val="0"/>
        <w:pageBreakBefore w:val="0"/>
        <w:kinsoku/>
        <w:overflowPunct/>
        <w:topLinePunct w:val="0"/>
        <w:bidi w:val="0"/>
        <w:spacing w:line="600" w:lineRule="exact"/>
        <w:rPr>
          <w:del w:id="127" w:author="徐凯" w:date="2020-06-04T17:51:00Z"/>
          <w:rFonts w:ascii="仿宋_GB2312" w:eastAsia="仿宋_GB2312" w:cs="仿宋_GB2312"/>
          <w:sz w:val="32"/>
          <w:szCs w:val="32"/>
        </w:rPr>
      </w:pPr>
      <w:r>
        <w:rPr>
          <w:rStyle w:val="10"/>
          <w:rFonts w:hint="eastAsia" w:ascii="仿宋_GB2312" w:eastAsia="仿宋_GB2312" w:cs="仿宋_GB2312"/>
          <w:b/>
          <w:bCs/>
          <w:sz w:val="32"/>
          <w:szCs w:val="32"/>
        </w:rPr>
        <w:t>健全应急管理体系。</w:t>
      </w:r>
      <w:r>
        <w:rPr>
          <w:rFonts w:hint="eastAsia" w:ascii="仿宋_GB2312" w:eastAsia="仿宋_GB2312" w:cs="仿宋_GB2312"/>
          <w:sz w:val="32"/>
          <w:szCs w:val="32"/>
        </w:rPr>
        <w:t>加强渔业应急管理体系建设，健全应急管理机制，理顺渔业应急工作机制，修订完善渔船水上突发事件应急预案，明确工作程序，及时、有效地处置渔船水上突发事件。</w:t>
      </w:r>
      <w:del w:id="128" w:author="徐凯" w:date="2020-06-04T17:51:00Z">
        <w:r>
          <w:rPr>
            <w:rFonts w:hint="eastAsia" w:ascii="仿宋_GB2312" w:eastAsia="仿宋_GB2312" w:cs="仿宋_GB2312"/>
            <w:sz w:val="32"/>
            <w:szCs w:val="32"/>
          </w:rPr>
          <w:delText>根据自然资源部及我省实际需求，适时修订《海啸灾害应急预案》《风暴潮灾害应急预案》《渔业防台风应急预案》，各级海洋与渔业主管部门要根据上级预案精神和本地实际情况制修订相应的海洋灾害预案，争取实现灾害应急体系相互联动，形成纵向到底、横向到边的海洋灾害应急预案体系。推进应急处置和调查评估能力。</w:delText>
        </w:r>
      </w:del>
    </w:p>
    <w:p>
      <w:pPr>
        <w:keepNext w:val="0"/>
        <w:keepLines w:val="0"/>
        <w:pageBreakBefore w:val="0"/>
        <w:kinsoku/>
        <w:overflowPunct/>
        <w:topLinePunct w:val="0"/>
        <w:bidi w:val="0"/>
        <w:spacing w:line="600" w:lineRule="exact"/>
        <w:rPr>
          <w:ins w:id="129" w:author="徐凯" w:date="2020-06-04T17:51:00Z"/>
          <w:rStyle w:val="10"/>
          <w:rFonts w:ascii="仿宋_GB2312" w:eastAsia="仿宋_GB2312" w:cs="仿宋_GB2312"/>
          <w:b/>
          <w:bCs/>
          <w:sz w:val="32"/>
          <w:szCs w:val="32"/>
        </w:rPr>
      </w:pPr>
    </w:p>
    <w:p>
      <w:pPr>
        <w:keepNext w:val="0"/>
        <w:keepLines w:val="0"/>
        <w:pageBreakBefore w:val="0"/>
        <w:kinsoku/>
        <w:overflowPunct/>
        <w:topLinePunct w:val="0"/>
        <w:bidi w:val="0"/>
        <w:spacing w:line="600" w:lineRule="exact"/>
        <w:ind w:firstLine="643" w:firstLineChars="200"/>
        <w:rPr>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Style w:val="10"/>
          <w:rFonts w:hint="eastAsia" w:ascii="仿宋_GB2312" w:eastAsia="仿宋_GB2312" w:cs="仿宋_GB2312"/>
          <w:sz w:val="32"/>
          <w:szCs w:val="32"/>
        </w:rPr>
        <w:t>：</w:t>
      </w:r>
      <w:r>
        <w:rPr>
          <w:rStyle w:val="10"/>
          <w:rFonts w:ascii="仿宋_GB2312" w:eastAsia="仿宋_GB2312" w:cs="仿宋_GB2312"/>
          <w:sz w:val="32"/>
          <w:szCs w:val="32"/>
        </w:rPr>
        <w:t>2021</w:t>
      </w:r>
      <w:r>
        <w:rPr>
          <w:rStyle w:val="10"/>
          <w:rFonts w:hint="eastAsia" w:ascii="仿宋_GB2312" w:eastAsia="仿宋_GB2312" w:cs="仿宋_GB2312"/>
          <w:sz w:val="32"/>
          <w:szCs w:val="32"/>
        </w:rPr>
        <w:t>年底前，修订完善渔船水上突发事件应急预案，进一步明确工作程序，确保及时、有效地处置渔船水上突发事件。</w:t>
      </w:r>
      <w:r>
        <w:rPr>
          <w:rStyle w:val="10"/>
          <w:rFonts w:ascii="仿宋_GB2312" w:eastAsia="仿宋_GB2312" w:cs="仿宋_GB2312"/>
          <w:sz w:val="32"/>
          <w:szCs w:val="32"/>
        </w:rPr>
        <w:t>2021-2022</w:t>
      </w:r>
      <w:r>
        <w:rPr>
          <w:rStyle w:val="10"/>
          <w:rFonts w:hint="eastAsia" w:ascii="仿宋_GB2312" w:eastAsia="仿宋_GB2312" w:cs="仿宋_GB2312"/>
          <w:sz w:val="32"/>
          <w:szCs w:val="32"/>
        </w:rPr>
        <w:t>年，全面推广农业农村部研发的渔业安全事故直报系统，实现渔船“全天候、全时段、全区域”监管，确保险情事故第一时间报告、处置。</w:t>
      </w:r>
      <w:r>
        <w:rPr>
          <w:rStyle w:val="10"/>
          <w:rFonts w:ascii="仿宋_GB2312" w:eastAsia="仿宋_GB2312" w:cs="仿宋_GB2312"/>
          <w:sz w:val="32"/>
          <w:szCs w:val="32"/>
        </w:rPr>
        <w:t>2020-2022</w:t>
      </w:r>
      <w:r>
        <w:rPr>
          <w:rStyle w:val="10"/>
          <w:rFonts w:hint="eastAsia" w:ascii="仿宋_GB2312" w:eastAsia="仿宋_GB2312" w:cs="仿宋_GB2312"/>
          <w:sz w:val="32"/>
          <w:szCs w:val="32"/>
        </w:rPr>
        <w:t>年，</w:t>
      </w:r>
      <w:r>
        <w:rPr>
          <w:rFonts w:hint="eastAsia" w:ascii="仿宋_GB2312" w:eastAsia="仿宋_GB2312" w:cs="仿宋_GB2312"/>
          <w:sz w:val="32"/>
          <w:szCs w:val="32"/>
        </w:rPr>
        <w:t>健全完善渔业</w:t>
      </w:r>
      <w:r>
        <w:rPr>
          <w:rFonts w:ascii="仿宋_GB2312" w:eastAsia="仿宋_GB2312" w:cs="仿宋_GB2312"/>
          <w:sz w:val="32"/>
          <w:szCs w:val="32"/>
        </w:rPr>
        <w:t>24</w:t>
      </w:r>
      <w:r>
        <w:rPr>
          <w:rFonts w:hint="eastAsia" w:ascii="仿宋_GB2312" w:eastAsia="仿宋_GB2312" w:cs="仿宋_GB2312"/>
          <w:sz w:val="32"/>
          <w:szCs w:val="32"/>
        </w:rPr>
        <w:t>小时应急值守制度，推进渔业安全应急中心建设，常年坚持渔业</w:t>
      </w:r>
      <w:r>
        <w:rPr>
          <w:rFonts w:ascii="仿宋_GB2312" w:eastAsia="仿宋_GB2312" w:cs="仿宋_GB2312"/>
          <w:sz w:val="32"/>
          <w:szCs w:val="32"/>
        </w:rPr>
        <w:t>24</w:t>
      </w:r>
      <w:r>
        <w:rPr>
          <w:rFonts w:hint="eastAsia" w:ascii="仿宋_GB2312" w:eastAsia="仿宋_GB2312" w:cs="仿宋_GB2312"/>
          <w:sz w:val="32"/>
          <w:szCs w:val="32"/>
        </w:rPr>
        <w:t>小时应急值守，强化对高危渔船、涉外渔船的重点管控。</w:t>
      </w:r>
      <w:ins w:id="130" w:author="徐凯" w:date="2020-06-04T17:52:00Z">
        <w:r>
          <w:rPr>
            <w:rFonts w:hint="eastAsia" w:ascii="仿宋_GB2312" w:eastAsia="仿宋_GB2312" w:cs="仿宋_GB2312"/>
            <w:sz w:val="32"/>
            <w:szCs w:val="32"/>
          </w:rPr>
          <w:t>根据</w:t>
        </w:r>
      </w:ins>
      <w:ins w:id="131" w:author="徐凯" w:date="2020-06-04T17:57:00Z">
        <w:r>
          <w:rPr>
            <w:rFonts w:hint="eastAsia" w:ascii="仿宋_GB2312" w:eastAsia="仿宋_GB2312" w:cs="仿宋_GB2312"/>
            <w:sz w:val="32"/>
            <w:szCs w:val="32"/>
          </w:rPr>
          <w:t>省海洋与渔业局</w:t>
        </w:r>
      </w:ins>
      <w:ins w:id="132" w:author="徐凯" w:date="2020-06-04T17:52:00Z">
        <w:r>
          <w:rPr>
            <w:rFonts w:hint="eastAsia" w:ascii="仿宋_GB2312" w:eastAsia="仿宋_GB2312" w:cs="仿宋_GB2312"/>
            <w:sz w:val="32"/>
            <w:szCs w:val="32"/>
          </w:rPr>
          <w:t>修订</w:t>
        </w:r>
      </w:ins>
      <w:r>
        <w:rPr>
          <w:rFonts w:hint="eastAsia" w:ascii="仿宋_GB2312" w:eastAsia="仿宋_GB2312" w:cs="仿宋_GB2312"/>
          <w:sz w:val="32"/>
          <w:szCs w:val="32"/>
        </w:rPr>
        <w:t>的</w:t>
      </w:r>
      <w:ins w:id="133" w:author="徐凯" w:date="2020-06-04T17:52:00Z">
        <w:r>
          <w:rPr>
            <w:rFonts w:hint="eastAsia" w:ascii="仿宋_GB2312" w:eastAsia="仿宋_GB2312" w:cs="仿宋_GB2312"/>
            <w:sz w:val="32"/>
            <w:szCs w:val="32"/>
          </w:rPr>
          <w:t>《海啸灾害应急预案》《风暴潮灾害应急预案》《渔业防台风应急预案》，</w:t>
        </w:r>
      </w:ins>
      <w:r>
        <w:rPr>
          <w:rFonts w:hint="eastAsia" w:ascii="仿宋_GB2312" w:eastAsia="仿宋_GB2312" w:cs="仿宋_GB2312"/>
          <w:sz w:val="32"/>
          <w:szCs w:val="32"/>
        </w:rPr>
        <w:t>结合我</w:t>
      </w:r>
      <w:r>
        <w:rPr>
          <w:rFonts w:hint="eastAsia" w:ascii="仿宋_GB2312" w:eastAsia="仿宋_GB2312" w:cs="仿宋_GB2312"/>
          <w:sz w:val="32"/>
          <w:szCs w:val="32"/>
          <w:lang w:eastAsia="zh-CN"/>
        </w:rPr>
        <w:t>片</w:t>
      </w:r>
      <w:r>
        <w:rPr>
          <w:rFonts w:hint="eastAsia" w:ascii="仿宋_GB2312" w:eastAsia="仿宋_GB2312" w:cs="仿宋_GB2312"/>
          <w:sz w:val="32"/>
          <w:szCs w:val="32"/>
        </w:rPr>
        <w:t>区</w:t>
      </w:r>
      <w:ins w:id="134" w:author="徐凯" w:date="2020-06-04T17:52:00Z">
        <w:r>
          <w:rPr>
            <w:rFonts w:hint="eastAsia" w:ascii="仿宋_GB2312" w:eastAsia="仿宋_GB2312" w:cs="仿宋_GB2312"/>
            <w:sz w:val="32"/>
            <w:szCs w:val="32"/>
          </w:rPr>
          <w:t>实际情况</w:t>
        </w:r>
      </w:ins>
      <w:r>
        <w:rPr>
          <w:rFonts w:hint="eastAsia" w:ascii="仿宋_GB2312" w:eastAsia="仿宋_GB2312" w:cs="仿宋_GB2312"/>
          <w:sz w:val="32"/>
          <w:szCs w:val="32"/>
        </w:rPr>
        <w:t>，</w:t>
      </w:r>
      <w:ins w:id="135" w:author="徐凯" w:date="2020-06-04T17:52:00Z">
        <w:r>
          <w:rPr>
            <w:rFonts w:hint="eastAsia" w:ascii="仿宋_GB2312" w:eastAsia="仿宋_GB2312" w:cs="仿宋_GB2312"/>
            <w:sz w:val="32"/>
            <w:szCs w:val="32"/>
          </w:rPr>
          <w:t>修订相应的海洋灾害预案</w:t>
        </w:r>
      </w:ins>
      <w:r>
        <w:rPr>
          <w:rFonts w:hint="eastAsia" w:ascii="仿宋_GB2312" w:eastAsia="仿宋_GB2312" w:cs="仿宋_GB2312"/>
          <w:sz w:val="32"/>
          <w:szCs w:val="32"/>
        </w:rPr>
        <w:t>。</w:t>
      </w:r>
      <w:r>
        <w:rPr>
          <w:rStyle w:val="10"/>
          <w:rFonts w:hint="eastAsia" w:ascii="仿宋_GB2312" w:hAnsi="仿宋_GB2312" w:eastAsia="仿宋_GB2312" w:cs="仿宋_GB2312"/>
          <w:sz w:val="32"/>
          <w:szCs w:val="32"/>
        </w:rPr>
        <w:t>(</w:t>
      </w:r>
      <w:r>
        <w:rPr>
          <w:rStyle w:val="10"/>
          <w:rFonts w:hint="eastAsia" w:ascii="仿宋_GB2312" w:hAnsi="仿宋_GB2312" w:eastAsia="仿宋_GB2312" w:cs="仿宋_GB2312"/>
          <w:sz w:val="32"/>
          <w:szCs w:val="32"/>
          <w:lang w:eastAsia="zh-CN"/>
        </w:rPr>
        <w:t>片区农业农村处、政法综治处，各渔业村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pPr>
      <w:r>
        <w:rPr>
          <w:rStyle w:val="10"/>
          <w:rFonts w:ascii="仿宋_GB2312" w:eastAsia="仿宋_GB2312" w:cs="仿宋_GB2312"/>
          <w:b/>
          <w:bCs/>
          <w:sz w:val="32"/>
          <w:szCs w:val="32"/>
        </w:rPr>
        <w:t>1</w:t>
      </w:r>
      <w:del w:id="136" w:author="徐凯" w:date="2020-06-04T15:31:00Z">
        <w:r>
          <w:rPr>
            <w:rStyle w:val="10"/>
            <w:rFonts w:ascii="仿宋_GB2312" w:eastAsia="仿宋_GB2312" w:cs="仿宋_GB2312"/>
            <w:b/>
            <w:bCs/>
            <w:sz w:val="32"/>
            <w:szCs w:val="32"/>
          </w:rPr>
          <w:delText>2</w:delText>
        </w:r>
      </w:del>
      <w:r>
        <w:rPr>
          <w:rStyle w:val="10"/>
          <w:rFonts w:ascii="仿宋_GB2312" w:eastAsia="仿宋_GB2312" w:cs="仿宋_GB2312"/>
          <w:b/>
          <w:bCs/>
          <w:sz w:val="32"/>
          <w:szCs w:val="32"/>
        </w:rPr>
        <w:t>0.</w:t>
      </w:r>
      <w:del w:id="137" w:author="徐凯" w:date="2020-06-04T15:31:00Z">
        <w:r>
          <w:rPr>
            <w:rStyle w:val="10"/>
            <w:rFonts w:ascii="仿宋_GB2312" w:eastAsia="仿宋_GB2312" w:cs="仿宋_GB2312"/>
            <w:b/>
            <w:bCs/>
            <w:sz w:val="32"/>
            <w:szCs w:val="32"/>
          </w:rPr>
          <w:delText>3</w:delText>
        </w:r>
      </w:del>
      <w:r>
        <w:rPr>
          <w:rStyle w:val="10"/>
          <w:rFonts w:hint="eastAsia" w:ascii="仿宋_GB2312" w:eastAsia="仿宋_GB2312" w:cs="仿宋_GB2312"/>
          <w:b/>
          <w:bCs/>
          <w:sz w:val="32"/>
          <w:szCs w:val="32"/>
        </w:rPr>
        <w:t>加强渔业海难救助。</w:t>
      </w:r>
      <w:r>
        <w:rPr>
          <w:rFonts w:hint="eastAsia" w:ascii="仿宋_GB2312" w:eastAsia="仿宋_GB2312"/>
          <w:sz w:val="32"/>
          <w:szCs w:val="32"/>
        </w:rPr>
        <w:t>强化渔船“编组编队”作业，组建渔业船舶应急抢险救助志愿队伍，鼓励支持渔民开展自救互救，提升渔民自救互救的主动性和积极性。</w:t>
      </w:r>
    </w:p>
    <w:p>
      <w:pPr>
        <w:keepNext w:val="0"/>
        <w:keepLines w:val="0"/>
        <w:pageBreakBefore w:val="0"/>
        <w:kinsoku/>
        <w:overflowPunct/>
        <w:topLinePunct w:val="0"/>
        <w:bidi w:val="0"/>
        <w:spacing w:line="600" w:lineRule="exact"/>
        <w:ind w:firstLine="635" w:firstLineChars="200"/>
        <w:rPr>
          <w:rFonts w:ascii="仿宋_GB2312" w:eastAsia="仿宋_GB2312" w:cs="仿宋_GB2312"/>
          <w:spacing w:val="-2"/>
          <w:sz w:val="32"/>
          <w:szCs w:val="32"/>
        </w:rPr>
      </w:pPr>
      <w:r>
        <w:rPr>
          <w:rFonts w:hint="eastAsia" w:ascii="仿宋_GB2312" w:eastAsia="仿宋_GB2312" w:cs="仿宋_GB2312"/>
          <w:b/>
          <w:bCs/>
          <w:spacing w:val="-2"/>
          <w:sz w:val="32"/>
          <w:szCs w:val="32"/>
        </w:rPr>
        <w:t>任务和进度安排：</w:t>
      </w:r>
      <w:r>
        <w:rPr>
          <w:rFonts w:hint="eastAsia" w:ascii="仿宋_GB2312" w:eastAsia="仿宋_GB2312" w:cs="仿宋_GB2312"/>
          <w:spacing w:val="-2"/>
          <w:kern w:val="0"/>
          <w:sz w:val="32"/>
          <w:szCs w:val="32"/>
        </w:rPr>
        <w:t>持续强化渔船“编组编队”作业，推进“定人联船”和网格化管理，充分运用“渔港通”系统，加强“离线、离编”渔船及恶劣气象条件下的动态干预，及时提醒水上作业渔船做好防风避浪，严防单船离港出海作业。</w:t>
      </w:r>
      <w:r>
        <w:rPr>
          <w:rFonts w:ascii="仿宋_GB2312" w:eastAsia="仿宋_GB2312" w:cs="仿宋_GB2312"/>
          <w:spacing w:val="-2"/>
          <w:kern w:val="0"/>
          <w:sz w:val="32"/>
          <w:szCs w:val="32"/>
        </w:rPr>
        <w:t>2</w:t>
      </w:r>
      <w:r>
        <w:rPr>
          <w:rFonts w:ascii="仿宋_GB2312" w:eastAsia="仿宋_GB2312" w:cs="仿宋_GB2312"/>
          <w:spacing w:val="-2"/>
          <w:sz w:val="32"/>
          <w:szCs w:val="32"/>
        </w:rPr>
        <w:t>020</w:t>
      </w:r>
      <w:r>
        <w:rPr>
          <w:rFonts w:hint="eastAsia" w:ascii="仿宋_GB2312" w:eastAsia="仿宋_GB2312" w:cs="仿宋_GB2312"/>
          <w:spacing w:val="-2"/>
          <w:sz w:val="32"/>
          <w:szCs w:val="32"/>
        </w:rPr>
        <w:t>年底前，组建</w:t>
      </w:r>
      <w:r>
        <w:rPr>
          <w:rFonts w:hint="eastAsia" w:ascii="仿宋_GB2312" w:eastAsia="仿宋_GB2312" w:cs="仿宋_GB2312"/>
          <w:spacing w:val="-2"/>
          <w:sz w:val="32"/>
          <w:szCs w:val="32"/>
          <w:lang w:eastAsia="zh-CN"/>
        </w:rPr>
        <w:t>片</w:t>
      </w:r>
      <w:r>
        <w:rPr>
          <w:rFonts w:hint="eastAsia" w:ascii="仿宋_GB2312" w:eastAsia="仿宋_GB2312" w:cs="仿宋_GB2312"/>
          <w:spacing w:val="-2"/>
          <w:sz w:val="32"/>
          <w:szCs w:val="32"/>
        </w:rPr>
        <w:t>区渔业船舶应急抢险救助志愿队伍。</w:t>
      </w:r>
      <w:r>
        <w:rPr>
          <w:rFonts w:ascii="仿宋_GB2312" w:eastAsia="仿宋_GB2312" w:cs="仿宋_GB2312"/>
          <w:spacing w:val="-2"/>
          <w:sz w:val="32"/>
          <w:szCs w:val="32"/>
        </w:rPr>
        <w:t>2020-2022</w:t>
      </w:r>
      <w:r>
        <w:rPr>
          <w:rFonts w:hint="eastAsia" w:ascii="仿宋_GB2312" w:eastAsia="仿宋_GB2312" w:cs="仿宋_GB2312"/>
          <w:spacing w:val="-2"/>
          <w:sz w:val="32"/>
          <w:szCs w:val="32"/>
        </w:rPr>
        <w:t>年，根据省海洋与渔业局专项资金安排情况，对参与海上抢险救助的渔船、渔政船予以适当救助补贴，提升渔民自救互救的主动性和积极性，切实保障渔民生命财产安全。</w:t>
      </w:r>
    </w:p>
    <w:p>
      <w:pPr>
        <w:keepNext w:val="0"/>
        <w:keepLines w:val="0"/>
        <w:pageBreakBefore w:val="0"/>
        <w:kinsoku/>
        <w:overflowPunct/>
        <w:topLinePunct w:val="0"/>
        <w:bidi w:val="0"/>
        <w:spacing w:line="600" w:lineRule="exact"/>
        <w:rPr>
          <w:rFonts w:hint="eastAsia" w:ascii="仿宋_GB2312" w:hAnsi="仿宋_GB2312" w:eastAsia="仿宋_GB2312" w:cs="仿宋_GB2312"/>
          <w:sz w:val="32"/>
          <w:szCs w:val="32"/>
        </w:rPr>
      </w:pP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35" w:firstLineChars="200"/>
        <w:rPr>
          <w:rFonts w:ascii="仿宋_GB2312" w:eastAsia="仿宋_GB2312" w:cs="仿宋_GB2312"/>
          <w:bCs/>
          <w:spacing w:val="-2"/>
          <w:sz w:val="32"/>
          <w:szCs w:val="32"/>
        </w:rPr>
      </w:pPr>
      <w:r>
        <w:rPr>
          <w:rStyle w:val="10"/>
          <w:rFonts w:ascii="仿宋_GB2312" w:eastAsia="仿宋_GB2312" w:cs="仿宋_GB2312"/>
          <w:b/>
          <w:bCs/>
          <w:spacing w:val="-2"/>
          <w:sz w:val="32"/>
          <w:szCs w:val="32"/>
        </w:rPr>
        <w:t>1</w:t>
      </w:r>
      <w:del w:id="138" w:author="徐凯" w:date="2020-06-04T15:31:00Z">
        <w:r>
          <w:rPr>
            <w:rStyle w:val="10"/>
            <w:rFonts w:ascii="仿宋_GB2312" w:eastAsia="仿宋_GB2312" w:cs="仿宋_GB2312"/>
            <w:b/>
            <w:bCs/>
            <w:spacing w:val="-2"/>
            <w:sz w:val="32"/>
            <w:szCs w:val="32"/>
          </w:rPr>
          <w:delText>4</w:delText>
        </w:r>
      </w:del>
      <w:r>
        <w:rPr>
          <w:rStyle w:val="10"/>
          <w:rFonts w:ascii="仿宋_GB2312" w:eastAsia="仿宋_GB2312" w:cs="仿宋_GB2312"/>
          <w:b/>
          <w:bCs/>
          <w:spacing w:val="-2"/>
          <w:sz w:val="32"/>
          <w:szCs w:val="32"/>
        </w:rPr>
        <w:t>1.</w:t>
      </w:r>
      <w:r>
        <w:rPr>
          <w:rStyle w:val="10"/>
          <w:rFonts w:hint="eastAsia" w:ascii="仿宋_GB2312" w:eastAsia="仿宋_GB2312" w:cs="仿宋_GB2312"/>
          <w:b/>
          <w:bCs/>
          <w:spacing w:val="-2"/>
          <w:sz w:val="32"/>
          <w:szCs w:val="32"/>
        </w:rPr>
        <w:t>开展安全应急演练</w:t>
      </w:r>
      <w:r>
        <w:rPr>
          <w:rStyle w:val="10"/>
          <w:rFonts w:hint="eastAsia" w:ascii="仿宋_GB2312" w:eastAsia="仿宋_GB2312" w:cs="仿宋_GB2312"/>
          <w:spacing w:val="-2"/>
          <w:sz w:val="32"/>
          <w:szCs w:val="32"/>
        </w:rPr>
        <w:t>。</w:t>
      </w:r>
      <w:r>
        <w:rPr>
          <w:rFonts w:hint="eastAsia" w:ascii="仿宋_GB2312" w:eastAsia="仿宋_GB2312" w:cs="仿宋_GB2312"/>
          <w:spacing w:val="-2"/>
          <w:sz w:val="32"/>
          <w:szCs w:val="32"/>
        </w:rPr>
        <w:t>开展渔业船舶水上突发事件、渔港及渔船消防等方面应急演练，</w:t>
      </w:r>
      <w:r>
        <w:rPr>
          <w:rFonts w:hint="eastAsia" w:ascii="仿宋_GB2312" w:eastAsia="仿宋_GB2312" w:cs="仿宋_GB2312"/>
          <w:bCs/>
          <w:spacing w:val="-2"/>
          <w:sz w:val="32"/>
          <w:szCs w:val="32"/>
        </w:rPr>
        <w:t>完善预案，提高预案的科学性和可操作性，锻炼应急救援队伍，提升应急救援能力和渔民群众自救互救能力，为提高海上安全救助成功率提供保障。</w:t>
      </w:r>
    </w:p>
    <w:p>
      <w:pPr>
        <w:keepNext w:val="0"/>
        <w:keepLines w:val="0"/>
        <w:pageBreakBefore w:val="0"/>
        <w:kinsoku/>
        <w:overflowPunct/>
        <w:topLinePunct w:val="0"/>
        <w:bidi w:val="0"/>
        <w:spacing w:line="600" w:lineRule="exact"/>
        <w:ind w:firstLine="643" w:firstLineChars="200"/>
        <w:rPr>
          <w:rStyle w:val="10"/>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Style w:val="10"/>
          <w:rFonts w:hint="eastAsia" w:ascii="仿宋_GB2312" w:eastAsia="仿宋_GB2312" w:cs="仿宋_GB2312"/>
          <w:sz w:val="32"/>
          <w:szCs w:val="32"/>
        </w:rPr>
        <w:t>：根据工作安排，每年至少开展一次渔业安全应急演练，提升渔业安全应急管理能力。</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片区农业农村处、政法综治处，各渔业村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Style w:val="10"/>
          <w:rFonts w:ascii="楷体_GB2312" w:eastAsia="楷体_GB2312" w:cs="楷体_GB2312"/>
          <w:b/>
          <w:bCs w:val="0"/>
          <w:sz w:val="32"/>
          <w:szCs w:val="32"/>
        </w:rPr>
      </w:pPr>
      <w:r>
        <w:rPr>
          <w:rStyle w:val="10"/>
          <w:rFonts w:hint="eastAsia" w:ascii="楷体_GB2312" w:eastAsia="楷体_GB2312" w:cs="楷体_GB2312"/>
          <w:b/>
          <w:bCs w:val="0"/>
          <w:sz w:val="32"/>
          <w:szCs w:val="32"/>
        </w:rPr>
        <w:t>（五）开展专项治理</w:t>
      </w:r>
    </w:p>
    <w:p>
      <w:pPr>
        <w:keepNext w:val="0"/>
        <w:keepLines w:val="0"/>
        <w:pageBreakBefore w:val="0"/>
        <w:kinsoku/>
        <w:overflowPunct/>
        <w:topLinePunct w:val="0"/>
        <w:bidi w:val="0"/>
        <w:spacing w:line="600" w:lineRule="exact"/>
        <w:ind w:firstLine="640"/>
        <w:rPr>
          <w:rStyle w:val="10"/>
          <w:rFonts w:ascii="仿宋_GB2312" w:eastAsia="仿宋_GB2312" w:cs="仿宋_GB2312"/>
          <w:sz w:val="32"/>
          <w:szCs w:val="32"/>
        </w:rPr>
      </w:pPr>
      <w:r>
        <w:rPr>
          <w:rFonts w:ascii="仿宋_GB2312" w:eastAsia="仿宋_GB2312" w:cs="仿宋_GB2312"/>
          <w:b/>
          <w:bCs/>
          <w:sz w:val="32"/>
          <w:szCs w:val="32"/>
        </w:rPr>
        <w:t>1</w:t>
      </w:r>
      <w:del w:id="139" w:author="徐凯" w:date="2020-06-04T15:31:00Z">
        <w:r>
          <w:rPr>
            <w:rFonts w:ascii="仿宋_GB2312" w:eastAsia="仿宋_GB2312" w:cs="仿宋_GB2312"/>
            <w:b/>
            <w:bCs/>
            <w:sz w:val="32"/>
            <w:szCs w:val="32"/>
          </w:rPr>
          <w:delText>5</w:delText>
        </w:r>
      </w:del>
      <w:r>
        <w:rPr>
          <w:rFonts w:ascii="仿宋_GB2312" w:eastAsia="仿宋_GB2312" w:cs="仿宋_GB2312"/>
          <w:b/>
          <w:bCs/>
          <w:sz w:val="32"/>
          <w:szCs w:val="32"/>
        </w:rPr>
        <w:t>2</w:t>
      </w:r>
      <w:r>
        <w:rPr>
          <w:rStyle w:val="10"/>
          <w:rFonts w:ascii="仿宋_GB2312" w:eastAsia="仿宋_GB2312" w:cs="仿宋_GB2312"/>
          <w:b/>
          <w:bCs/>
          <w:sz w:val="32"/>
          <w:szCs w:val="32"/>
        </w:rPr>
        <w:t>.</w:t>
      </w:r>
      <w:r>
        <w:rPr>
          <w:rStyle w:val="10"/>
          <w:rFonts w:hint="eastAsia" w:ascii="仿宋_GB2312" w:eastAsia="仿宋_GB2312" w:cs="仿宋_GB2312"/>
          <w:b/>
          <w:bCs/>
          <w:sz w:val="32"/>
          <w:szCs w:val="32"/>
        </w:rPr>
        <w:t>开展风险隐患评估和整治。</w:t>
      </w:r>
      <w:r>
        <w:rPr>
          <w:rStyle w:val="10"/>
          <w:rFonts w:hint="eastAsia" w:ascii="仿宋_GB2312" w:eastAsia="仿宋_GB2312" w:cs="仿宋_GB2312"/>
          <w:sz w:val="32"/>
          <w:szCs w:val="32"/>
        </w:rPr>
        <w:t>落实安全隐患分级分类管理。建立重大风险基础信息、防控责任、监测监控、防范措施、应急处置等</w:t>
      </w:r>
      <w:r>
        <w:rPr>
          <w:rStyle w:val="10"/>
          <w:rFonts w:ascii="仿宋_GB2312" w:eastAsia="仿宋_GB2312" w:cs="仿宋_GB2312"/>
          <w:sz w:val="32"/>
          <w:szCs w:val="32"/>
        </w:rPr>
        <w:t>5</w:t>
      </w:r>
      <w:r>
        <w:rPr>
          <w:rStyle w:val="10"/>
          <w:rFonts w:hint="eastAsia" w:ascii="仿宋_GB2312" w:eastAsia="仿宋_GB2312" w:cs="仿宋_GB2312"/>
          <w:sz w:val="32"/>
          <w:szCs w:val="32"/>
        </w:rPr>
        <w:t>个清单，组织开展渔船渔港安全生产状况整体评估，实行差异化、精准化的动态监管。开展渔业安全生产大排查大整治大提升行动，分时段、分批次开展渔业重点领域安全专项整治，严格实施重大隐患挂牌督办、整改销号。推进养殖设施升级改造，督促配齐救生消防设备。</w:t>
      </w:r>
    </w:p>
    <w:p>
      <w:pPr>
        <w:keepNext w:val="0"/>
        <w:keepLines w:val="0"/>
        <w:pageBreakBefore w:val="0"/>
        <w:kinsoku/>
        <w:overflowPunct/>
        <w:topLinePunct w:val="0"/>
        <w:bidi w:val="0"/>
        <w:spacing w:line="600" w:lineRule="exact"/>
        <w:ind w:firstLine="643" w:firstLineChars="200"/>
        <w:rPr>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Style w:val="10"/>
          <w:rFonts w:ascii="仿宋_GB2312" w:eastAsia="仿宋_GB2312" w:cs="仿宋_GB2312"/>
          <w:sz w:val="32"/>
          <w:szCs w:val="32"/>
        </w:rPr>
        <w:t>2022</w:t>
      </w:r>
      <w:r>
        <w:rPr>
          <w:rStyle w:val="10"/>
          <w:rFonts w:hint="eastAsia" w:ascii="仿宋_GB2312" w:eastAsia="仿宋_GB2312" w:cs="仿宋_GB2312"/>
          <w:sz w:val="32"/>
          <w:szCs w:val="32"/>
        </w:rPr>
        <w:t>年底前，建立重大风险基础信息、防控责任、监测监控、防范措施、应急处置等</w:t>
      </w:r>
      <w:r>
        <w:rPr>
          <w:rStyle w:val="10"/>
          <w:rFonts w:ascii="仿宋_GB2312" w:eastAsia="仿宋_GB2312" w:cs="仿宋_GB2312"/>
          <w:sz w:val="32"/>
          <w:szCs w:val="32"/>
        </w:rPr>
        <w:t>5</w:t>
      </w:r>
      <w:r>
        <w:rPr>
          <w:rStyle w:val="10"/>
          <w:rFonts w:hint="eastAsia" w:ascii="仿宋_GB2312" w:eastAsia="仿宋_GB2312" w:cs="仿宋_GB2312"/>
          <w:sz w:val="32"/>
          <w:szCs w:val="32"/>
        </w:rPr>
        <w:t>个清单，组织开展渔船渔港安全生产状况整体评估，实行差异化、精准化的动态监管。</w:t>
      </w:r>
      <w:r>
        <w:rPr>
          <w:rStyle w:val="10"/>
          <w:rFonts w:ascii="仿宋_GB2312" w:eastAsia="仿宋_GB2312" w:cs="仿宋_GB2312"/>
          <w:sz w:val="32"/>
          <w:szCs w:val="32"/>
        </w:rPr>
        <w:t>2020-2022</w:t>
      </w:r>
      <w:r>
        <w:rPr>
          <w:rStyle w:val="10"/>
          <w:rFonts w:hint="eastAsia" w:ascii="仿宋_GB2312" w:eastAsia="仿宋_GB2312" w:cs="仿宋_GB2312"/>
          <w:sz w:val="32"/>
          <w:szCs w:val="32"/>
        </w:rPr>
        <w:t>年，持续推进，分时段、分批次开展渔业重点领域安全专项整治。</w:t>
      </w:r>
      <w:r>
        <w:rPr>
          <w:rStyle w:val="10"/>
          <w:rFonts w:hint="eastAsia" w:ascii="仿宋_GB2312" w:eastAsia="仿宋_GB2312" w:cs="仿宋_GB2312"/>
          <w:sz w:val="32"/>
          <w:szCs w:val="32"/>
          <w:lang w:eastAsia="zh-CN"/>
        </w:rPr>
        <w:t>各相关部门、各渔业村要</w:t>
      </w:r>
      <w:r>
        <w:rPr>
          <w:rStyle w:val="10"/>
          <w:rFonts w:hint="eastAsia" w:ascii="仿宋_GB2312" w:eastAsia="仿宋_GB2312" w:cs="仿宋_GB2312"/>
          <w:sz w:val="32"/>
          <w:szCs w:val="32"/>
        </w:rPr>
        <w:t>检查登记渔船防台风工作责任制落实情况、养殖渔排和避风港安全隐患，跟踪掌握养殖渔排责任人主体责任落实情况，推进养殖设施升级改造，督促配齐救生消防设备。</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片区农业农村处、政法综治处，各渔业村</w:t>
      </w:r>
      <w:r>
        <w:rPr>
          <w:rFonts w:hint="eastAsia" w:ascii="仿宋_GB2312" w:hAnsi="仿宋_GB2312" w:eastAsia="仿宋_GB2312" w:cs="仿宋_GB2312"/>
          <w:sz w:val="32"/>
          <w:szCs w:val="32"/>
        </w:rPr>
        <w:t>按职责分工负责)</w:t>
      </w:r>
    </w:p>
    <w:p>
      <w:pPr>
        <w:keepNext w:val="0"/>
        <w:keepLines w:val="0"/>
        <w:pageBreakBefore w:val="0"/>
        <w:widowControl/>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1</w:t>
      </w:r>
      <w:del w:id="140" w:author="徐凯" w:date="2020-06-04T15:31:00Z">
        <w:r>
          <w:rPr>
            <w:rFonts w:ascii="仿宋_GB2312" w:eastAsia="仿宋_GB2312" w:cs="仿宋_GB2312"/>
            <w:b/>
            <w:bCs/>
            <w:sz w:val="32"/>
            <w:szCs w:val="32"/>
          </w:rPr>
          <w:delText>6</w:delText>
        </w:r>
      </w:del>
      <w:r>
        <w:rPr>
          <w:rFonts w:ascii="仿宋_GB2312" w:eastAsia="仿宋_GB2312" w:cs="仿宋_GB2312"/>
          <w:b/>
          <w:bCs/>
          <w:sz w:val="32"/>
          <w:szCs w:val="32"/>
        </w:rPr>
        <w:t>3.</w:t>
      </w:r>
      <w:r>
        <w:rPr>
          <w:rFonts w:hint="eastAsia" w:ascii="仿宋_GB2312" w:eastAsia="仿宋_GB2312" w:cs="仿宋_GB2312"/>
          <w:b/>
          <w:bCs/>
          <w:sz w:val="32"/>
          <w:szCs w:val="32"/>
        </w:rPr>
        <w:t>加强高危渔船、高发事故专项治理。</w:t>
      </w:r>
      <w:r>
        <w:rPr>
          <w:rFonts w:hint="eastAsia" w:ascii="仿宋_GB2312" w:eastAsia="仿宋_GB2312" w:cs="仿宋_GB2312"/>
          <w:sz w:val="32"/>
          <w:szCs w:val="32"/>
        </w:rPr>
        <w:t>聚焦“拖网、刺网、围网”三类高危渔船和“碰撞、自沉、风灾、火灾、中毒”五类事故高发情形，做到排查整改、执法查处、督查督办同步开展、贯通全程。重点对渔船脱检脱管和船舶不适航、船员不适任以及渔港水域安全、消防等方面存在的违法违规行为进行专项执法检查，对安全隐患突出的区域和作</w:t>
      </w:r>
      <w:r>
        <w:rPr>
          <w:rFonts w:hint="eastAsia" w:ascii="仿宋_GB2312" w:eastAsia="仿宋_GB2312" w:cs="仿宋_GB2312"/>
          <w:sz w:val="32"/>
          <w:szCs w:val="32"/>
          <w:lang w:eastAsia="zh-CN"/>
        </w:rPr>
        <w:t>业</w:t>
      </w:r>
      <w:r>
        <w:rPr>
          <w:rFonts w:hint="eastAsia" w:ascii="仿宋_GB2312" w:eastAsia="仿宋_GB2312" w:cs="仿宋_GB2312"/>
          <w:sz w:val="32"/>
          <w:szCs w:val="32"/>
        </w:rPr>
        <w:t>渔船进行重点整治，严厉打击“超员超载超风级超航区”航行和冒险出海作业行为。</w:t>
      </w:r>
    </w:p>
    <w:p>
      <w:pPr>
        <w:keepNext w:val="0"/>
        <w:keepLines w:val="0"/>
        <w:pageBreakBefore w:val="0"/>
        <w:kinsoku/>
        <w:overflowPunct/>
        <w:topLinePunct w:val="0"/>
        <w:bidi w:val="0"/>
        <w:spacing w:line="600" w:lineRule="exact"/>
        <w:ind w:firstLine="643" w:firstLineChars="200"/>
        <w:rPr>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Style w:val="10"/>
          <w:rFonts w:hint="eastAsia" w:ascii="仿宋_GB2312" w:eastAsia="仿宋_GB2312" w:cs="仿宋_GB2312"/>
          <w:sz w:val="32"/>
          <w:szCs w:val="32"/>
        </w:rPr>
        <w:t>：</w:t>
      </w:r>
      <w:r>
        <w:rPr>
          <w:rStyle w:val="10"/>
          <w:rFonts w:ascii="仿宋_GB2312" w:eastAsia="仿宋_GB2312" w:cs="仿宋_GB2312"/>
          <w:sz w:val="32"/>
          <w:szCs w:val="32"/>
        </w:rPr>
        <w:t>2020-2022</w:t>
      </w:r>
      <w:r>
        <w:rPr>
          <w:rStyle w:val="10"/>
          <w:rFonts w:hint="eastAsia" w:ascii="仿宋_GB2312" w:eastAsia="仿宋_GB2312" w:cs="仿宋_GB2312"/>
          <w:sz w:val="32"/>
          <w:szCs w:val="32"/>
        </w:rPr>
        <w:t>年，</w:t>
      </w:r>
      <w:r>
        <w:rPr>
          <w:rStyle w:val="10"/>
          <w:rFonts w:hint="eastAsia" w:ascii="仿宋_GB2312" w:eastAsia="仿宋_GB2312" w:cs="仿宋_GB2312"/>
          <w:sz w:val="32"/>
          <w:szCs w:val="32"/>
          <w:lang w:eastAsia="zh-CN"/>
        </w:rPr>
        <w:t>配合</w:t>
      </w:r>
      <w:r>
        <w:rPr>
          <w:rStyle w:val="10"/>
          <w:rFonts w:hint="eastAsia" w:ascii="仿宋_GB2312" w:eastAsia="仿宋_GB2312" w:cs="仿宋_GB2312"/>
          <w:sz w:val="32"/>
          <w:szCs w:val="32"/>
        </w:rPr>
        <w:t>区海洋与渔业执法支队配合省海洋与渔业执法总队开展福建海洋“蓝剑”联合执法、</w:t>
      </w:r>
      <w:r>
        <w:rPr>
          <w:rFonts w:hint="eastAsia" w:ascii="仿宋_GB2312" w:eastAsia="仿宋_GB2312" w:cs="仿宋_GB2312"/>
          <w:sz w:val="32"/>
          <w:szCs w:val="32"/>
        </w:rPr>
        <w:t>“亮剑</w:t>
      </w:r>
      <w:r>
        <w:rPr>
          <w:rFonts w:ascii="仿宋_GB2312" w:eastAsia="仿宋_GB2312" w:cs="仿宋_GB2312"/>
          <w:sz w:val="32"/>
          <w:szCs w:val="32"/>
        </w:rPr>
        <w:t>2020</w:t>
      </w:r>
      <w:r>
        <w:rPr>
          <w:rFonts w:hint="eastAsia" w:ascii="仿宋_GB2312" w:eastAsia="仿宋_GB2312" w:cs="仿宋_GB2312"/>
          <w:sz w:val="32"/>
          <w:szCs w:val="32"/>
        </w:rPr>
        <w:t>”海洋伏季休渔专项执法等行动，及时发现并严厉查处各类安全生产违法违规行为。</w:t>
      </w:r>
      <w:r>
        <w:rPr>
          <w:rStyle w:val="10"/>
          <w:rFonts w:hint="eastAsia" w:ascii="仿宋_GB2312" w:hAnsi="仿宋_GB2312" w:eastAsia="仿宋_GB2312" w:cs="仿宋_GB2312"/>
          <w:bCs/>
          <w:sz w:val="32"/>
          <w:szCs w:val="32"/>
        </w:rPr>
        <w:t>(</w:t>
      </w:r>
      <w:r>
        <w:rPr>
          <w:rStyle w:val="10"/>
          <w:rFonts w:hint="eastAsia" w:ascii="仿宋_GB2312" w:hAnsi="仿宋_GB2312" w:eastAsia="仿宋_GB2312" w:cs="仿宋_GB2312"/>
          <w:bCs/>
          <w:sz w:val="32"/>
          <w:szCs w:val="32"/>
          <w:lang w:eastAsia="zh-CN"/>
        </w:rPr>
        <w:t>片区农业农村处、政法综治处，各渔业村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1</w:t>
      </w:r>
      <w:del w:id="141" w:author="徐凯" w:date="2020-06-04T15:31:00Z">
        <w:r>
          <w:rPr>
            <w:rFonts w:ascii="仿宋_GB2312" w:eastAsia="仿宋_GB2312" w:cs="仿宋_GB2312"/>
            <w:b/>
            <w:bCs/>
            <w:sz w:val="32"/>
            <w:szCs w:val="32"/>
          </w:rPr>
          <w:delText>7</w:delText>
        </w:r>
      </w:del>
      <w:r>
        <w:rPr>
          <w:rFonts w:ascii="仿宋_GB2312" w:eastAsia="仿宋_GB2312" w:cs="仿宋_GB2312"/>
          <w:b/>
          <w:bCs/>
          <w:sz w:val="32"/>
          <w:szCs w:val="32"/>
        </w:rPr>
        <w:t>4.</w:t>
      </w:r>
      <w:r>
        <w:rPr>
          <w:rFonts w:hint="eastAsia" w:ascii="仿宋_GB2312" w:eastAsia="仿宋_GB2312" w:cs="仿宋_GB2312"/>
          <w:b/>
          <w:bCs/>
          <w:sz w:val="32"/>
          <w:szCs w:val="32"/>
        </w:rPr>
        <w:t>开展渔业无线电管理专项治理。</w:t>
      </w:r>
      <w:r>
        <w:rPr>
          <w:rFonts w:hint="eastAsia" w:ascii="仿宋_GB2312" w:eastAsia="仿宋_GB2312" w:cs="仿宋_GB2312"/>
          <w:sz w:val="32"/>
          <w:szCs w:val="32"/>
        </w:rPr>
        <w:t>针对不按标准规范配备、擅自拆卸、故意关闭渔业无线电设备，擅自擦写篡改电台识别码，设备信息未登记备案，以及“船码不符、一船多码、一码多船”等突出问题进行专项集中整治。</w:t>
      </w:r>
    </w:p>
    <w:p>
      <w:pPr>
        <w:keepNext w:val="0"/>
        <w:keepLines w:val="0"/>
        <w:pageBreakBefore w:val="0"/>
        <w:kinsoku/>
        <w:overflowPunct/>
        <w:topLinePunct w:val="0"/>
        <w:bidi w:val="0"/>
        <w:spacing w:line="600" w:lineRule="exact"/>
        <w:ind w:firstLine="643" w:firstLineChars="200"/>
        <w:rPr>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Style w:val="10"/>
          <w:rFonts w:hint="eastAsia" w:ascii="仿宋_GB2312" w:eastAsia="仿宋_GB2312" w:cs="仿宋_GB2312"/>
          <w:sz w:val="32"/>
          <w:szCs w:val="32"/>
        </w:rPr>
        <w:t>：</w:t>
      </w:r>
      <w:del w:id="142" w:author="徐凯" w:date="2020-06-04T16:43:00Z">
        <w:r>
          <w:rPr>
            <w:rFonts w:hint="eastAsia" w:ascii="仿宋_GB2312" w:eastAsia="仿宋_GB2312" w:cs="仿宋_GB2312"/>
            <w:sz w:val="32"/>
            <w:szCs w:val="32"/>
          </w:rPr>
          <w:delText>省</w:delText>
        </w:r>
      </w:del>
      <w:r>
        <w:rPr>
          <w:rFonts w:hint="eastAsia" w:ascii="仿宋_GB2312" w:eastAsia="仿宋_GB2312" w:cs="仿宋_GB2312"/>
          <w:sz w:val="32"/>
          <w:szCs w:val="32"/>
        </w:rPr>
        <w:t>摸底排查渔业无线电设备、天线设备及其生产企业，以及渔船电台识别码管理等基本情况；开展专项集中整治，现场登临检查渔船无线电设备及其电台识别码的配备使用情况</w:t>
      </w:r>
      <w:r>
        <w:rPr>
          <w:rFonts w:hint="eastAsia" w:ascii="仿宋_GB2312" w:hAnsi="仿宋_GB2312" w:eastAsia="仿宋_GB2312" w:cs="仿宋_GB2312"/>
          <w:sz w:val="32"/>
          <w:szCs w:val="32"/>
        </w:rPr>
        <w:t>，对检查中发现的违法违规行为进行查处;组织专项整治整改工作集中会商，对重点渔船整治整改效果进行综合评估，形成专项整治整改总结报告。</w:t>
      </w:r>
      <w:r>
        <w:rPr>
          <w:rStyle w:val="10"/>
          <w:rFonts w:hint="eastAsia" w:ascii="仿宋_GB2312" w:hAnsi="仿宋_GB2312" w:eastAsia="仿宋_GB2312" w:cs="仿宋_GB2312"/>
          <w:bCs/>
          <w:sz w:val="32"/>
          <w:szCs w:val="32"/>
        </w:rPr>
        <w:t>(</w:t>
      </w:r>
      <w:r>
        <w:rPr>
          <w:rFonts w:hint="eastAsia" w:ascii="仿宋_GB2312" w:hAnsi="仿宋_GB2312" w:eastAsia="仿宋_GB2312" w:cs="仿宋_GB2312"/>
          <w:sz w:val="32"/>
          <w:szCs w:val="32"/>
          <w:lang w:eastAsia="zh-CN"/>
        </w:rPr>
        <w:t>片区农业农村处、各渔业村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1</w:t>
      </w:r>
      <w:del w:id="143" w:author="徐凯" w:date="2020-06-04T15:31:00Z">
        <w:r>
          <w:rPr>
            <w:rFonts w:ascii="仿宋_GB2312" w:eastAsia="仿宋_GB2312" w:cs="仿宋_GB2312"/>
            <w:b/>
            <w:bCs/>
            <w:sz w:val="32"/>
            <w:szCs w:val="32"/>
          </w:rPr>
          <w:delText>9</w:delText>
        </w:r>
      </w:del>
      <w:r>
        <w:rPr>
          <w:rFonts w:ascii="仿宋_GB2312" w:eastAsia="仿宋_GB2312" w:cs="仿宋_GB2312"/>
          <w:b/>
          <w:bCs/>
          <w:sz w:val="32"/>
          <w:szCs w:val="32"/>
        </w:rPr>
        <w:t>5.</w:t>
      </w:r>
      <w:r>
        <w:rPr>
          <w:rFonts w:hint="eastAsia" w:ascii="仿宋_GB2312" w:eastAsia="仿宋_GB2312" w:cs="仿宋_GB2312"/>
          <w:b/>
          <w:bCs/>
          <w:sz w:val="32"/>
          <w:szCs w:val="32"/>
        </w:rPr>
        <w:t>开展渔业船员专项治理。</w:t>
      </w:r>
      <w:r>
        <w:rPr>
          <w:rFonts w:hint="eastAsia" w:ascii="仿宋_GB2312" w:eastAsia="仿宋_GB2312" w:cs="仿宋_GB2312"/>
          <w:sz w:val="32"/>
          <w:szCs w:val="32"/>
        </w:rPr>
        <w:t>针对渔船职务船员配备不齐和普通船员持证率偏低的突出问题，采取岸上排、港口堵、海上查的方式，对职务船员配备缺配和“人证不符”现象进行重点整治。对照职务船员配备标准，督促船东组织船员接受警示教育和技能培训，落实职务船员最低安全配员和持证上岗制度。</w:t>
      </w:r>
    </w:p>
    <w:p>
      <w:pPr>
        <w:pStyle w:val="5"/>
        <w:keepNext w:val="0"/>
        <w:keepLines w:val="0"/>
        <w:pageBreakBefore w:val="0"/>
        <w:widowControl/>
        <w:kinsoku/>
        <w:overflowPunct/>
        <w:topLinePunct w:val="0"/>
        <w:bidi w:val="0"/>
        <w:spacing w:before="0" w:beforeAutospacing="0" w:after="0" w:afterAutospacing="0" w:line="600" w:lineRule="exact"/>
        <w:ind w:firstLine="643" w:firstLineChars="200"/>
        <w:jc w:val="both"/>
        <w:rPr>
          <w:ins w:id="144" w:author="徐凯" w:date="2020-06-04T15:36:00Z"/>
          <w:rFonts w:ascii="楷体_GB2312" w:eastAsia="楷体_GB2312" w:cs="仿宋_GB2312"/>
          <w:sz w:val="32"/>
          <w:szCs w:val="32"/>
        </w:rPr>
      </w:pPr>
      <w:r>
        <w:rPr>
          <w:rStyle w:val="10"/>
          <w:rFonts w:hint="eastAsia" w:ascii="仿宋_GB2312" w:eastAsia="仿宋_GB2312" w:cs="仿宋_GB2312"/>
          <w:b/>
          <w:bCs/>
          <w:sz w:val="32"/>
          <w:szCs w:val="32"/>
        </w:rPr>
        <w:t>任务和进度安排</w:t>
      </w:r>
      <w:r>
        <w:rPr>
          <w:rStyle w:val="10"/>
          <w:rFonts w:hint="eastAsia" w:ascii="仿宋_GB2312" w:eastAsia="仿宋_GB2312" w:cs="仿宋_GB2312"/>
          <w:sz w:val="32"/>
          <w:szCs w:val="32"/>
        </w:rPr>
        <w:t>：</w:t>
      </w:r>
      <w:r>
        <w:rPr>
          <w:rFonts w:hint="eastAsia" w:ascii="仿宋_GB2312" w:hAnsi="仿宋_GB2312" w:eastAsia="仿宋_GB2312" w:cs="仿宋_GB2312"/>
          <w:sz w:val="32"/>
          <w:szCs w:val="32"/>
        </w:rPr>
        <w:t>2020年，对渔业船员及职务船员配备情况进行调查摸底，切实掌握辖区内渔业船员底数，完成渔业船员新旧证书换发工作。2021年，对职务船员配备不齐和“人证不符”现象进行专项整治。2020-2022年，积极推动成立渔业船员服务协会，指导其开展船员管理、业务培训、咨询服务等工作，保障渔业船员合法权益，强化渔业船员自我管理。</w:t>
      </w:r>
      <w:r>
        <w:rPr>
          <w:rStyle w:val="10"/>
          <w:rFonts w:hint="eastAsia" w:ascii="仿宋_GB2312" w:hAnsi="仿宋_GB2312" w:eastAsia="仿宋_GB2312" w:cs="仿宋_GB2312"/>
          <w:bCs/>
          <w:kern w:val="2"/>
          <w:sz w:val="32"/>
          <w:szCs w:val="32"/>
        </w:rPr>
        <w:t>（</w:t>
      </w:r>
      <w:r>
        <w:rPr>
          <w:rFonts w:hint="eastAsia" w:ascii="仿宋_GB2312" w:hAnsi="仿宋_GB2312" w:eastAsia="仿宋_GB2312" w:cs="仿宋_GB2312"/>
          <w:sz w:val="32"/>
          <w:szCs w:val="32"/>
          <w:lang w:eastAsia="zh-CN"/>
        </w:rPr>
        <w:t>片区农业农村处、各渔业村</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0" w:firstLineChars="200"/>
        <w:rPr>
          <w:rStyle w:val="10"/>
          <w:rFonts w:ascii="黑体" w:eastAsia="黑体" w:cs="黑体"/>
          <w:sz w:val="32"/>
          <w:szCs w:val="32"/>
        </w:rPr>
      </w:pPr>
      <w:r>
        <w:rPr>
          <w:rStyle w:val="10"/>
          <w:rFonts w:hint="eastAsia" w:ascii="黑体" w:eastAsia="黑体" w:cs="黑体"/>
          <w:sz w:val="32"/>
          <w:szCs w:val="32"/>
        </w:rPr>
        <w:t>五、工作要求</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cs="楷体_GB2312"/>
          <w:b/>
          <w:bCs w:val="0"/>
          <w:sz w:val="32"/>
          <w:szCs w:val="32"/>
        </w:rPr>
        <w:t>（一）加强组织领导。</w:t>
      </w:r>
      <w:r>
        <w:rPr>
          <w:rFonts w:hint="eastAsia" w:ascii="仿宋_GB2312" w:eastAsia="仿宋_GB2312" w:cs="仿宋_GB2312"/>
          <w:sz w:val="32"/>
          <w:szCs w:val="32"/>
        </w:rPr>
        <w:t>各</w:t>
      </w:r>
      <w:r>
        <w:rPr>
          <w:rFonts w:hint="eastAsia" w:ascii="仿宋_GB2312" w:eastAsia="仿宋_GB2312" w:cs="仿宋_GB2312"/>
          <w:sz w:val="32"/>
          <w:szCs w:val="32"/>
          <w:lang w:eastAsia="zh-CN"/>
        </w:rPr>
        <w:t>相关部门</w:t>
      </w:r>
      <w:r>
        <w:rPr>
          <w:rFonts w:hint="eastAsia" w:ascii="仿宋_GB2312" w:eastAsia="仿宋_GB2312" w:cs="仿宋_GB2312"/>
          <w:sz w:val="32"/>
          <w:szCs w:val="32"/>
        </w:rPr>
        <w:t>要从增强“四个意识”、坚定“四个自信”、做到“两个维护”的政治高度</w:t>
      </w:r>
      <w:r>
        <w:rPr>
          <w:rFonts w:ascii="仿宋_GB2312" w:eastAsia="仿宋_GB2312" w:cs="仿宋_GB2312"/>
          <w:sz w:val="32"/>
          <w:szCs w:val="32"/>
        </w:rPr>
        <w:t>,</w:t>
      </w:r>
      <w:r>
        <w:rPr>
          <w:rFonts w:hint="eastAsia" w:ascii="仿宋_GB2312" w:eastAsia="仿宋_GB2312" w:cs="仿宋_GB2312"/>
          <w:sz w:val="32"/>
          <w:szCs w:val="32"/>
        </w:rPr>
        <w:t>深刻认识做好专项整治三年行动的重要性</w:t>
      </w:r>
      <w:r>
        <w:rPr>
          <w:rFonts w:ascii="仿宋_GB2312" w:eastAsia="仿宋_GB2312" w:cs="仿宋_GB2312"/>
          <w:sz w:val="32"/>
          <w:szCs w:val="32"/>
        </w:rPr>
        <w:t>,</w:t>
      </w:r>
      <w:r>
        <w:rPr>
          <w:rFonts w:hint="eastAsia" w:ascii="仿宋_GB2312" w:eastAsia="仿宋_GB2312" w:cs="仿宋_GB2312"/>
          <w:sz w:val="32"/>
          <w:szCs w:val="32"/>
        </w:rPr>
        <w:t>强化领导责任</w:t>
      </w:r>
      <w:r>
        <w:rPr>
          <w:rFonts w:ascii="仿宋_GB2312" w:eastAsia="仿宋_GB2312" w:cs="仿宋_GB2312"/>
          <w:sz w:val="32"/>
          <w:szCs w:val="32"/>
        </w:rPr>
        <w:t>,</w:t>
      </w:r>
      <w:r>
        <w:rPr>
          <w:rFonts w:hint="eastAsia" w:ascii="仿宋_GB2312" w:eastAsia="仿宋_GB2312" w:cs="仿宋_GB2312"/>
          <w:sz w:val="32"/>
          <w:szCs w:val="32"/>
        </w:rPr>
        <w:t>勇于担当作为</w:t>
      </w:r>
      <w:r>
        <w:rPr>
          <w:rFonts w:ascii="仿宋_GB2312" w:eastAsia="仿宋_GB2312" w:cs="仿宋_GB2312"/>
          <w:sz w:val="32"/>
          <w:szCs w:val="32"/>
        </w:rPr>
        <w:t>,</w:t>
      </w:r>
      <w:r>
        <w:rPr>
          <w:rFonts w:hint="eastAsia" w:ascii="仿宋_GB2312" w:eastAsia="仿宋_GB2312" w:cs="仿宋_GB2312"/>
          <w:sz w:val="32"/>
          <w:szCs w:val="32"/>
        </w:rPr>
        <w:t>层层抓好组织实施。要加强专项整治三年行动的动态检查和过程监督</w:t>
      </w:r>
      <w:r>
        <w:rPr>
          <w:rFonts w:ascii="仿宋_GB2312" w:eastAsia="仿宋_GB2312" w:cs="仿宋_GB2312"/>
          <w:sz w:val="32"/>
          <w:szCs w:val="32"/>
        </w:rPr>
        <w:t>,</w:t>
      </w:r>
      <w:r>
        <w:rPr>
          <w:rFonts w:hint="eastAsia" w:ascii="仿宋_GB2312" w:eastAsia="仿宋_GB2312" w:cs="仿宋_GB2312"/>
          <w:sz w:val="32"/>
          <w:szCs w:val="32"/>
        </w:rPr>
        <w:t>纳入安全生产工作考核和党政领导干部绩效考核，成立相应领导机构和工作专班</w:t>
      </w:r>
      <w:r>
        <w:rPr>
          <w:rFonts w:ascii="仿宋_GB2312" w:eastAsia="仿宋_GB2312" w:cs="仿宋_GB2312"/>
          <w:sz w:val="32"/>
          <w:szCs w:val="32"/>
        </w:rPr>
        <w:t>,</w:t>
      </w:r>
      <w:r>
        <w:rPr>
          <w:rFonts w:hint="eastAsia" w:ascii="仿宋_GB2312" w:eastAsia="仿宋_GB2312" w:cs="仿宋_GB2312"/>
          <w:sz w:val="32"/>
          <w:szCs w:val="32"/>
        </w:rPr>
        <w:t>制定具体措施，细化工作方案，推进行动扎实有效开展。</w:t>
      </w:r>
    </w:p>
    <w:p>
      <w:pPr>
        <w:keepNext w:val="0"/>
        <w:keepLines w:val="0"/>
        <w:pageBreakBefore w:val="0"/>
        <w:kinsoku/>
        <w:overflowPunct/>
        <w:topLinePunct w:val="0"/>
        <w:bidi w:val="0"/>
        <w:spacing w:line="600" w:lineRule="exact"/>
        <w:ind w:firstLine="643" w:firstLineChars="200"/>
        <w:rPr>
          <w:rFonts w:ascii="楷体_GB2312" w:eastAsia="楷体_GB2312" w:cs="楷体_GB2312"/>
          <w:bCs/>
          <w:sz w:val="32"/>
          <w:szCs w:val="32"/>
        </w:rPr>
      </w:pPr>
      <w:r>
        <w:rPr>
          <w:rFonts w:hint="eastAsia" w:ascii="楷体_GB2312" w:eastAsia="楷体_GB2312" w:cs="楷体_GB2312"/>
          <w:b/>
          <w:bCs w:val="0"/>
          <w:sz w:val="32"/>
          <w:szCs w:val="32"/>
        </w:rPr>
        <w:t>（二）落实各方责任。</w:t>
      </w:r>
      <w:r>
        <w:rPr>
          <w:rFonts w:hint="eastAsia" w:ascii="仿宋_GB2312" w:eastAsia="仿宋_GB2312" w:cs="仿宋_GB2312"/>
          <w:sz w:val="32"/>
          <w:szCs w:val="32"/>
          <w:lang w:eastAsia="zh-CN"/>
        </w:rPr>
        <w:t>片区农业农村处</w:t>
      </w:r>
      <w:r>
        <w:rPr>
          <w:rFonts w:hint="eastAsia" w:ascii="仿宋_GB2312" w:eastAsia="仿宋_GB2312" w:cs="仿宋_GB2312"/>
          <w:sz w:val="32"/>
          <w:szCs w:val="32"/>
        </w:rPr>
        <w:t>要落实行业监管责任，抓好统筹协调、督查督办、监督检查、执法问责、督促整改，推动落实属地责任、渔船船东船长主体责任，自查自纠、整改落实，由被动接受监管向亲自抓部署、主动自查自纠转变，确保排查整治落到实处、抓出实效。要加强对专项行动的指导、跟踪、督查，建立定期调度、定期检查、定期考核、定期通报制度，及时发现解决存在的问题。</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cs="楷体_GB2312"/>
          <w:b/>
          <w:bCs w:val="0"/>
          <w:sz w:val="32"/>
          <w:szCs w:val="32"/>
        </w:rPr>
        <w:t>（三）加强宣传引导。</w:t>
      </w:r>
      <w:r>
        <w:rPr>
          <w:rFonts w:hint="eastAsia" w:ascii="仿宋_GB2312" w:eastAsia="仿宋_GB2312" w:cs="仿宋_GB2312"/>
          <w:sz w:val="32"/>
          <w:szCs w:val="32"/>
        </w:rPr>
        <w:t>要充分发挥广播、电视、报刊、网络以及微博、微信、抖音等媒体作用，采取多种形式加强宣传报道，营造浓厚的社会氛围。要充分运用正反两方面的典型，加强正向引领和反面警示教育。要加强社会监督和舆论监督，充分运用新闻媒体监督力量宣传专项整治行动，揭露一批长期影响渔业安全的“顽疾”，曝光一批违法单位和个人，形成威慑作用，营造安全氛围。鼓励和引导广大群众广泛参与，努力形成全社会参与支持、齐抓共管、群防群治的良好局面。</w:t>
      </w:r>
    </w:p>
    <w:p>
      <w:pPr>
        <w:keepNext w:val="0"/>
        <w:keepLines w:val="0"/>
        <w:pageBreakBefore w:val="0"/>
        <w:kinsoku/>
        <w:overflowPunct/>
        <w:topLinePunct w:val="0"/>
        <w:bidi w:val="0"/>
        <w:spacing w:line="600" w:lineRule="exact"/>
      </w:pPr>
    </w:p>
    <w:p>
      <w:pPr>
        <w:pStyle w:val="2"/>
        <w:keepNext w:val="0"/>
        <w:keepLines w:val="0"/>
        <w:pageBreakBefore w:val="0"/>
        <w:kinsoku/>
        <w:overflowPunct/>
        <w:topLinePunct w:val="0"/>
        <w:bidi w:val="0"/>
        <w:spacing w:after="0" w:line="600" w:lineRule="exact"/>
      </w:pPr>
    </w:p>
    <w:p>
      <w:pPr>
        <w:pStyle w:val="2"/>
        <w:keepNext w:val="0"/>
        <w:keepLines w:val="0"/>
        <w:pageBreakBefore w:val="0"/>
        <w:kinsoku/>
        <w:overflowPunct/>
        <w:topLinePunct w:val="0"/>
        <w:bidi w:val="0"/>
        <w:spacing w:after="0" w:line="600" w:lineRule="exact"/>
      </w:pPr>
    </w:p>
    <w:p>
      <w:pPr>
        <w:pStyle w:val="2"/>
        <w:keepNext w:val="0"/>
        <w:keepLines w:val="0"/>
        <w:pageBreakBefore w:val="0"/>
        <w:kinsoku/>
        <w:overflowPunct/>
        <w:topLinePunct w:val="0"/>
        <w:bidi w:val="0"/>
        <w:spacing w:after="0" w:line="600" w:lineRule="exact"/>
        <w:ind w:left="0" w:leftChars="0" w:firstLine="0" w:firstLineChars="0"/>
      </w:pPr>
    </w:p>
    <w:p>
      <w:pPr>
        <w:keepNext w:val="0"/>
        <w:keepLines w:val="0"/>
        <w:pageBreakBefore w:val="0"/>
        <w:kinsoku/>
        <w:overflowPunct/>
        <w:topLinePunct w:val="0"/>
        <w:bidi w:val="0"/>
        <w:spacing w:line="600" w:lineRule="exact"/>
        <w:jc w:val="left"/>
        <w:rPr>
          <w:rFonts w:eastAsia="方正小标宋简体"/>
          <w:sz w:val="32"/>
          <w:szCs w:val="32"/>
        </w:rPr>
      </w:pPr>
      <w:r>
        <w:rPr>
          <w:rFonts w:hint="eastAsia" w:ascii="黑体" w:eastAsia="黑体" w:cs="黑体"/>
          <w:sz w:val="32"/>
          <w:szCs w:val="32"/>
        </w:rPr>
        <w:t>附件</w:t>
      </w:r>
      <w:r>
        <w:rPr>
          <w:rFonts w:hint="eastAsia" w:ascii="黑体" w:eastAsia="黑体" w:cs="黑体"/>
          <w:sz w:val="32"/>
          <w:szCs w:val="32"/>
          <w:lang w:val="en-US" w:eastAsia="zh-CN"/>
        </w:rPr>
        <w:t>8</w:t>
      </w:r>
    </w:p>
    <w:p>
      <w:pPr>
        <w:keepNext w:val="0"/>
        <w:keepLines w:val="0"/>
        <w:pageBreakBefore w:val="0"/>
        <w:kinsoku/>
        <w:overflowPunct/>
        <w:topLinePunct w:val="0"/>
        <w:bidi w:val="0"/>
        <w:spacing w:line="600" w:lineRule="exact"/>
        <w:jc w:val="center"/>
        <w:rPr>
          <w:rFonts w:eastAsia="方正小标宋简体"/>
          <w:sz w:val="44"/>
          <w:szCs w:val="44"/>
        </w:rPr>
      </w:pPr>
    </w:p>
    <w:p>
      <w:pPr>
        <w:keepNext w:val="0"/>
        <w:keepLines w:val="0"/>
        <w:pageBreakBefore w:val="0"/>
        <w:kinsoku/>
        <w:overflowPunct/>
        <w:topLinePunct w:val="0"/>
        <w:bidi w:val="0"/>
        <w:spacing w:line="600" w:lineRule="exact"/>
        <w:jc w:val="center"/>
        <w:rPr>
          <w:rFonts w:ascii="楷体_GB2312" w:eastAsia="楷体_GB2312" w:cs="楷体_GB2312"/>
          <w:sz w:val="44"/>
          <w:szCs w:val="44"/>
        </w:rPr>
      </w:pPr>
      <w:r>
        <w:rPr>
          <w:rFonts w:hint="eastAsia" w:eastAsia="方正小标宋简体"/>
          <w:sz w:val="44"/>
          <w:szCs w:val="44"/>
        </w:rPr>
        <w:t>城乡建设安全整治三年行动专项实施方案</w:t>
      </w:r>
    </w:p>
    <w:p>
      <w:pPr>
        <w:keepNext w:val="0"/>
        <w:keepLines w:val="0"/>
        <w:pageBreakBefore w:val="0"/>
        <w:kinsoku/>
        <w:overflowPunct/>
        <w:topLinePunct w:val="0"/>
        <w:bidi w:val="0"/>
        <w:spacing w:line="600" w:lineRule="exact"/>
        <w:ind w:firstLine="880" w:firstLineChars="200"/>
        <w:rPr>
          <w:rFonts w:eastAsia="方正小标宋简体"/>
          <w:sz w:val="44"/>
          <w:szCs w:val="44"/>
        </w:rPr>
      </w:pPr>
    </w:p>
    <w:p>
      <w:pPr>
        <w:keepNext w:val="0"/>
        <w:keepLines w:val="0"/>
        <w:pageBreakBefore w:val="0"/>
        <w:kinsoku/>
        <w:overflowPunct/>
        <w:topLinePunct w:val="0"/>
        <w:bidi w:val="0"/>
        <w:spacing w:line="600" w:lineRule="exact"/>
        <w:ind w:firstLine="640" w:firstLineChars="200"/>
        <w:rPr>
          <w:rFonts w:eastAsia="仿宋_GB2312"/>
          <w:sz w:val="32"/>
          <w:szCs w:val="32"/>
        </w:rPr>
      </w:pPr>
      <w:r>
        <w:rPr>
          <w:rFonts w:hint="eastAsia" w:eastAsia="仿宋_GB2312"/>
          <w:sz w:val="32"/>
          <w:szCs w:val="32"/>
        </w:rPr>
        <w:t>为加强城乡建设安全专项整治工作，根据《全省安全生产专项整治三年行动实施方案》《全区安全隐患大排查大整治工作方案》及《全区安全生产专项整治三年行动实施方案》，结合我局实际，特制定本实施方案。</w:t>
      </w:r>
    </w:p>
    <w:p>
      <w:pPr>
        <w:keepNext w:val="0"/>
        <w:keepLines w:val="0"/>
        <w:pageBreakBefore w:val="0"/>
        <w:kinsoku/>
        <w:overflowPunct/>
        <w:topLinePunct w:val="0"/>
        <w:bidi w:val="0"/>
        <w:spacing w:line="600" w:lineRule="exact"/>
        <w:ind w:firstLine="640" w:firstLineChars="200"/>
        <w:rPr>
          <w:rFonts w:eastAsia="黑体"/>
          <w:sz w:val="32"/>
          <w:szCs w:val="32"/>
        </w:rPr>
      </w:pPr>
      <w:r>
        <w:rPr>
          <w:rFonts w:hint="eastAsia" w:eastAsia="黑体"/>
          <w:sz w:val="32"/>
          <w:szCs w:val="32"/>
        </w:rPr>
        <w:t>一、整治目标</w:t>
      </w:r>
    </w:p>
    <w:p>
      <w:pPr>
        <w:keepNext w:val="0"/>
        <w:keepLines w:val="0"/>
        <w:pageBreakBefore w:val="0"/>
        <w:kinsoku/>
        <w:overflowPunct/>
        <w:topLinePunct w:val="0"/>
        <w:bidi w:val="0"/>
        <w:spacing w:line="600" w:lineRule="exact"/>
        <w:ind w:firstLine="640" w:firstLineChars="200"/>
        <w:rPr>
          <w:rFonts w:eastAsia="仿宋_GB2312"/>
          <w:sz w:val="32"/>
          <w:szCs w:val="32"/>
        </w:rPr>
      </w:pPr>
      <w:r>
        <w:rPr>
          <w:rFonts w:hint="eastAsia" w:eastAsia="仿宋_GB2312"/>
          <w:sz w:val="32"/>
          <w:szCs w:val="32"/>
        </w:rPr>
        <w:t>通过三年行动，从根本上消除城乡建设事故隐患的责任链条、制度成果、管理办法、重点工程和工作机制；建立城乡建设公共安全隐患排查和安全预防控制体系。建立完善安全生产机制，大力推动城乡建设管理领域科技创新，不断加强基础能力建设，全面提升本质安全水平。扎实推进城乡建设安全生产治理体系和治理能力现代化，坚决遏制重特大事故发生，确保人民群众生命财产安全。</w:t>
      </w:r>
    </w:p>
    <w:p>
      <w:pPr>
        <w:keepNext w:val="0"/>
        <w:keepLines w:val="0"/>
        <w:pageBreakBefore w:val="0"/>
        <w:kinsoku/>
        <w:overflowPunct/>
        <w:topLinePunct w:val="0"/>
        <w:bidi w:val="0"/>
        <w:spacing w:line="600" w:lineRule="exact"/>
        <w:ind w:firstLine="640" w:firstLineChars="200"/>
        <w:rPr>
          <w:rFonts w:eastAsia="黑体"/>
          <w:sz w:val="32"/>
          <w:szCs w:val="32"/>
        </w:rPr>
      </w:pPr>
      <w:r>
        <w:rPr>
          <w:rFonts w:hint="eastAsia" w:eastAsia="黑体"/>
          <w:sz w:val="32"/>
          <w:szCs w:val="32"/>
        </w:rPr>
        <w:t>二、主要任务</w:t>
      </w:r>
    </w:p>
    <w:p>
      <w:pPr>
        <w:keepNext w:val="0"/>
        <w:keepLines w:val="0"/>
        <w:pageBreakBefore w:val="0"/>
        <w:kinsoku/>
        <w:overflowPunct/>
        <w:topLinePunct w:val="0"/>
        <w:bidi w:val="0"/>
        <w:spacing w:line="600" w:lineRule="exact"/>
        <w:ind w:firstLine="643" w:firstLineChars="200"/>
        <w:rPr>
          <w:rFonts w:eastAsia="楷体_GB2312"/>
          <w:b/>
          <w:bCs/>
          <w:sz w:val="32"/>
          <w:szCs w:val="32"/>
        </w:rPr>
      </w:pPr>
      <w:r>
        <w:rPr>
          <w:rFonts w:hint="eastAsia" w:eastAsia="楷体_GB2312"/>
          <w:b/>
          <w:bCs/>
          <w:sz w:val="32"/>
          <w:szCs w:val="32"/>
        </w:rPr>
        <w:t>（一）全面排查涉疫涉医场所和利用原有建筑物改建改用为酒店、饭店、学校、体育馆等人员聚集场所安全隐患，依法查处违法建设、违规改变建筑主体结构或使用功能等造成安全隐患行为</w:t>
      </w:r>
    </w:p>
    <w:p>
      <w:pPr>
        <w:keepNext w:val="0"/>
        <w:keepLines w:val="0"/>
        <w:pageBreakBefore w:val="0"/>
        <w:kinsoku/>
        <w:overflowPunct/>
        <w:topLinePunct w:val="0"/>
        <w:bidi w:val="0"/>
        <w:spacing w:line="600" w:lineRule="exact"/>
        <w:ind w:firstLine="635" w:firstLineChars="200"/>
        <w:rPr>
          <w:rFonts w:hint="eastAsia" w:ascii="仿宋_GB2312" w:hAnsi="仿宋_GB2312" w:eastAsia="仿宋_GB2312" w:cs="仿宋_GB2312"/>
          <w:spacing w:val="-2"/>
          <w:sz w:val="32"/>
          <w:szCs w:val="32"/>
        </w:rPr>
      </w:pPr>
      <w:r>
        <w:rPr>
          <w:rFonts w:ascii="仿宋_GB2312" w:eastAsia="仿宋_GB2312" w:cs="仿宋_GB2312"/>
          <w:b/>
          <w:bCs/>
          <w:spacing w:val="-2"/>
          <w:sz w:val="32"/>
          <w:szCs w:val="32"/>
        </w:rPr>
        <w:t>1.</w:t>
      </w:r>
      <w:r>
        <w:rPr>
          <w:rFonts w:hint="eastAsia" w:ascii="仿宋_GB2312" w:eastAsia="仿宋_GB2312" w:cs="仿宋_GB2312"/>
          <w:b/>
          <w:bCs/>
          <w:spacing w:val="-2"/>
          <w:sz w:val="32"/>
          <w:szCs w:val="32"/>
        </w:rPr>
        <w:t>全面排查安全隐患。</w:t>
      </w:r>
      <w:r>
        <w:rPr>
          <w:rFonts w:hint="eastAsia" w:ascii="仿宋_GB2312" w:eastAsia="仿宋_GB2312" w:cs="仿宋_GB2312"/>
          <w:spacing w:val="-2"/>
          <w:sz w:val="32"/>
          <w:szCs w:val="32"/>
        </w:rPr>
        <w:t>开展全片区房屋结构安全隐患大排查大整治，地毯式、全覆盖、无死角、零容忍，不漏一户一房，重大安全隐患立即清理，坚决整改整治到位。强化属地责任和单位主体责任，落实建筑安全管理责任，从房屋结构安全入手，全面排查将原有建筑物改建改用为酒店、饭店、学校、体育馆等人员聚集场所的安全隐患，同时牢牢盯紧涉疫医疗、观察、检测场所隐患排查治理，逐一建档造册，实行台账管理，建立健全安全防控长效机制，严防各类生产安全事故发生，坚决遏制重特大事故。</w:t>
      </w:r>
      <w:r>
        <w:rPr>
          <w:rFonts w:hint="eastAsia" w:ascii="仿宋_GB2312" w:hAnsi="仿宋_GB2312" w:eastAsia="仿宋_GB2312" w:cs="仿宋_GB2312"/>
          <w:spacing w:val="-2"/>
          <w:sz w:val="32"/>
          <w:szCs w:val="32"/>
        </w:rPr>
        <w:t>（片区经济发展处、社会事业处、资源生态处、交通与建设处、政法综治处、农业农村处按职责分工负责）</w:t>
      </w:r>
    </w:p>
    <w:p>
      <w:pPr>
        <w:keepNext w:val="0"/>
        <w:keepLines w:val="0"/>
        <w:pageBreakBefore w:val="0"/>
        <w:kinsoku/>
        <w:overflowPunct/>
        <w:topLinePunct w:val="0"/>
        <w:bidi w:val="0"/>
        <w:spacing w:line="600" w:lineRule="exact"/>
        <w:ind w:firstLine="635" w:firstLineChars="200"/>
        <w:rPr>
          <w:rFonts w:ascii="仿宋_GB2312" w:eastAsia="仿宋_GB2312" w:cs="仿宋_GB2312"/>
          <w:spacing w:val="-2"/>
          <w:sz w:val="32"/>
          <w:szCs w:val="32"/>
        </w:rPr>
      </w:pPr>
      <w:r>
        <w:rPr>
          <w:rFonts w:ascii="仿宋_GB2312" w:eastAsia="仿宋_GB2312" w:cs="仿宋_GB2312"/>
          <w:b/>
          <w:bCs/>
          <w:spacing w:val="-2"/>
          <w:sz w:val="32"/>
          <w:szCs w:val="32"/>
        </w:rPr>
        <w:t>2.</w:t>
      </w:r>
      <w:r>
        <w:rPr>
          <w:rFonts w:hint="eastAsia" w:ascii="仿宋_GB2312" w:eastAsia="仿宋_GB2312" w:cs="仿宋_GB2312"/>
          <w:b/>
          <w:bCs/>
          <w:spacing w:val="-2"/>
          <w:sz w:val="32"/>
          <w:szCs w:val="32"/>
        </w:rPr>
        <w:t>依法查处违法违规行为。</w:t>
      </w:r>
      <w:r>
        <w:rPr>
          <w:rFonts w:hint="eastAsia" w:ascii="仿宋_GB2312" w:hAnsi="仿宋_GB2312" w:eastAsia="仿宋_GB2312" w:cs="仿宋_GB2312"/>
          <w:spacing w:val="-2"/>
          <w:sz w:val="32"/>
          <w:szCs w:val="32"/>
        </w:rPr>
        <w:t>聚焦“四无”建设（无正式审批、无资质设计、无资质施工、无竣工验收）、擅自改变使用功能的建筑（含快捷酒店等）、擅自改变房屋结构和布局的建筑（含群租房等）、违法改扩建的建筑以及擅自对地下空间进行开挖的建设行为等，依法严肃查处。（片区经济发展处、社会事业处、资源生态处、交通与建设处、政法综治处、农业农村处按职责分工负责）</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3.</w:t>
      </w:r>
      <w:r>
        <w:rPr>
          <w:rFonts w:hint="eastAsia" w:ascii="仿宋_GB2312" w:eastAsia="仿宋_GB2312" w:cs="仿宋_GB2312"/>
          <w:b/>
          <w:bCs/>
          <w:sz w:val="32"/>
          <w:szCs w:val="32"/>
        </w:rPr>
        <w:t>加强城乡危房管理。</w:t>
      </w:r>
      <w:r>
        <w:rPr>
          <w:rFonts w:hint="eastAsia" w:ascii="仿宋_GB2312" w:hAnsi="仿宋_GB2312" w:eastAsia="仿宋_GB2312" w:cs="仿宋_GB2312"/>
          <w:sz w:val="32"/>
          <w:szCs w:val="32"/>
        </w:rPr>
        <w:t>落实属地管理原则，推进城乡危房改造工作，重点推动危房改造或加固。按照《福建省人民政府办公厅关于加快培育和发展住房租赁市场的实施意见》（闽政办〔2016〕182号）有关要求，</w:t>
      </w:r>
      <w:r>
        <w:rPr>
          <w:rFonts w:hint="eastAsia" w:ascii="仿宋_GB2312" w:hAnsi="仿宋_GB2312" w:eastAsia="仿宋_GB2312" w:cs="仿宋_GB2312"/>
          <w:sz w:val="32"/>
          <w:szCs w:val="32"/>
          <w:lang w:eastAsia="zh-CN"/>
        </w:rPr>
        <w:t>配合区行业主管部门</w:t>
      </w:r>
      <w:r>
        <w:rPr>
          <w:rFonts w:hint="eastAsia" w:ascii="仿宋_GB2312" w:hAnsi="仿宋_GB2312" w:eastAsia="仿宋_GB2312" w:cs="仿宋_GB2312"/>
          <w:sz w:val="32"/>
          <w:szCs w:val="32"/>
        </w:rPr>
        <w:t>制定闲置商业办公用房、工业厂房等非住宅依法依规改造为租赁住房的政策。改造房屋用于租赁住房的，以及既有建筑物加装电梯的井道、地基等结构，应当符合建筑、消防等方面的要求。（</w:t>
      </w:r>
      <w:r>
        <w:rPr>
          <w:rFonts w:hint="eastAsia" w:ascii="仿宋_GB2312" w:hAnsi="仿宋_GB2312" w:eastAsia="仿宋_GB2312" w:cs="仿宋_GB2312"/>
          <w:spacing w:val="-2"/>
          <w:sz w:val="32"/>
          <w:szCs w:val="32"/>
        </w:rPr>
        <w:t>片区资源生态处、交通与建设处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4.</w:t>
      </w:r>
      <w:r>
        <w:rPr>
          <w:rFonts w:hint="eastAsia" w:ascii="仿宋_GB2312" w:eastAsia="仿宋_GB2312" w:cs="仿宋_GB2312"/>
          <w:b/>
          <w:bCs/>
          <w:sz w:val="32"/>
          <w:szCs w:val="32"/>
        </w:rPr>
        <w:t>落实安全隐患整改责任。</w:t>
      </w:r>
      <w:r>
        <w:rPr>
          <w:rFonts w:hint="eastAsia" w:ascii="仿宋_GB2312" w:eastAsia="仿宋_GB2312" w:cs="仿宋_GB2312"/>
          <w:sz w:val="32"/>
          <w:szCs w:val="32"/>
        </w:rPr>
        <w:t>整改整治实施清单化管理，确保责任明晰、措施落地、</w:t>
      </w:r>
      <w:r>
        <w:rPr>
          <w:rFonts w:hint="eastAsia" w:ascii="仿宋_GB2312" w:hAnsi="仿宋_GB2312" w:eastAsia="仿宋_GB2312" w:cs="仿宋_GB2312"/>
          <w:sz w:val="32"/>
          <w:szCs w:val="32"/>
        </w:rPr>
        <w:t>闭环管理、整改到位。加强部门协同落实、联合执法，整改整治全覆盖、穿透式。（各相关处室、各项目服务小组按职责分工负责）</w:t>
      </w:r>
    </w:p>
    <w:p>
      <w:pPr>
        <w:keepNext w:val="0"/>
        <w:keepLines w:val="0"/>
        <w:pageBreakBefore w:val="0"/>
        <w:kinsoku/>
        <w:overflowPunct/>
        <w:topLinePunct w:val="0"/>
        <w:bidi w:val="0"/>
        <w:spacing w:line="600" w:lineRule="exact"/>
        <w:ind w:firstLine="643" w:firstLineChars="200"/>
        <w:rPr>
          <w:rFonts w:eastAsia="楷体_GB2312"/>
          <w:b/>
          <w:bCs/>
          <w:sz w:val="32"/>
          <w:szCs w:val="32"/>
        </w:rPr>
      </w:pPr>
      <w:r>
        <w:rPr>
          <w:rFonts w:hint="eastAsia" w:eastAsia="楷体_GB2312"/>
          <w:b/>
          <w:bCs/>
          <w:sz w:val="32"/>
          <w:szCs w:val="32"/>
        </w:rPr>
        <w:t>（二）根据城乡建设安全出现的新情况，明确建筑物所有权人、参建各方的主体责任以及相关部门的监管责任</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1.</w:t>
      </w:r>
      <w:r>
        <w:rPr>
          <w:rFonts w:hint="eastAsia" w:ascii="仿宋_GB2312" w:eastAsia="仿宋_GB2312" w:cs="仿宋_GB2312"/>
          <w:b/>
          <w:bCs/>
          <w:sz w:val="32"/>
          <w:szCs w:val="32"/>
        </w:rPr>
        <w:t>落实建筑物所有权人主体责任。</w:t>
      </w:r>
      <w:r>
        <w:rPr>
          <w:rFonts w:hint="eastAsia" w:ascii="仿宋_GB2312" w:eastAsia="仿宋_GB2312" w:cs="仿宋_GB2312"/>
          <w:sz w:val="32"/>
          <w:szCs w:val="32"/>
          <w:lang w:eastAsia="zh-CN"/>
        </w:rPr>
        <w:t>配合区直主管部门，</w:t>
      </w:r>
      <w:r>
        <w:rPr>
          <w:rFonts w:hint="eastAsia" w:ascii="仿宋_GB2312" w:eastAsia="仿宋_GB2312" w:cs="仿宋_GB2312"/>
          <w:sz w:val="32"/>
          <w:szCs w:val="32"/>
        </w:rPr>
        <w:t>推动《福建省房屋使用安全管理条例》立法，落实建筑物所有权人主体责</w:t>
      </w:r>
      <w:r>
        <w:rPr>
          <w:rFonts w:hint="eastAsia" w:ascii="仿宋_GB2312" w:hAnsi="仿宋_GB2312" w:eastAsia="仿宋_GB2312" w:cs="仿宋_GB2312"/>
          <w:sz w:val="32"/>
          <w:szCs w:val="32"/>
        </w:rPr>
        <w:t>任。指导督促物业服务企业按照物业服务合同约定，加强对物业管理区域房屋共用部位和共用设施设备的维修、养护、管理，协助有关部门做好物业管理区域内的安全防范工作。（</w:t>
      </w:r>
      <w:r>
        <w:rPr>
          <w:rFonts w:hint="eastAsia" w:ascii="仿宋_GB2312" w:hAnsi="仿宋_GB2312" w:eastAsia="仿宋_GB2312" w:cs="仿宋_GB2312"/>
          <w:spacing w:val="-2"/>
          <w:sz w:val="32"/>
          <w:szCs w:val="32"/>
        </w:rPr>
        <w:t>片区交通与建设处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2.</w:t>
      </w:r>
      <w:r>
        <w:rPr>
          <w:rFonts w:hint="eastAsia" w:ascii="仿宋_GB2312" w:eastAsia="仿宋_GB2312" w:cs="仿宋_GB2312"/>
          <w:b/>
          <w:bCs/>
          <w:sz w:val="32"/>
          <w:szCs w:val="32"/>
        </w:rPr>
        <w:t>落实参建各方的主体责任。</w:t>
      </w:r>
      <w:r>
        <w:rPr>
          <w:rFonts w:hint="eastAsia" w:ascii="仿宋_GB2312" w:eastAsia="仿宋_GB2312" w:cs="仿宋_GB2312"/>
          <w:sz w:val="32"/>
          <w:szCs w:val="32"/>
        </w:rPr>
        <w:t>紧盯房建市政工程建设单位项目负责人、施工单位项目经理、监理单位总监等“三个关键人”。突出建设单位首要责任，建设单位应严格</w:t>
      </w:r>
      <w:r>
        <w:rPr>
          <w:rFonts w:hint="eastAsia" w:ascii="仿宋_GB2312" w:eastAsia="仿宋_GB2312" w:cs="仿宋_GB2312"/>
          <w:sz w:val="32"/>
          <w:szCs w:val="32"/>
          <w:lang w:val="zh-CN"/>
        </w:rPr>
        <w:t>履行基本建设程序</w:t>
      </w:r>
      <w:r>
        <w:rPr>
          <w:rFonts w:hint="eastAsia" w:ascii="仿宋_GB2312" w:eastAsia="仿宋_GB2312" w:cs="仿宋_GB2312"/>
          <w:sz w:val="32"/>
          <w:szCs w:val="32"/>
        </w:rPr>
        <w:t>。施工单位应完善质量安全管理体系，推行工程</w:t>
      </w:r>
      <w:r>
        <w:rPr>
          <w:rFonts w:hint="eastAsia" w:ascii="仿宋_GB2312" w:hAnsi="仿宋_GB2312" w:eastAsia="仿宋_GB2312" w:cs="仿宋_GB2312"/>
          <w:sz w:val="32"/>
          <w:szCs w:val="32"/>
        </w:rPr>
        <w:t>质量安全手册制度，</w:t>
      </w:r>
      <w:r>
        <w:rPr>
          <w:rFonts w:hint="eastAsia" w:ascii="仿宋_GB2312" w:hAnsi="仿宋_GB2312" w:eastAsia="仿宋_GB2312" w:cs="仿宋_GB2312"/>
          <w:sz w:val="32"/>
          <w:szCs w:val="32"/>
          <w:lang w:val="zh-CN"/>
        </w:rPr>
        <w:t>企业法定代表人要落实质量安全第一责任人责任，落实安全生产资金、配齐安全管理机构和专职安全管理人员等</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zh-CN"/>
        </w:rPr>
        <w:t>监理单位要严格落实关键工序节点旁站、督促施工单位落实隐患整改等制度。</w:t>
      </w:r>
      <w:r>
        <w:rPr>
          <w:rFonts w:hint="eastAsia" w:ascii="仿宋_GB2312" w:hAnsi="仿宋_GB2312" w:eastAsia="仿宋_GB2312" w:cs="仿宋_GB2312"/>
          <w:sz w:val="32"/>
          <w:szCs w:val="32"/>
        </w:rPr>
        <w:t>勘察、设计等单位依法履行相应责任。（</w:t>
      </w:r>
      <w:r>
        <w:rPr>
          <w:rFonts w:hint="eastAsia" w:ascii="仿宋_GB2312" w:hAnsi="仿宋_GB2312" w:eastAsia="仿宋_GB2312" w:cs="仿宋_GB2312"/>
          <w:spacing w:val="-2"/>
          <w:sz w:val="32"/>
          <w:szCs w:val="32"/>
        </w:rPr>
        <w:t>片区交通与建设处、各项目服务小组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35" w:firstLineChars="200"/>
        <w:rPr>
          <w:rFonts w:ascii="楷体_GB2312" w:eastAsia="楷体_GB2312" w:cs="楷体_GB2312"/>
          <w:b/>
          <w:bCs/>
          <w:spacing w:val="-2"/>
          <w:sz w:val="32"/>
          <w:szCs w:val="32"/>
        </w:rPr>
      </w:pPr>
      <w:r>
        <w:rPr>
          <w:rFonts w:hint="eastAsia" w:ascii="楷体_GB2312" w:eastAsia="楷体_GB2312" w:cs="楷体_GB2312"/>
          <w:b/>
          <w:bCs/>
          <w:spacing w:val="-2"/>
          <w:sz w:val="32"/>
          <w:szCs w:val="32"/>
        </w:rPr>
        <w:t>（三）加强城乡市政公用设施建设、安全和应急管理，加强城乡排水防涝、园林绿化等监督管理</w:t>
      </w:r>
    </w:p>
    <w:p>
      <w:pPr>
        <w:keepNext w:val="0"/>
        <w:keepLines w:val="0"/>
        <w:pageBreakBefore w:val="0"/>
        <w:kinsoku/>
        <w:overflowPunct/>
        <w:topLinePunct w:val="0"/>
        <w:bidi w:val="0"/>
        <w:spacing w:line="600" w:lineRule="exact"/>
        <w:ind w:firstLine="643" w:firstLineChars="200"/>
        <w:rPr>
          <w:rFonts w:hint="eastAsia" w:ascii="仿宋_GB2312" w:hAnsi="仿宋_GB2312" w:eastAsia="仿宋_GB2312" w:cs="仿宋_GB2312"/>
          <w:spacing w:val="-2"/>
          <w:sz w:val="32"/>
          <w:szCs w:val="32"/>
        </w:rPr>
      </w:pPr>
      <w:r>
        <w:rPr>
          <w:rFonts w:hint="eastAsia" w:ascii="仿宋_GB2312" w:eastAsia="仿宋_GB2312" w:cs="仿宋_GB2312"/>
          <w:b/>
          <w:bCs/>
          <w:sz w:val="32"/>
          <w:szCs w:val="32"/>
        </w:rPr>
        <w:t>开展排水防涝汛前检查。</w:t>
      </w:r>
      <w:r>
        <w:rPr>
          <w:rFonts w:hint="eastAsia" w:ascii="仿宋_GB2312" w:hAnsi="仿宋_GB2312" w:eastAsia="仿宋_GB2312" w:cs="仿宋_GB2312"/>
          <w:spacing w:val="-2"/>
          <w:sz w:val="32"/>
          <w:szCs w:val="32"/>
        </w:rPr>
        <w:t>开展排水防涝汛前检查，加强易涝点排查整治、排水管网清淤疏浚和排水设施巡查养护，完善应急预案，加强应急演练和物资储备。强化城乡公园绿地安全管理，持续深入开展城乡公园绿地安全隐患排查整治。（片区交通与建设处、政法综治处、农业农村处按职责分工负责）</w:t>
      </w:r>
    </w:p>
    <w:p>
      <w:pPr>
        <w:keepNext w:val="0"/>
        <w:keepLines w:val="0"/>
        <w:pageBreakBefore w:val="0"/>
        <w:kinsoku/>
        <w:overflowPunct/>
        <w:topLinePunct w:val="0"/>
        <w:bidi w:val="0"/>
        <w:spacing w:line="600" w:lineRule="exact"/>
        <w:ind w:firstLine="643" w:firstLineChars="200"/>
        <w:rPr>
          <w:rFonts w:eastAsia="楷体_GB2312"/>
          <w:b/>
          <w:bCs/>
          <w:sz w:val="32"/>
          <w:szCs w:val="32"/>
        </w:rPr>
      </w:pPr>
      <w:r>
        <w:rPr>
          <w:rFonts w:hint="eastAsia" w:eastAsia="楷体_GB2312"/>
          <w:b/>
          <w:bCs/>
          <w:sz w:val="32"/>
          <w:szCs w:val="32"/>
        </w:rPr>
        <w:t>（四）督促企业落实主体责任，开展房建市政工程安全隐患排查整治，依法打击建筑市场违规行为</w:t>
      </w:r>
    </w:p>
    <w:p>
      <w:pPr>
        <w:keepNext w:val="0"/>
        <w:keepLines w:val="0"/>
        <w:pageBreakBefore w:val="0"/>
        <w:kinsoku/>
        <w:overflowPunct/>
        <w:topLinePunct w:val="0"/>
        <w:bidi w:val="0"/>
        <w:spacing w:line="600" w:lineRule="exact"/>
        <w:ind w:firstLine="569" w:firstLineChars="177"/>
        <w:rPr>
          <w:rFonts w:hint="eastAsia" w:ascii="仿宋_GB2312" w:hAnsi="仿宋_GB2312" w:eastAsia="仿宋_GB2312" w:cs="仿宋_GB2312"/>
          <w:sz w:val="32"/>
          <w:szCs w:val="32"/>
        </w:rPr>
      </w:pPr>
      <w:r>
        <w:rPr>
          <w:rFonts w:ascii="仿宋_GB2312" w:eastAsia="仿宋_GB2312" w:cs="仿宋_GB2312"/>
          <w:b/>
          <w:bCs/>
          <w:sz w:val="32"/>
          <w:szCs w:val="32"/>
        </w:rPr>
        <w:t>1.</w:t>
      </w:r>
      <w:r>
        <w:rPr>
          <w:rFonts w:hint="eastAsia" w:ascii="仿宋_GB2312" w:eastAsia="仿宋_GB2312" w:cs="仿宋_GB2312"/>
          <w:b/>
          <w:bCs/>
          <w:sz w:val="32"/>
          <w:szCs w:val="32"/>
        </w:rPr>
        <w:t>严肃查处施工安全事故。</w:t>
      </w:r>
      <w:r>
        <w:rPr>
          <w:rFonts w:hint="eastAsia" w:ascii="仿宋_GB2312" w:hAnsi="仿宋_GB2312" w:eastAsia="仿宋_GB2312" w:cs="仿宋_GB2312"/>
          <w:sz w:val="32"/>
          <w:szCs w:val="32"/>
        </w:rPr>
        <w:t>强化房建市政工程事故责任追究，对项目因安全责任不落实、隐患整改不力等导致安全生产事故发生造成人员死亡的，一律停工整改、一律点名道姓公开曝光、一律信用扣分、一律暂扣安全生产许可证。强化对关键岗位人员监管，对企业项目负责人和专职安全生产管理人员，没有履行安全生产职责、造成生产安全事故的，要依法依规予以暂停执业、吊销相关执业证书，情节严重的依法实施职业禁入。严格落实事故查处督办和工作约谈制度。（</w:t>
      </w:r>
      <w:r>
        <w:rPr>
          <w:rFonts w:hint="eastAsia" w:ascii="仿宋_GB2312" w:hAnsi="仿宋_GB2312" w:eastAsia="仿宋_GB2312" w:cs="仿宋_GB2312"/>
          <w:spacing w:val="-2"/>
          <w:sz w:val="32"/>
          <w:szCs w:val="32"/>
        </w:rPr>
        <w:t>片区经济发展处、交通与建设处、政法综治处、各项目服务小组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楷体_GB2312" w:eastAsia="楷体_GB2312" w:cs="楷体_GB2312"/>
          <w:sz w:val="32"/>
          <w:szCs w:val="32"/>
        </w:rPr>
      </w:pPr>
      <w:r>
        <w:rPr>
          <w:rFonts w:ascii="仿宋_GB2312" w:eastAsia="仿宋_GB2312" w:cs="仿宋_GB2312"/>
          <w:b/>
          <w:bCs/>
          <w:sz w:val="32"/>
          <w:szCs w:val="32"/>
        </w:rPr>
        <w:t>2.</w:t>
      </w:r>
      <w:r>
        <w:rPr>
          <w:rFonts w:hint="eastAsia" w:ascii="仿宋_GB2312" w:eastAsia="仿宋_GB2312" w:cs="仿宋_GB2312"/>
          <w:b/>
          <w:bCs/>
          <w:sz w:val="32"/>
          <w:szCs w:val="32"/>
        </w:rPr>
        <w:t>狠抓重点领域风险防控。</w:t>
      </w:r>
      <w:r>
        <w:rPr>
          <w:rFonts w:hint="eastAsia" w:ascii="仿宋_GB2312" w:hAnsi="仿宋_GB2312" w:eastAsia="仿宋_GB2312" w:cs="仿宋_GB2312"/>
          <w:sz w:val="32"/>
          <w:szCs w:val="32"/>
        </w:rPr>
        <w:t>严格执行《危险性较大的分部分项工程安全管理规定》，深入开展房建市政工程安全隐患排查整治。重点排查整治：房建工程深基坑、建筑起重机械、高大模板、脚手架等安全隐患；市政工程高边坡、起重吊装、地下暗挖、拆除爆破等安全隐患。严厉打击建筑施工非法违法行为，加强市场现场监管执法协同联动。（</w:t>
      </w:r>
      <w:r>
        <w:rPr>
          <w:rFonts w:hint="eastAsia" w:ascii="仿宋_GB2312" w:hAnsi="仿宋_GB2312" w:eastAsia="仿宋_GB2312" w:cs="仿宋_GB2312"/>
          <w:spacing w:val="-2"/>
          <w:sz w:val="32"/>
          <w:szCs w:val="32"/>
        </w:rPr>
        <w:t>片区交通与建设处、政法综治处、各项目服务小组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楷体_GB2312" w:eastAsia="楷体_GB2312" w:cs="楷体_GB2312"/>
          <w:sz w:val="32"/>
          <w:szCs w:val="32"/>
        </w:rPr>
      </w:pPr>
      <w:r>
        <w:rPr>
          <w:rFonts w:ascii="仿宋_GB2312" w:eastAsia="仿宋_GB2312" w:cs="仿宋_GB2312"/>
          <w:b/>
          <w:bCs/>
          <w:sz w:val="32"/>
          <w:szCs w:val="32"/>
        </w:rPr>
        <w:t>3.</w:t>
      </w:r>
      <w:r>
        <w:rPr>
          <w:rFonts w:hint="eastAsia" w:ascii="仿宋_GB2312" w:eastAsia="仿宋_GB2312" w:cs="仿宋_GB2312"/>
          <w:b/>
          <w:bCs/>
          <w:sz w:val="32"/>
          <w:szCs w:val="32"/>
        </w:rPr>
        <w:t>提升施工安全治理能力。</w:t>
      </w:r>
      <w:r>
        <w:rPr>
          <w:rFonts w:hint="eastAsia" w:ascii="仿宋_GB2312" w:hAnsi="仿宋_GB2312" w:eastAsia="仿宋_GB2312" w:cs="仿宋_GB2312"/>
          <w:b w:val="0"/>
          <w:bCs w:val="0"/>
          <w:sz w:val="32"/>
          <w:szCs w:val="32"/>
          <w:lang w:eastAsia="zh-CN"/>
        </w:rPr>
        <w:t>配合区直行业主管部门，</w:t>
      </w:r>
      <w:r>
        <w:rPr>
          <w:rFonts w:hint="eastAsia" w:ascii="仿宋_GB2312" w:hAnsi="仿宋_GB2312" w:eastAsia="仿宋_GB2312" w:cs="仿宋_GB2312"/>
          <w:sz w:val="32"/>
          <w:szCs w:val="32"/>
        </w:rPr>
        <w:t>加强建设单位安全生产主体责任落实，健全完善建筑起重机械安全管理制度，推行建机一体化管理，加强设备使用和保养维修等过程管理，提升建机安全管理水平。（</w:t>
      </w:r>
      <w:r>
        <w:rPr>
          <w:rFonts w:hint="eastAsia" w:ascii="仿宋_GB2312" w:hAnsi="仿宋_GB2312" w:eastAsia="仿宋_GB2312" w:cs="仿宋_GB2312"/>
          <w:spacing w:val="-2"/>
          <w:sz w:val="32"/>
          <w:szCs w:val="32"/>
        </w:rPr>
        <w:t>片区交通与建设处、各项目服务小组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4.</w:t>
      </w:r>
      <w:r>
        <w:rPr>
          <w:rFonts w:hint="eastAsia" w:ascii="仿宋_GB2312" w:eastAsia="仿宋_GB2312" w:cs="仿宋_GB2312"/>
          <w:b/>
          <w:bCs/>
          <w:sz w:val="32"/>
          <w:szCs w:val="32"/>
        </w:rPr>
        <w:t>严厉打击建筑市场违法违规行为。</w:t>
      </w:r>
      <w:r>
        <w:rPr>
          <w:rFonts w:hint="eastAsia" w:ascii="仿宋_GB2312" w:hAnsi="仿宋_GB2312" w:eastAsia="仿宋_GB2312" w:cs="仿宋_GB2312"/>
          <w:b w:val="0"/>
          <w:bCs w:val="0"/>
          <w:sz w:val="32"/>
          <w:szCs w:val="32"/>
          <w:lang w:eastAsia="zh-CN"/>
        </w:rPr>
        <w:t>配合区直行业主管部门，</w:t>
      </w:r>
      <w:r>
        <w:rPr>
          <w:rFonts w:hint="eastAsia" w:ascii="仿宋_GB2312" w:hAnsi="仿宋_GB2312" w:eastAsia="仿宋_GB2312" w:cs="仿宋_GB2312"/>
          <w:b w:val="0"/>
          <w:bCs w:val="0"/>
          <w:sz w:val="32"/>
          <w:szCs w:val="32"/>
        </w:rPr>
        <w:t>持续规范市场秩序，依法查处建筑施工违法发包、转包、违法分包、挂靠等行为。对违反规定造成</w:t>
      </w:r>
      <w:r>
        <w:rPr>
          <w:rFonts w:hint="eastAsia" w:ascii="仿宋_GB2312" w:hAnsi="仿宋_GB2312" w:eastAsia="仿宋_GB2312" w:cs="仿宋_GB2312"/>
          <w:sz w:val="32"/>
          <w:szCs w:val="32"/>
        </w:rPr>
        <w:t>工程质量安全事故的，依法给予停业整顿、降低资质、暂停执业等处罚。（</w:t>
      </w:r>
      <w:r>
        <w:rPr>
          <w:rFonts w:hint="eastAsia" w:ascii="仿宋_GB2312" w:hAnsi="仿宋_GB2312" w:eastAsia="仿宋_GB2312" w:cs="仿宋_GB2312"/>
          <w:spacing w:val="-2"/>
          <w:sz w:val="32"/>
          <w:szCs w:val="32"/>
        </w:rPr>
        <w:t>片区交通与建设处、政法综治处、各项目服务小组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pacing w:line="600" w:lineRule="exact"/>
        <w:ind w:firstLine="640" w:firstLineChars="200"/>
        <w:rPr>
          <w:rFonts w:eastAsia="黑体"/>
          <w:sz w:val="32"/>
          <w:szCs w:val="32"/>
        </w:rPr>
      </w:pPr>
      <w:r>
        <w:rPr>
          <w:rFonts w:hint="eastAsia" w:eastAsia="黑体"/>
          <w:sz w:val="32"/>
          <w:szCs w:val="32"/>
        </w:rPr>
        <w:t>三、时间安排</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从</w:t>
      </w:r>
      <w:r>
        <w:rPr>
          <w:rFonts w:ascii="仿宋_GB2312" w:eastAsia="仿宋_GB2312" w:cs="仿宋_GB2312"/>
          <w:sz w:val="32"/>
          <w:szCs w:val="32"/>
        </w:rPr>
        <w:t>2020</w:t>
      </w:r>
      <w:r>
        <w:rPr>
          <w:rFonts w:hint="eastAsia" w:ascii="仿宋_GB2312" w:eastAsia="仿宋_GB2312" w:cs="仿宋_GB2312"/>
          <w:sz w:val="32"/>
          <w:szCs w:val="32"/>
        </w:rPr>
        <w:t>年至</w:t>
      </w:r>
      <w:r>
        <w:rPr>
          <w:rFonts w:ascii="仿宋_GB2312" w:eastAsia="仿宋_GB2312" w:cs="仿宋_GB2312"/>
          <w:sz w:val="32"/>
          <w:szCs w:val="32"/>
        </w:rPr>
        <w:t>2022</w:t>
      </w:r>
      <w:r>
        <w:rPr>
          <w:rFonts w:hint="eastAsia" w:ascii="仿宋_GB2312" w:eastAsia="仿宋_GB2312" w:cs="仿宋_GB2312"/>
          <w:sz w:val="32"/>
          <w:szCs w:val="32"/>
        </w:rPr>
        <w:t>年</w:t>
      </w:r>
      <w:r>
        <w:rPr>
          <w:rFonts w:ascii="仿宋_GB2312" w:eastAsia="仿宋_GB2312" w:cs="仿宋_GB2312"/>
          <w:sz w:val="32"/>
          <w:szCs w:val="32"/>
        </w:rPr>
        <w:t>12</w:t>
      </w:r>
      <w:r>
        <w:rPr>
          <w:rFonts w:hint="eastAsia" w:ascii="仿宋_GB2312" w:eastAsia="仿宋_GB2312" w:cs="仿宋_GB2312"/>
          <w:sz w:val="32"/>
          <w:szCs w:val="32"/>
        </w:rPr>
        <w:t>月，</w:t>
      </w:r>
      <w:r>
        <w:rPr>
          <w:rFonts w:hint="eastAsia" w:ascii="仿宋_GB2312" w:eastAsia="仿宋_GB2312" w:cs="仿宋_GB2312"/>
          <w:sz w:val="32"/>
          <w:szCs w:val="32"/>
          <w:lang w:eastAsia="zh-CN"/>
        </w:rPr>
        <w:t>分三</w:t>
      </w:r>
      <w:r>
        <w:rPr>
          <w:rFonts w:hint="eastAsia" w:ascii="仿宋_GB2312" w:eastAsia="仿宋_GB2312" w:cs="仿宋_GB2312"/>
          <w:sz w:val="32"/>
          <w:szCs w:val="32"/>
        </w:rPr>
        <w:t>个阶段进行。</w:t>
      </w:r>
    </w:p>
    <w:p>
      <w:pPr>
        <w:keepNext w:val="0"/>
        <w:keepLines w:val="0"/>
        <w:pageBreakBefore w:val="0"/>
        <w:kinsoku/>
        <w:overflowPunct/>
        <w:topLinePunct w:val="0"/>
        <w:bidi w:val="0"/>
        <w:spacing w:line="600" w:lineRule="exact"/>
        <w:ind w:firstLine="643" w:firstLineChars="200"/>
        <w:rPr>
          <w:rFonts w:eastAsia="仿宋_GB2312"/>
          <w:sz w:val="32"/>
          <w:szCs w:val="32"/>
        </w:rPr>
      </w:pPr>
      <w:r>
        <w:rPr>
          <w:rFonts w:hint="eastAsia" w:ascii="楷体_GB2312" w:eastAsia="楷体_GB2312"/>
          <w:b/>
          <w:bCs/>
          <w:sz w:val="32"/>
          <w:szCs w:val="32"/>
        </w:rPr>
        <w:t>（</w:t>
      </w:r>
      <w:r>
        <w:rPr>
          <w:rFonts w:hint="eastAsia" w:ascii="楷体_GB2312" w:eastAsia="楷体_GB2312"/>
          <w:b/>
          <w:bCs/>
          <w:sz w:val="32"/>
          <w:szCs w:val="32"/>
          <w:lang w:eastAsia="zh-CN"/>
        </w:rPr>
        <w:t>一</w:t>
      </w:r>
      <w:r>
        <w:rPr>
          <w:rFonts w:hint="eastAsia" w:ascii="楷体_GB2312" w:eastAsia="楷体_GB2312"/>
          <w:b/>
          <w:bCs/>
          <w:sz w:val="32"/>
          <w:szCs w:val="32"/>
        </w:rPr>
        <w:t>）排查整治（</w:t>
      </w:r>
      <w:r>
        <w:rPr>
          <w:rFonts w:ascii="楷体_GB2312" w:eastAsia="楷体_GB2312"/>
          <w:b/>
          <w:bCs/>
          <w:sz w:val="32"/>
          <w:szCs w:val="32"/>
        </w:rPr>
        <w:t>2020</w:t>
      </w:r>
      <w:r>
        <w:rPr>
          <w:rFonts w:hint="eastAsia" w:ascii="楷体_GB2312" w:eastAsia="楷体_GB2312"/>
          <w:b/>
          <w:bCs/>
          <w:sz w:val="32"/>
          <w:szCs w:val="32"/>
        </w:rPr>
        <w:t>年）。</w:t>
      </w:r>
      <w:r>
        <w:rPr>
          <w:rFonts w:hint="eastAsia" w:eastAsia="仿宋_GB2312"/>
          <w:sz w:val="32"/>
          <w:szCs w:val="32"/>
        </w:rPr>
        <w:t>各有关处室要全面排查城乡建设领域安全生产风险隐患，明确问题清单、任务清单、整改措施、责任单位和责任人、整改时限，逐一整改落实到位、对账销号，实现闭环管理。坚持边查边改、立查立改，加快推动实施，整治工作取得初步成效。</w:t>
      </w:r>
    </w:p>
    <w:p>
      <w:pPr>
        <w:keepNext w:val="0"/>
        <w:keepLines w:val="0"/>
        <w:pageBreakBefore w:val="0"/>
        <w:kinsoku/>
        <w:overflowPunct/>
        <w:topLinePunct w:val="0"/>
        <w:bidi w:val="0"/>
        <w:spacing w:line="600" w:lineRule="exact"/>
        <w:ind w:firstLine="643" w:firstLineChars="200"/>
        <w:rPr>
          <w:rFonts w:eastAsia="仿宋_GB2312"/>
          <w:sz w:val="32"/>
          <w:szCs w:val="32"/>
        </w:rPr>
      </w:pPr>
      <w:r>
        <w:rPr>
          <w:rFonts w:hint="eastAsia" w:ascii="楷体_GB2312" w:eastAsia="楷体_GB2312"/>
          <w:b/>
          <w:bCs/>
          <w:sz w:val="32"/>
          <w:szCs w:val="32"/>
        </w:rPr>
        <w:t>（</w:t>
      </w:r>
      <w:r>
        <w:rPr>
          <w:rFonts w:hint="eastAsia" w:ascii="楷体_GB2312" w:eastAsia="楷体_GB2312"/>
          <w:b/>
          <w:bCs/>
          <w:sz w:val="32"/>
          <w:szCs w:val="32"/>
          <w:lang w:eastAsia="zh-CN"/>
        </w:rPr>
        <w:t>二</w:t>
      </w:r>
      <w:r>
        <w:rPr>
          <w:rFonts w:hint="eastAsia" w:ascii="楷体_GB2312" w:eastAsia="楷体_GB2312"/>
          <w:b/>
          <w:bCs/>
          <w:sz w:val="32"/>
          <w:szCs w:val="32"/>
        </w:rPr>
        <w:t>）集中攻坚（</w:t>
      </w:r>
      <w:r>
        <w:rPr>
          <w:rFonts w:ascii="楷体_GB2312" w:eastAsia="楷体_GB2312"/>
          <w:b/>
          <w:bCs/>
          <w:sz w:val="32"/>
          <w:szCs w:val="32"/>
        </w:rPr>
        <w:t>2021</w:t>
      </w:r>
      <w:r>
        <w:rPr>
          <w:rFonts w:hint="eastAsia" w:ascii="楷体_GB2312" w:eastAsia="楷体_GB2312"/>
          <w:b/>
          <w:bCs/>
          <w:sz w:val="32"/>
          <w:szCs w:val="32"/>
        </w:rPr>
        <w:t>年）。</w:t>
      </w:r>
      <w:r>
        <w:rPr>
          <w:rFonts w:hint="eastAsia" w:eastAsia="仿宋_GB2312"/>
          <w:sz w:val="32"/>
          <w:szCs w:val="32"/>
        </w:rPr>
        <w:t>各有关处室要持续抓好安全隐患排查整治，实行清单、措施动态管理，备案备查，针对重点难点问题，持续开展隐患问题集中整治，加强跟踪整改，直至整改销号，真正做到“一抓到底、见底清零”。同时，要收集好的经验做法，适时召开现场推进会、推广有关部门和标杆企业的好经验好做法，加大专项整治攻坚力度，落实和完善治理措施，推动建立健全城乡建设安全生产隐患排查和预防控制体系，专项整治工作取得明显成效。</w:t>
      </w:r>
    </w:p>
    <w:p>
      <w:pPr>
        <w:keepNext w:val="0"/>
        <w:keepLines w:val="0"/>
        <w:pageBreakBefore w:val="0"/>
        <w:kinsoku/>
        <w:overflowPunct/>
        <w:topLinePunct w:val="0"/>
        <w:bidi w:val="0"/>
        <w:spacing w:line="600" w:lineRule="exact"/>
        <w:ind w:firstLine="643" w:firstLineChars="200"/>
        <w:rPr>
          <w:rFonts w:eastAsia="仿宋_GB2312"/>
          <w:sz w:val="32"/>
          <w:szCs w:val="32"/>
        </w:rPr>
      </w:pPr>
      <w:r>
        <w:rPr>
          <w:rFonts w:hint="eastAsia" w:ascii="楷体_GB2312" w:eastAsia="楷体_GB2312"/>
          <w:b/>
          <w:bCs/>
          <w:sz w:val="32"/>
          <w:szCs w:val="32"/>
        </w:rPr>
        <w:t>（</w:t>
      </w:r>
      <w:r>
        <w:rPr>
          <w:rFonts w:hint="eastAsia" w:ascii="楷体_GB2312" w:eastAsia="楷体_GB2312"/>
          <w:b/>
          <w:bCs/>
          <w:sz w:val="32"/>
          <w:szCs w:val="32"/>
          <w:lang w:eastAsia="zh-CN"/>
        </w:rPr>
        <w:t>三</w:t>
      </w:r>
      <w:r>
        <w:rPr>
          <w:rFonts w:hint="eastAsia" w:ascii="楷体_GB2312" w:eastAsia="楷体_GB2312"/>
          <w:b/>
          <w:bCs/>
          <w:sz w:val="32"/>
          <w:szCs w:val="32"/>
        </w:rPr>
        <w:t>）巩固提升（</w:t>
      </w:r>
      <w:r>
        <w:rPr>
          <w:rFonts w:ascii="楷体_GB2312" w:eastAsia="楷体_GB2312"/>
          <w:b/>
          <w:bCs/>
          <w:sz w:val="32"/>
          <w:szCs w:val="32"/>
        </w:rPr>
        <w:t>2022</w:t>
      </w:r>
      <w:r>
        <w:rPr>
          <w:rFonts w:hint="eastAsia" w:ascii="楷体_GB2312" w:eastAsia="楷体_GB2312"/>
          <w:b/>
          <w:bCs/>
          <w:sz w:val="32"/>
          <w:szCs w:val="32"/>
        </w:rPr>
        <w:t>年）。</w:t>
      </w:r>
      <w:r>
        <w:rPr>
          <w:rFonts w:hint="eastAsia" w:eastAsia="仿宋_GB2312"/>
          <w:sz w:val="32"/>
          <w:szCs w:val="32"/>
        </w:rPr>
        <w:t>各有关处室要深入研究城乡建设安全生产共性问题和突出隐患，深挖问题背后的深层次矛盾和原因，建立健全相关制度，完善长效机制，及时总结推广整治行动的成熟经验。</w:t>
      </w:r>
    </w:p>
    <w:p>
      <w:pPr>
        <w:keepNext w:val="0"/>
        <w:keepLines w:val="0"/>
        <w:pageBreakBefore w:val="0"/>
        <w:kinsoku/>
        <w:overflowPunct/>
        <w:topLinePunct w:val="0"/>
        <w:bidi w:val="0"/>
        <w:spacing w:line="600" w:lineRule="exact"/>
        <w:ind w:firstLine="640" w:firstLineChars="200"/>
        <w:rPr>
          <w:rFonts w:eastAsia="黑体"/>
          <w:sz w:val="32"/>
          <w:szCs w:val="32"/>
        </w:rPr>
      </w:pPr>
      <w:r>
        <w:rPr>
          <w:rFonts w:hint="eastAsia" w:eastAsia="黑体"/>
          <w:sz w:val="32"/>
          <w:szCs w:val="32"/>
        </w:rPr>
        <w:t>四、保障措施</w:t>
      </w:r>
    </w:p>
    <w:p>
      <w:pPr>
        <w:keepNext w:val="0"/>
        <w:keepLines w:val="0"/>
        <w:pageBreakBefore w:val="0"/>
        <w:kinsoku/>
        <w:overflowPunct/>
        <w:topLinePunct w:val="0"/>
        <w:bidi w:val="0"/>
        <w:spacing w:line="600" w:lineRule="exact"/>
        <w:ind w:firstLine="643" w:firstLineChars="200"/>
        <w:rPr>
          <w:rFonts w:eastAsia="仿宋_GB2312"/>
          <w:sz w:val="32"/>
          <w:szCs w:val="32"/>
        </w:rPr>
      </w:pPr>
      <w:r>
        <w:rPr>
          <w:rFonts w:hint="eastAsia" w:eastAsia="楷体_GB2312"/>
          <w:b/>
          <w:bCs/>
          <w:sz w:val="32"/>
          <w:szCs w:val="32"/>
        </w:rPr>
        <w:t>（一）加强组织领导。</w:t>
      </w:r>
      <w:r>
        <w:rPr>
          <w:rFonts w:hint="eastAsia" w:eastAsia="仿宋_GB2312"/>
          <w:sz w:val="32"/>
          <w:szCs w:val="32"/>
        </w:rPr>
        <w:t>各有关处室要坚决把思想和行动统一到党中央关于开展安全生产专项整治的决策部署以及省委省政府和区党工委管委会的工作要求上来，结合工作实际，明确职责分工，细化分解任务，</w:t>
      </w:r>
      <w:r>
        <w:rPr>
          <w:rFonts w:hint="eastAsia" w:ascii="仿宋_GB2312" w:eastAsia="仿宋_GB2312" w:cs="仿宋_GB2312"/>
          <w:sz w:val="32"/>
          <w:szCs w:val="32"/>
        </w:rPr>
        <w:t>层层落实责任、细化措施，确保抓出实效。</w:t>
      </w:r>
      <w:r>
        <w:rPr>
          <w:rFonts w:hint="eastAsia" w:eastAsia="仿宋_GB2312"/>
          <w:sz w:val="32"/>
          <w:szCs w:val="32"/>
        </w:rPr>
        <w:t>坚决杜绝形式主义、官僚主义。确保安全投入，坚持不安全、不生产，不安全、不运营，绝不能带病生产和运营。</w:t>
      </w:r>
    </w:p>
    <w:p>
      <w:pPr>
        <w:keepNext w:val="0"/>
        <w:keepLines w:val="0"/>
        <w:pageBreakBefore w:val="0"/>
        <w:kinsoku/>
        <w:overflowPunct/>
        <w:topLinePunct w:val="0"/>
        <w:bidi w:val="0"/>
        <w:spacing w:line="600" w:lineRule="exact"/>
        <w:ind w:firstLine="643" w:firstLineChars="200"/>
        <w:jc w:val="left"/>
        <w:rPr>
          <w:rFonts w:ascii="仿宋_GB2312" w:eastAsia="仿宋_GB2312" w:cs="仿宋_GB2312"/>
          <w:sz w:val="32"/>
          <w:szCs w:val="32"/>
        </w:rPr>
      </w:pPr>
      <w:r>
        <w:rPr>
          <w:rFonts w:hint="eastAsia" w:eastAsia="楷体_GB2312"/>
          <w:b/>
          <w:bCs/>
          <w:sz w:val="32"/>
          <w:szCs w:val="32"/>
        </w:rPr>
        <w:t>（二）强化督促指导。</w:t>
      </w:r>
      <w:r>
        <w:rPr>
          <w:rFonts w:hint="eastAsia" w:eastAsia="仿宋_GB2312"/>
          <w:sz w:val="32"/>
          <w:szCs w:val="32"/>
        </w:rPr>
        <w:t>各有关处室要加强动态检查和过程中的监督检查，强化责任考核，确保责任落实到位、任务完成到位。要切实加强对专项整治开展情况的监督检查，及时研究、协调解决工作中出现的问题。</w:t>
      </w:r>
      <w:r>
        <w:rPr>
          <w:rFonts w:hint="eastAsia" w:ascii="仿宋_GB2312" w:eastAsia="仿宋_GB2312" w:cs="仿宋_GB2312"/>
          <w:sz w:val="32"/>
          <w:szCs w:val="32"/>
        </w:rPr>
        <w:t>对于发现的安全隐患和问题要立查立改，做到排查整改、督查督办等工作措施贯穿专项整治的全过程。同时，要加强沟通协作，形成专项整治工作合力，提升专项整治力度。</w:t>
      </w:r>
    </w:p>
    <w:p>
      <w:pPr>
        <w:keepNext w:val="0"/>
        <w:keepLines w:val="0"/>
        <w:pageBreakBefore w:val="0"/>
        <w:kinsoku/>
        <w:overflowPunct/>
        <w:topLinePunct w:val="0"/>
        <w:bidi w:val="0"/>
        <w:spacing w:line="600" w:lineRule="exact"/>
        <w:ind w:firstLine="643" w:firstLineChars="200"/>
        <w:rPr>
          <w:rFonts w:eastAsia="仿宋_GB2312"/>
          <w:sz w:val="32"/>
          <w:szCs w:val="32"/>
        </w:rPr>
      </w:pPr>
      <w:r>
        <w:rPr>
          <w:rFonts w:hint="eastAsia" w:eastAsia="楷体_GB2312"/>
          <w:b/>
          <w:bCs/>
          <w:sz w:val="32"/>
          <w:szCs w:val="32"/>
        </w:rPr>
        <w:t>（三）严肃问效问责。</w:t>
      </w:r>
      <w:r>
        <w:rPr>
          <w:rFonts w:hint="eastAsia" w:eastAsia="仿宋_GB2312"/>
          <w:sz w:val="32"/>
          <w:szCs w:val="32"/>
        </w:rPr>
        <w:t>各有关处室要加强对城乡建设安全整治工作的监督，综合运用通报、约谈、警示、曝光、挂牌督办等有效措施，坚决纠正推诿扯皮、责任悬空、纸上整改等问题，确保取得实实在在成效。对整治工作不负责不作为，分工责任不落实、措施不得力，重大问题隐患悬而不决，逾期没有完成目标任务的，依法依规坚决问责。</w:t>
      </w:r>
    </w:p>
    <w:p>
      <w:pPr>
        <w:keepNext w:val="0"/>
        <w:keepLines w:val="0"/>
        <w:pageBreakBefore w:val="0"/>
        <w:kinsoku/>
        <w:overflowPunct/>
        <w:topLinePunct w:val="0"/>
        <w:bidi w:val="0"/>
        <w:spacing w:line="600" w:lineRule="exact"/>
        <w:ind w:firstLine="643" w:firstLineChars="200"/>
        <w:rPr>
          <w:sz w:val="32"/>
          <w:szCs w:val="32"/>
        </w:rPr>
      </w:pPr>
      <w:r>
        <w:rPr>
          <w:rFonts w:hint="eastAsia" w:eastAsia="楷体_GB2312"/>
          <w:b/>
          <w:bCs/>
          <w:sz w:val="32"/>
          <w:szCs w:val="32"/>
        </w:rPr>
        <w:t>（四）强化舆论引导。</w:t>
      </w:r>
      <w:r>
        <w:rPr>
          <w:rFonts w:hint="eastAsia" w:eastAsia="仿宋_GB2312"/>
          <w:sz w:val="32"/>
          <w:szCs w:val="32"/>
        </w:rPr>
        <w:t>各有关处室要充分利用多媒体，深入宣传，加强政策解读和安全教育，形成强大声势，积极营造良好氛围。加强社会监督和舆论监督，努力形成全社会参与支持、齐抓共管、群防群治的良好局面。</w:t>
      </w:r>
    </w:p>
    <w:p>
      <w:pPr>
        <w:pStyle w:val="5"/>
        <w:keepNext w:val="0"/>
        <w:keepLines w:val="0"/>
        <w:pageBreakBefore w:val="0"/>
        <w:widowControl/>
        <w:kinsoku/>
        <w:overflowPunct/>
        <w:topLinePunct w:val="0"/>
        <w:bidi w:val="0"/>
        <w:spacing w:before="0" w:beforeAutospacing="0" w:after="0" w:afterAutospacing="0" w:line="600" w:lineRule="exact"/>
        <w:jc w:val="both"/>
        <w:rPr>
          <w:rFonts w:ascii="仿宋_GB2312" w:eastAsia="仿宋_GB2312" w:cs="仿宋_GB2312"/>
          <w:kern w:val="2"/>
          <w:sz w:val="32"/>
          <w:szCs w:val="32"/>
        </w:rPr>
      </w:pPr>
    </w:p>
    <w:p>
      <w:pPr>
        <w:pStyle w:val="5"/>
        <w:keepNext w:val="0"/>
        <w:keepLines w:val="0"/>
        <w:pageBreakBefore w:val="0"/>
        <w:widowControl/>
        <w:kinsoku/>
        <w:overflowPunct/>
        <w:topLinePunct w:val="0"/>
        <w:bidi w:val="0"/>
        <w:spacing w:before="0" w:beforeAutospacing="0" w:after="0" w:afterAutospacing="0" w:line="600" w:lineRule="exact"/>
        <w:jc w:val="both"/>
        <w:rPr>
          <w:rFonts w:ascii="仿宋_GB2312" w:eastAsia="仿宋_GB2312" w:cs="仿宋_GB2312"/>
          <w:kern w:val="2"/>
          <w:sz w:val="32"/>
          <w:szCs w:val="32"/>
        </w:rPr>
      </w:pPr>
    </w:p>
    <w:p>
      <w:pPr>
        <w:pStyle w:val="5"/>
        <w:keepNext w:val="0"/>
        <w:keepLines w:val="0"/>
        <w:pageBreakBefore w:val="0"/>
        <w:widowControl/>
        <w:kinsoku/>
        <w:overflowPunct/>
        <w:topLinePunct w:val="0"/>
        <w:bidi w:val="0"/>
        <w:spacing w:before="0" w:beforeAutospacing="0" w:after="0" w:afterAutospacing="0" w:line="600" w:lineRule="exact"/>
        <w:jc w:val="both"/>
        <w:rPr>
          <w:rFonts w:ascii="仿宋_GB2312" w:eastAsia="仿宋_GB2312" w:cs="仿宋_GB2312"/>
          <w:kern w:val="2"/>
          <w:sz w:val="32"/>
          <w:szCs w:val="32"/>
        </w:rPr>
      </w:pPr>
    </w:p>
    <w:p>
      <w:pPr>
        <w:pStyle w:val="5"/>
        <w:keepNext w:val="0"/>
        <w:keepLines w:val="0"/>
        <w:pageBreakBefore w:val="0"/>
        <w:widowControl/>
        <w:kinsoku/>
        <w:overflowPunct/>
        <w:topLinePunct w:val="0"/>
        <w:bidi w:val="0"/>
        <w:spacing w:before="0" w:beforeAutospacing="0" w:after="0" w:afterAutospacing="0" w:line="600" w:lineRule="exact"/>
        <w:jc w:val="both"/>
        <w:rPr>
          <w:rFonts w:ascii="仿宋_GB2312" w:eastAsia="仿宋_GB2312" w:cs="仿宋_GB2312"/>
          <w:kern w:val="2"/>
          <w:sz w:val="32"/>
          <w:szCs w:val="32"/>
        </w:rPr>
      </w:pPr>
    </w:p>
    <w:p>
      <w:pPr>
        <w:pStyle w:val="5"/>
        <w:keepNext w:val="0"/>
        <w:keepLines w:val="0"/>
        <w:pageBreakBefore w:val="0"/>
        <w:widowControl/>
        <w:kinsoku/>
        <w:overflowPunct/>
        <w:topLinePunct w:val="0"/>
        <w:bidi w:val="0"/>
        <w:spacing w:before="0" w:beforeAutospacing="0" w:after="0" w:afterAutospacing="0" w:line="600" w:lineRule="exact"/>
        <w:jc w:val="both"/>
        <w:rPr>
          <w:rFonts w:ascii="仿宋_GB2312" w:eastAsia="仿宋_GB2312" w:cs="仿宋_GB2312"/>
          <w:kern w:val="2"/>
          <w:sz w:val="32"/>
          <w:szCs w:val="32"/>
        </w:rPr>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rPr>
          <w:rFonts w:hint="eastAsia" w:eastAsia="黑体"/>
          <w:lang w:val="en-US" w:eastAsia="zh-CN"/>
        </w:rPr>
      </w:pPr>
    </w:p>
    <w:p>
      <w:pPr>
        <w:pStyle w:val="9"/>
        <w:keepNext w:val="0"/>
        <w:keepLines w:val="0"/>
        <w:pageBreakBefore w:val="0"/>
        <w:kinsoku/>
        <w:overflowPunct/>
        <w:topLinePunct w:val="0"/>
        <w:bidi w:val="0"/>
        <w:spacing w:line="600" w:lineRule="exact"/>
        <w:rPr>
          <w:rFonts w:hint="eastAsia" w:eastAsia="黑体"/>
          <w:lang w:val="en-US" w:eastAsia="zh-CN"/>
        </w:rPr>
      </w:pPr>
    </w:p>
    <w:p>
      <w:pPr>
        <w:keepNext w:val="0"/>
        <w:keepLines w:val="0"/>
        <w:pageBreakBefore w:val="0"/>
        <w:kinsoku/>
        <w:overflowPunct/>
        <w:topLinePunct w:val="0"/>
        <w:bidi w:val="0"/>
        <w:spacing w:line="600" w:lineRule="exact"/>
        <w:rPr>
          <w:rFonts w:hint="eastAsia" w:eastAsia="黑体"/>
          <w:lang w:val="en-US" w:eastAsia="zh-CN"/>
        </w:rPr>
      </w:pPr>
    </w:p>
    <w:p>
      <w:pPr>
        <w:keepNext w:val="0"/>
        <w:keepLines w:val="0"/>
        <w:pageBreakBefore w:val="0"/>
        <w:kinsoku/>
        <w:overflowPunct/>
        <w:topLinePunct w:val="0"/>
        <w:bidi w:val="0"/>
        <w:spacing w:line="600" w:lineRule="exact"/>
        <w:rPr>
          <w:rFonts w:hint="eastAsia" w:eastAsia="黑体"/>
          <w:lang w:val="en-US" w:eastAsia="zh-CN"/>
        </w:rPr>
      </w:pPr>
    </w:p>
    <w:p>
      <w:pPr>
        <w:keepNext w:val="0"/>
        <w:keepLines w:val="0"/>
        <w:pageBreakBefore w:val="0"/>
        <w:kinsoku/>
        <w:overflowPunct/>
        <w:topLinePunct w:val="0"/>
        <w:bidi w:val="0"/>
        <w:spacing w:line="600" w:lineRule="exact"/>
        <w:jc w:val="left"/>
        <w:rPr>
          <w:rFonts w:hint="eastAsia" w:ascii="黑体" w:eastAsia="黑体" w:cs="黑体"/>
          <w:sz w:val="32"/>
          <w:szCs w:val="32"/>
          <w:lang w:val="en-US" w:eastAsia="zh-CN"/>
        </w:rPr>
      </w:pPr>
      <w:r>
        <w:rPr>
          <w:rFonts w:hint="eastAsia" w:ascii="黑体" w:eastAsia="黑体" w:cs="黑体"/>
          <w:sz w:val="32"/>
          <w:szCs w:val="32"/>
        </w:rPr>
        <w:t>附件</w:t>
      </w:r>
      <w:r>
        <w:rPr>
          <w:rFonts w:hint="eastAsia" w:ascii="黑体" w:eastAsia="黑体" w:cs="黑体"/>
          <w:sz w:val="32"/>
          <w:szCs w:val="32"/>
          <w:lang w:val="en-US" w:eastAsia="zh-CN"/>
        </w:rPr>
        <w:t>9</w:t>
      </w: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jc w:val="center"/>
        <w:rPr>
          <w:rFonts w:ascii="方正小标宋简体" w:eastAsia="方正小标宋简体" w:cs="方正小标宋简体"/>
          <w:sz w:val="44"/>
          <w:szCs w:val="44"/>
        </w:rPr>
      </w:pPr>
      <w:r>
        <w:rPr>
          <w:rFonts w:hint="eastAsia" w:ascii="方正小标宋简体" w:eastAsia="方正小标宋简体" w:cs="方正小标宋简体"/>
          <w:sz w:val="44"/>
          <w:szCs w:val="44"/>
        </w:rPr>
        <w:t>园区安全整治三年行动专项实施方案</w:t>
      </w: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为加强园区（含工业园区、新兴产业园区等功能区）安全专项整治，根据</w:t>
      </w:r>
      <w:r>
        <w:rPr>
          <w:rFonts w:hint="eastAsia" w:ascii="仿宋_GB2312" w:eastAsia="仿宋_GB2312"/>
          <w:sz w:val="32"/>
          <w:szCs w:val="32"/>
        </w:rPr>
        <w:t>《全省安全生产专项整治三年行动实施方案》和《全区安全生产专项整治三年行动实施方案》</w:t>
      </w:r>
      <w:r>
        <w:rPr>
          <w:rFonts w:hint="eastAsia" w:ascii="仿宋_GB2312" w:eastAsia="仿宋_GB2312" w:cs="仿宋_GB2312"/>
          <w:sz w:val="32"/>
          <w:szCs w:val="32"/>
        </w:rPr>
        <w:t>，制定本实施方案。</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一、总体目标</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通过实施三年行动，完善和落实重在从根本上消除园区事故隐患的责任体系、制度成果、管理办法、重点工程、工作机制和预防控制体系，扎实推进园区安全生产治理体系和治理能力现代化。完善园区安全生产监管体制，明确职责分工，推进园区重大安全风险管控能力显著增强，本质安全水平有效提升</w:t>
      </w:r>
      <w:r>
        <w:rPr>
          <w:rFonts w:hint="eastAsia" w:ascii="仿宋_GB2312" w:eastAsia="仿宋_GB2312" w:cs="仿宋_GB2312"/>
          <w:sz w:val="32"/>
          <w:szCs w:val="32"/>
          <w:lang w:eastAsia="zh-CN"/>
        </w:rPr>
        <w:t>，</w:t>
      </w:r>
      <w:r>
        <w:rPr>
          <w:rFonts w:hint="eastAsia" w:ascii="仿宋_GB2312" w:eastAsia="仿宋_GB2312" w:cs="仿宋_GB2312"/>
          <w:sz w:val="32"/>
          <w:szCs w:val="32"/>
        </w:rPr>
        <w:t>实现安全隐患排查治理制度化、常态化、规范化、长效化，进一步提升应急保障能力，建立完善以风险分级管控和隐患排查治理为重点的园区安全预防控制体系，有效防范遏制重特大事故，实现园区安全发展高质量发展。</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二、主要任务</w:t>
      </w:r>
    </w:p>
    <w:p>
      <w:pPr>
        <w:keepNext w:val="0"/>
        <w:keepLines w:val="0"/>
        <w:pageBreakBefore w:val="0"/>
        <w:kinsoku/>
        <w:overflowPunct/>
        <w:topLinePunct w:val="0"/>
        <w:bidi w:val="0"/>
        <w:spacing w:line="600" w:lineRule="exact"/>
        <w:ind w:firstLine="643" w:firstLineChars="200"/>
        <w:rPr>
          <w:rFonts w:ascii="楷体_GB2312" w:eastAsia="楷体_GB2312" w:cs="楷体_GB2312"/>
          <w:b/>
          <w:bCs/>
          <w:sz w:val="32"/>
          <w:szCs w:val="32"/>
        </w:rPr>
      </w:pPr>
      <w:r>
        <w:rPr>
          <w:rFonts w:hint="eastAsia" w:ascii="楷体_GB2312" w:eastAsia="楷体_GB2312" w:cs="楷体_GB2312"/>
          <w:b/>
          <w:bCs/>
          <w:sz w:val="32"/>
          <w:szCs w:val="32"/>
        </w:rPr>
        <w:t>（一）完善园区安全生产管理体制机制</w:t>
      </w:r>
    </w:p>
    <w:p>
      <w:pPr>
        <w:keepNext w:val="0"/>
        <w:keepLines w:val="0"/>
        <w:pageBreakBefore w:val="0"/>
        <w:kinsoku/>
        <w:overflowPunct/>
        <w:topLinePunct w:val="0"/>
        <w:bidi w:val="0"/>
        <w:spacing w:line="600" w:lineRule="exact"/>
        <w:ind w:firstLine="643" w:firstLineChars="200"/>
        <w:rPr>
          <w:rFonts w:ascii="楷体_GB2312" w:eastAsia="楷体_GB2312" w:cs="仿宋_GB2312"/>
          <w:sz w:val="32"/>
          <w:szCs w:val="32"/>
        </w:rPr>
      </w:pPr>
      <w:r>
        <w:rPr>
          <w:rFonts w:ascii="仿宋_GB2312" w:eastAsia="仿宋_GB2312" w:cs="仿宋_GB2312"/>
          <w:b/>
          <w:bCs/>
          <w:sz w:val="32"/>
          <w:szCs w:val="32"/>
        </w:rPr>
        <w:t>1.</w:t>
      </w:r>
      <w:r>
        <w:rPr>
          <w:rFonts w:hint="eastAsia" w:ascii="仿宋_GB2312" w:eastAsia="仿宋_GB2312" w:cs="仿宋_GB2312"/>
          <w:b/>
          <w:bCs/>
          <w:sz w:val="32"/>
          <w:szCs w:val="32"/>
        </w:rPr>
        <w:t>建立健全安全生产监管体制。</w:t>
      </w:r>
      <w:r>
        <w:rPr>
          <w:rFonts w:hint="eastAsia" w:ascii="仿宋_GB2312" w:eastAsia="仿宋_GB2312" w:cs="仿宋_GB2312"/>
          <w:sz w:val="32"/>
          <w:szCs w:val="32"/>
        </w:rPr>
        <w:t>进一步明确园区管理主体，压实安全责任，明确具体负责安全生产管理的机构，按照“三个必须”要求落实各有关部门安全监管责任和行业安全管理责任。</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2.</w:t>
      </w:r>
      <w:r>
        <w:rPr>
          <w:rFonts w:hint="eastAsia" w:ascii="仿宋_GB2312" w:eastAsia="仿宋_GB2312" w:cs="仿宋_GB2312"/>
          <w:b/>
          <w:bCs/>
          <w:sz w:val="32"/>
          <w:szCs w:val="32"/>
        </w:rPr>
        <w:t>实施园区安全生产一体化管理。</w:t>
      </w:r>
      <w:r>
        <w:rPr>
          <w:rFonts w:hint="eastAsia" w:ascii="仿宋_GB2312" w:eastAsia="仿宋_GB2312" w:cs="仿宋_GB2312"/>
          <w:sz w:val="32"/>
          <w:szCs w:val="32"/>
        </w:rPr>
        <w:t>园区管理机构要把安全生产工作纳入全面整体谋划考虑，综合园区内公共设施、上下游产业链、应急救援等各方面各环节，实施一体化管理；建立园区安全生产工作例会制度，及时会商研判安全风险，统筹协调解决重大安全生产问题，形成齐抓共管、分工明确、协同高效的管理模式。</w:t>
      </w:r>
    </w:p>
    <w:p>
      <w:pPr>
        <w:keepNext w:val="0"/>
        <w:keepLines w:val="0"/>
        <w:pageBreakBefore w:val="0"/>
        <w:kinsoku/>
        <w:overflowPunct/>
        <w:topLinePunct w:val="0"/>
        <w:bidi w:val="0"/>
        <w:spacing w:line="600" w:lineRule="exact"/>
        <w:ind w:firstLine="635" w:firstLineChars="200"/>
        <w:rPr>
          <w:rFonts w:hint="eastAsia" w:ascii="仿宋_GB2312" w:eastAsia="仿宋_GB2312" w:cs="仿宋_GB2312"/>
          <w:spacing w:val="-2"/>
          <w:sz w:val="32"/>
          <w:szCs w:val="32"/>
          <w:lang w:eastAsia="zh-CN"/>
        </w:rPr>
      </w:pPr>
      <w:r>
        <w:rPr>
          <w:rFonts w:ascii="仿宋_GB2312" w:eastAsia="仿宋_GB2312" w:cs="仿宋_GB2312"/>
          <w:b/>
          <w:bCs/>
          <w:spacing w:val="-2"/>
          <w:sz w:val="32"/>
          <w:szCs w:val="32"/>
        </w:rPr>
        <w:t>3.</w:t>
      </w:r>
      <w:r>
        <w:rPr>
          <w:rFonts w:hint="eastAsia" w:ascii="仿宋_GB2312" w:eastAsia="仿宋_GB2312" w:cs="仿宋_GB2312"/>
          <w:b/>
          <w:bCs/>
          <w:spacing w:val="-2"/>
          <w:sz w:val="32"/>
          <w:szCs w:val="32"/>
        </w:rPr>
        <w:t>落实企业安全生产主体责任。</w:t>
      </w:r>
      <w:r>
        <w:rPr>
          <w:rFonts w:hint="eastAsia" w:ascii="仿宋_GB2312" w:eastAsia="仿宋_GB2312" w:cs="仿宋_GB2312"/>
          <w:spacing w:val="-2"/>
          <w:sz w:val="32"/>
          <w:szCs w:val="32"/>
        </w:rPr>
        <w:t>不断强化园区内各企业主要负责人安全生产第一责任人的责任，建立满足企业要求的安全技术和管理团队；加强警示教育，强化法制意识、风险意识；加大安全投入，提高安全技术装备与本质安全水平；依法建立专职消防队，未达到设立专职消防队建设规模的，组织建立微型消防站等机动灵活、快速响应的应急处置队伍，根据需要建立安全事故工艺处置队，两支队伍加强技能训练和综合演练</w:t>
      </w:r>
      <w:r>
        <w:rPr>
          <w:rFonts w:hint="eastAsia" w:ascii="仿宋_GB2312" w:eastAsia="仿宋_GB2312" w:cs="仿宋_GB2312"/>
          <w:spacing w:val="-2"/>
          <w:sz w:val="32"/>
          <w:szCs w:val="32"/>
          <w:lang w:eastAsia="zh-CN"/>
        </w:rPr>
        <w:t>。</w:t>
      </w:r>
    </w:p>
    <w:p>
      <w:pPr>
        <w:keepNext w:val="0"/>
        <w:keepLines w:val="0"/>
        <w:pageBreakBefore w:val="0"/>
        <w:kinsoku/>
        <w:overflowPunct/>
        <w:topLinePunct w:val="0"/>
        <w:bidi w:val="0"/>
        <w:spacing w:line="600" w:lineRule="exact"/>
        <w:ind w:firstLine="643" w:firstLineChars="200"/>
        <w:rPr>
          <w:rFonts w:ascii="楷体_GB2312" w:eastAsia="楷体_GB2312" w:cs="楷体_GB2312"/>
          <w:b/>
          <w:bCs/>
          <w:sz w:val="32"/>
          <w:szCs w:val="32"/>
        </w:rPr>
      </w:pPr>
      <w:r>
        <w:rPr>
          <w:rFonts w:hint="eastAsia" w:ascii="楷体_GB2312" w:eastAsia="楷体_GB2312" w:cs="楷体_GB2312"/>
          <w:b/>
          <w:bCs/>
          <w:sz w:val="32"/>
          <w:szCs w:val="32"/>
        </w:rPr>
        <w:t>（二）强化园区安全生产源头管控</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1.</w:t>
      </w:r>
      <w:r>
        <w:rPr>
          <w:rFonts w:hint="eastAsia" w:ascii="仿宋_GB2312" w:eastAsia="仿宋_GB2312" w:cs="仿宋_GB2312"/>
          <w:b/>
          <w:bCs/>
          <w:sz w:val="32"/>
          <w:szCs w:val="32"/>
        </w:rPr>
        <w:t>规范园区规划布局。</w:t>
      </w:r>
      <w:r>
        <w:rPr>
          <w:rFonts w:hint="eastAsia" w:ascii="仿宋_GB2312" w:eastAsia="仿宋_GB2312" w:cs="仿宋_GB2312"/>
          <w:sz w:val="32"/>
          <w:szCs w:val="32"/>
        </w:rPr>
        <w:t>严格按照国家有关规定，依据全区国土空间规划，统筹园区区域布局，明确园区数量、产业定位、管理体制和发展方向，制定园区安全生产源头管控，规范工业园区规划布局，有序开展园区设立、扩区、调区等工作。在安全评估的基础上，优化园区各功能分区布局，严格控制高风险功能区规模。对不符合安全生产条件、存在重大风险隐患、未纳入区统一规划、不符合国土空间规划的园区，要限期整改，对未达到整改要求的，要关闭退出。</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2.</w:t>
      </w:r>
      <w:r>
        <w:rPr>
          <w:rFonts w:hint="eastAsia" w:ascii="仿宋_GB2312" w:eastAsia="仿宋_GB2312" w:cs="仿宋_GB2312"/>
          <w:b/>
          <w:bCs/>
          <w:sz w:val="32"/>
          <w:szCs w:val="32"/>
        </w:rPr>
        <w:t>严格园区项目准入把关。</w:t>
      </w:r>
      <w:r>
        <w:rPr>
          <w:rFonts w:hint="eastAsia" w:ascii="仿宋_GB2312" w:eastAsia="仿宋_GB2312" w:cs="仿宋_GB2312"/>
          <w:sz w:val="32"/>
          <w:szCs w:val="32"/>
        </w:rPr>
        <w:t>按照全区产业发展定位，明确园区项目准入条件，根据《福建省禁止、限制和控制危险化学品目录（试行）》要求，结合我区实际制定“禁限控”目录，禁止自动化程度低、工艺装备落后等本质安全水平低的项目进区入园；禁止园区项目只引进生产设备及其工艺包，未配套引进与其相关的安全包与控制技术，拼凑式设置安全设施以及生产工艺安全防控系统。严格建设项目安全条件审查，严防高风险项目转移，严禁承接其他地区关闭退出的落后产能；建立并完善园区内企业退出机制，对不符合安全生产要求的企业，要及时淘汰退出园区。</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3.</w:t>
      </w:r>
      <w:r>
        <w:rPr>
          <w:rFonts w:hint="eastAsia" w:ascii="仿宋_GB2312" w:eastAsia="仿宋_GB2312" w:cs="仿宋_GB2312"/>
          <w:b/>
          <w:bCs/>
          <w:sz w:val="32"/>
          <w:szCs w:val="32"/>
        </w:rPr>
        <w:t>合理布局园区内企业。</w:t>
      </w:r>
      <w:r>
        <w:rPr>
          <w:rFonts w:hint="eastAsia" w:ascii="仿宋_GB2312" w:eastAsia="仿宋_GB2312" w:cs="仿宋_GB2312"/>
          <w:sz w:val="32"/>
          <w:szCs w:val="32"/>
        </w:rPr>
        <w:t>严格落实企业安全防护距离相关标准规范要求，综合考虑主导风向、地势高低落差、企业之间的相互影响，统筹企业类型、物资供应、公用设施保障、应急救援等因素，合理布置企业分区。严格执行有关标准规范，禁止在危险化学品企业外部安全防护距离内布局劳动密集型企业、人员密集场所，对园区内外部安全防护距离不符合要求的企业，要制定整改方案，实施改造、搬迁、退出等措施。</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4.</w:t>
      </w:r>
      <w:r>
        <w:rPr>
          <w:rFonts w:hint="eastAsia" w:ascii="仿宋_GB2312" w:eastAsia="仿宋_GB2312" w:cs="仿宋_GB2312"/>
          <w:b/>
          <w:bCs/>
          <w:sz w:val="32"/>
          <w:szCs w:val="32"/>
        </w:rPr>
        <w:t>完善园区公共设施。</w:t>
      </w:r>
      <w:r>
        <w:rPr>
          <w:rFonts w:hint="eastAsia" w:ascii="仿宋_GB2312" w:eastAsia="仿宋_GB2312" w:cs="仿宋_GB2312"/>
          <w:sz w:val="32"/>
          <w:szCs w:val="32"/>
        </w:rPr>
        <w:t>结合园区产业特点，统筹考虑产业发展、安全生产、公用设施、物流输送、维修服务、应急救援等各方面的需求，以有利于安全生产为原则，完善水、电、气、风、污水处理、公用管廊、道路交通、应急救援设施、消防设施、消防车道等公用工程配套和安全保障设施，组织设有消防控制室的园区与第三方技术服务单位签订消防维保合同，进一步提升工业园区本质安全水平。</w:t>
      </w:r>
    </w:p>
    <w:p>
      <w:pPr>
        <w:keepNext w:val="0"/>
        <w:keepLines w:val="0"/>
        <w:pageBreakBefore w:val="0"/>
        <w:kinsoku/>
        <w:overflowPunct/>
        <w:topLinePunct w:val="0"/>
        <w:bidi w:val="0"/>
        <w:spacing w:line="600" w:lineRule="exact"/>
        <w:ind w:firstLine="643" w:firstLineChars="200"/>
        <w:rPr>
          <w:rFonts w:ascii="楷体_GB2312" w:eastAsia="楷体_GB2312" w:cs="楷体_GB2312"/>
          <w:b/>
          <w:bCs/>
          <w:sz w:val="32"/>
          <w:szCs w:val="32"/>
        </w:rPr>
      </w:pPr>
      <w:r>
        <w:rPr>
          <w:rFonts w:hint="eastAsia" w:ascii="楷体_GB2312" w:eastAsia="楷体_GB2312" w:cs="楷体_GB2312"/>
          <w:b/>
          <w:bCs/>
          <w:sz w:val="32"/>
          <w:szCs w:val="32"/>
        </w:rPr>
        <w:t>（三）建立以风险分级管控和隐患排查治理为重点的园区安全预防控制体系</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1.</w:t>
      </w:r>
      <w:r>
        <w:rPr>
          <w:rFonts w:hint="eastAsia" w:ascii="仿宋_GB2312" w:eastAsia="仿宋_GB2312" w:cs="仿宋_GB2312"/>
          <w:b/>
          <w:bCs/>
          <w:sz w:val="32"/>
          <w:szCs w:val="32"/>
        </w:rPr>
        <w:t>开展园区安全风险评估。</w:t>
      </w:r>
      <w:r>
        <w:rPr>
          <w:rFonts w:hint="eastAsia" w:ascii="仿宋_GB2312" w:eastAsia="仿宋_GB2312" w:cs="仿宋_GB2312"/>
          <w:sz w:val="32"/>
          <w:szCs w:val="32"/>
        </w:rPr>
        <w:t>树立园区整体安全风险意识，组织开展园区整体性安全风险评估，确定安全容量，实施总量控制，提出消除、降低、控制安全风险的对策措施。已建成投用的园区每</w:t>
      </w:r>
      <w:r>
        <w:rPr>
          <w:rFonts w:ascii="仿宋_GB2312" w:eastAsia="仿宋_GB2312" w:cs="仿宋_GB2312"/>
          <w:sz w:val="32"/>
          <w:szCs w:val="32"/>
        </w:rPr>
        <w:t>5</w:t>
      </w:r>
      <w:r>
        <w:rPr>
          <w:rFonts w:hint="eastAsia" w:ascii="仿宋_GB2312" w:eastAsia="仿宋_GB2312" w:cs="仿宋_GB2312"/>
          <w:sz w:val="32"/>
          <w:szCs w:val="32"/>
        </w:rPr>
        <w:t>年至少组织开展一次园区整体性安全风险评估，突出园区重大安全风险防控，细化行业企业评估办法。</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2.</w:t>
      </w:r>
      <w:r>
        <w:rPr>
          <w:rFonts w:hint="eastAsia" w:ascii="仿宋_GB2312" w:eastAsia="仿宋_GB2312" w:cs="仿宋_GB2312"/>
          <w:b/>
          <w:bCs/>
          <w:sz w:val="32"/>
          <w:szCs w:val="32"/>
        </w:rPr>
        <w:t>建立安全隐患排查治理长效机制。</w:t>
      </w:r>
      <w:r>
        <w:rPr>
          <w:rFonts w:hint="eastAsia" w:ascii="仿宋_GB2312" w:eastAsia="仿宋_GB2312" w:cs="仿宋_GB2312"/>
          <w:sz w:val="32"/>
          <w:szCs w:val="32"/>
        </w:rPr>
        <w:t>督促企业建立健全全员参与的安全风险分级管控和隐患排查治理工作机制，认真开展安全风险摸排、辨识和隐患排查治理，精准排查治理生产装置、生产工艺、设备管线等方面的泄漏爆炸风险隐患，确保各类安全隐患能够及时发现、及时整改。建立各有关部门和单位共同参与的公共设施安全隐患排查治理机制，定期组织安全隐患排查治理，保障园区各类公共设施安全运转。</w:t>
      </w:r>
    </w:p>
    <w:p>
      <w:pPr>
        <w:keepNext w:val="0"/>
        <w:keepLines w:val="0"/>
        <w:pageBreakBefore w:val="0"/>
        <w:kinsoku/>
        <w:overflowPunct/>
        <w:topLinePunct w:val="0"/>
        <w:bidi w:val="0"/>
        <w:spacing w:line="600" w:lineRule="exact"/>
        <w:ind w:firstLine="643" w:firstLineChars="200"/>
        <w:rPr>
          <w:rFonts w:hint="eastAsia" w:ascii="仿宋_GB2312" w:eastAsia="仿宋_GB2312" w:cs="仿宋_GB2312"/>
          <w:sz w:val="32"/>
          <w:szCs w:val="32"/>
          <w:lang w:eastAsia="zh-CN"/>
        </w:rPr>
      </w:pPr>
      <w:r>
        <w:rPr>
          <w:rFonts w:ascii="仿宋_GB2312" w:eastAsia="仿宋_GB2312" w:cs="仿宋_GB2312"/>
          <w:b/>
          <w:bCs/>
          <w:sz w:val="32"/>
          <w:szCs w:val="32"/>
        </w:rPr>
        <w:t>3.</w:t>
      </w:r>
      <w:r>
        <w:rPr>
          <w:rFonts w:hint="eastAsia" w:ascii="仿宋_GB2312" w:eastAsia="仿宋_GB2312" w:cs="仿宋_GB2312"/>
          <w:b/>
          <w:bCs/>
          <w:sz w:val="32"/>
          <w:szCs w:val="32"/>
        </w:rPr>
        <w:t>强化重大安全隐患治理。</w:t>
      </w:r>
      <w:r>
        <w:rPr>
          <w:rFonts w:hint="eastAsia" w:ascii="仿宋_GB2312" w:eastAsia="仿宋_GB2312" w:cs="仿宋_GB2312"/>
          <w:sz w:val="32"/>
          <w:szCs w:val="32"/>
        </w:rPr>
        <w:t>结合园区内企业类型，深刻吸取近年来各地重特大事故教训，针对性的开展涉爆粉尘、液氨制冷、危险化学品停车场、建设施工、受（有）限空间作业等专项治理，对重大安全隐患实行挂牌督办、督促整改等措施，坚决消除重大安全隐患。对不具备《安全生产法》和其他有关法律、行政法规和国家标准或者行业标准规定的安全生产条件，经停产停业整顿仍不具备安全生产条件的，予以关闭</w:t>
      </w:r>
      <w:r>
        <w:rPr>
          <w:rFonts w:hint="eastAsia" w:ascii="仿宋_GB2312" w:eastAsia="仿宋_GB2312" w:cs="仿宋_GB2312"/>
          <w:sz w:val="32"/>
          <w:szCs w:val="32"/>
          <w:lang w:eastAsia="zh-CN"/>
        </w:rPr>
        <w:t>。</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4.</w:t>
      </w:r>
      <w:r>
        <w:rPr>
          <w:rFonts w:hint="eastAsia" w:ascii="仿宋_GB2312" w:eastAsia="仿宋_GB2312" w:cs="仿宋_GB2312"/>
          <w:b/>
          <w:bCs/>
          <w:sz w:val="32"/>
          <w:szCs w:val="32"/>
        </w:rPr>
        <w:t>加强承包商管理。</w:t>
      </w:r>
      <w:r>
        <w:rPr>
          <w:rFonts w:hint="eastAsia" w:ascii="仿宋_GB2312" w:eastAsia="仿宋_GB2312" w:cs="仿宋_GB2312"/>
          <w:sz w:val="32"/>
          <w:szCs w:val="32"/>
        </w:rPr>
        <w:t>园区要建立完善承包商入园作业管理制度，对进入园区施工、检维修及提供专业技术服务等作业的承包商进行记录，实施诚信管理；强化日常监督检查，督促企业加强对承包商作业的现场安全管理，落实安全防护措施。</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5.</w:t>
      </w:r>
      <w:r>
        <w:rPr>
          <w:rFonts w:hint="eastAsia" w:ascii="仿宋_GB2312" w:eastAsia="仿宋_GB2312" w:cs="仿宋_GB2312"/>
          <w:b/>
          <w:bCs/>
          <w:sz w:val="32"/>
          <w:szCs w:val="32"/>
        </w:rPr>
        <w:t>推进园区封闭化管理。</w:t>
      </w:r>
      <w:r>
        <w:rPr>
          <w:rFonts w:hint="eastAsia" w:ascii="仿宋_GB2312" w:eastAsia="仿宋_GB2312" w:cs="仿宋_GB2312"/>
          <w:sz w:val="32"/>
          <w:szCs w:val="32"/>
        </w:rPr>
        <w:t>按照“分类控制、分级管理、分步实施”的要求，结合园区产业结构、产业链特点、安全风险类型等实际情况，通过采取园区门禁系统、视频监控系统等手段，逐步推进园区封闭化管理，严格控制人员、车辆进出。对当前无法实施整体封闭化管理的园区，要创造条件优先对园区内高风险功能区实施封闭化管理。</w:t>
      </w:r>
    </w:p>
    <w:p>
      <w:pPr>
        <w:keepNext w:val="0"/>
        <w:keepLines w:val="0"/>
        <w:pageBreakBefore w:val="0"/>
        <w:kinsoku/>
        <w:overflowPunct/>
        <w:topLinePunct w:val="0"/>
        <w:bidi w:val="0"/>
        <w:spacing w:line="600" w:lineRule="exact"/>
        <w:ind w:firstLine="643" w:firstLineChars="200"/>
        <w:jc w:val="left"/>
        <w:rPr>
          <w:rFonts w:hint="eastAsia" w:ascii="楷体_GB2312" w:eastAsia="仿宋_GB2312" w:cs="仿宋_GB2312"/>
          <w:sz w:val="32"/>
          <w:szCs w:val="32"/>
          <w:lang w:val="en-US" w:eastAsia="zh-CN"/>
        </w:rPr>
      </w:pPr>
      <w:r>
        <w:rPr>
          <w:rFonts w:hint="eastAsia" w:ascii="仿宋_GB2312" w:eastAsia="仿宋_GB2312" w:cs="仿宋_GB2312"/>
          <w:b/>
          <w:bCs/>
          <w:sz w:val="32"/>
          <w:szCs w:val="32"/>
          <w:lang w:val="en-US" w:eastAsia="zh-CN"/>
        </w:rPr>
        <w:t>6</w:t>
      </w:r>
      <w:r>
        <w:rPr>
          <w:rFonts w:ascii="仿宋_GB2312" w:eastAsia="仿宋_GB2312" w:cs="仿宋_GB2312"/>
          <w:b/>
          <w:bCs/>
          <w:sz w:val="32"/>
          <w:szCs w:val="32"/>
        </w:rPr>
        <w:t xml:space="preserve">. </w:t>
      </w:r>
      <w:r>
        <w:rPr>
          <w:rFonts w:hint="eastAsia" w:ascii="仿宋_GB2312" w:eastAsia="仿宋_GB2312" w:cs="仿宋_GB2312"/>
          <w:b/>
          <w:bCs/>
          <w:sz w:val="32"/>
          <w:szCs w:val="32"/>
        </w:rPr>
        <w:t>加强员工安全宣传培训。</w:t>
      </w:r>
      <w:r>
        <w:rPr>
          <w:rFonts w:hint="eastAsia" w:ascii="仿宋_GB2312" w:eastAsia="仿宋_GB2312" w:cs="仿宋_GB2312"/>
          <w:sz w:val="32"/>
          <w:szCs w:val="32"/>
        </w:rPr>
        <w:t>组织园区企业管理人员、普通员工、特殊工种人员分级、分层次开展安全培训教育，形成常态的安全生产教育培训机制。培训安排可依托信息化手段综合统筹各行业主管部门的教育培训内容，实现提升企业在岗人员安全防范能力以及为企业减负的目标</w:t>
      </w:r>
      <w:r>
        <w:rPr>
          <w:rFonts w:hint="eastAsia" w:ascii="仿宋_GB2312" w:eastAsia="仿宋_GB2312" w:cs="仿宋_GB2312"/>
          <w:sz w:val="32"/>
          <w:szCs w:val="32"/>
          <w:lang w:eastAsia="zh-CN"/>
        </w:rPr>
        <w:t>。</w:t>
      </w:r>
    </w:p>
    <w:p>
      <w:pPr>
        <w:keepNext w:val="0"/>
        <w:keepLines w:val="0"/>
        <w:pageBreakBefore w:val="0"/>
        <w:kinsoku/>
        <w:overflowPunct/>
        <w:topLinePunct w:val="0"/>
        <w:bidi w:val="0"/>
        <w:spacing w:line="600" w:lineRule="exact"/>
        <w:ind w:firstLine="643" w:firstLineChars="200"/>
        <w:rPr>
          <w:rFonts w:ascii="楷体_GB2312" w:eastAsia="楷体_GB2312" w:cs="楷体_GB2312"/>
          <w:b/>
          <w:bCs/>
          <w:sz w:val="32"/>
          <w:szCs w:val="32"/>
        </w:rPr>
      </w:pPr>
      <w:r>
        <w:rPr>
          <w:rFonts w:hint="eastAsia" w:ascii="楷体_GB2312" w:eastAsia="楷体_GB2312" w:cs="楷体_GB2312"/>
          <w:b/>
          <w:bCs/>
          <w:sz w:val="32"/>
          <w:szCs w:val="32"/>
        </w:rPr>
        <w:t>（</w:t>
      </w:r>
      <w:r>
        <w:rPr>
          <w:rFonts w:hint="eastAsia" w:ascii="楷体_GB2312" w:eastAsia="楷体_GB2312" w:cs="楷体_GB2312"/>
          <w:b/>
          <w:bCs/>
          <w:sz w:val="32"/>
          <w:szCs w:val="32"/>
          <w:lang w:eastAsia="zh-CN"/>
        </w:rPr>
        <w:t>四</w:t>
      </w:r>
      <w:r>
        <w:rPr>
          <w:rFonts w:hint="eastAsia" w:ascii="楷体_GB2312" w:eastAsia="楷体_GB2312" w:cs="楷体_GB2312"/>
          <w:b/>
          <w:bCs/>
          <w:sz w:val="32"/>
          <w:szCs w:val="32"/>
        </w:rPr>
        <w:t>）夯实园区信息化和应急保障等安全基础</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1.</w:t>
      </w:r>
      <w:r>
        <w:rPr>
          <w:rFonts w:hint="eastAsia" w:ascii="仿宋_GB2312" w:eastAsia="仿宋_GB2312" w:cs="仿宋_GB2312"/>
          <w:b/>
          <w:bCs/>
          <w:sz w:val="32"/>
          <w:szCs w:val="32"/>
        </w:rPr>
        <w:t>加快安全监管信息化建设。</w:t>
      </w:r>
      <w:r>
        <w:rPr>
          <w:rFonts w:hint="eastAsia" w:ascii="仿宋_GB2312" w:eastAsia="仿宋_GB2312" w:cs="仿宋_GB2312"/>
          <w:sz w:val="32"/>
          <w:szCs w:val="32"/>
        </w:rPr>
        <w:t>园区要结合产业特点，以对园区安全作出准确、高效的智能响应为目标，采用“互联网</w:t>
      </w:r>
      <w:r>
        <w:rPr>
          <w:rFonts w:ascii="仿宋_GB2312" w:eastAsia="仿宋_GB2312" w:cs="仿宋_GB2312"/>
          <w:sz w:val="32"/>
          <w:szCs w:val="32"/>
        </w:rPr>
        <w:t>+</w:t>
      </w:r>
      <w:r>
        <w:rPr>
          <w:rFonts w:hint="eastAsia" w:ascii="仿宋_GB2312" w:eastAsia="仿宋_GB2312" w:cs="仿宋_GB2312"/>
          <w:sz w:val="32"/>
          <w:szCs w:val="32"/>
        </w:rPr>
        <w:t>产业”模式，综合利用电子标签、大数据、人工智能等技术，推进智慧园区建设，建立园区集约化可视化安全监管信息共享平台，定期进行安全风险分析，实现对园区内企业、重点场所、重大危险源、基础设施安全风险监控预警。</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ascii="仿宋_GB2312" w:eastAsia="仿宋_GB2312" w:cs="仿宋_GB2312"/>
          <w:b/>
          <w:bCs/>
          <w:sz w:val="32"/>
          <w:szCs w:val="32"/>
        </w:rPr>
        <w:t>2.</w:t>
      </w:r>
      <w:r>
        <w:rPr>
          <w:rFonts w:hint="eastAsia" w:ascii="仿宋_GB2312" w:eastAsia="仿宋_GB2312" w:cs="仿宋_GB2312"/>
          <w:b/>
          <w:bCs/>
          <w:sz w:val="32"/>
          <w:szCs w:val="32"/>
        </w:rPr>
        <w:t>加强应急处置保障能力建设。</w:t>
      </w:r>
      <w:r>
        <w:rPr>
          <w:rFonts w:hint="eastAsia" w:ascii="仿宋_GB2312" w:eastAsia="仿宋_GB2312" w:cs="仿宋_GB2312"/>
          <w:sz w:val="32"/>
          <w:szCs w:val="32"/>
        </w:rPr>
        <w:t>园区要全面掌握本园区及本园区内企业应急相关信息，健全完善园区应急预案体系，定期检查企业应急准备工作开展情况，统筹园区应急救援力量并强化演练，与园区周边重点应急救援力量建立应急联动机制，建立健全公共应急物资储备保障制度，明确应急管理的分级响应制度和程序，做到应急救援统一指挥、反应灵敏、安全高效。</w:t>
      </w:r>
    </w:p>
    <w:p>
      <w:pPr>
        <w:keepNext w:val="0"/>
        <w:keepLines w:val="0"/>
        <w:pageBreakBefore w:val="0"/>
        <w:kinsoku/>
        <w:overflowPunct/>
        <w:topLinePunct w:val="0"/>
        <w:bidi w:val="0"/>
        <w:spacing w:line="600" w:lineRule="exact"/>
        <w:ind w:firstLine="640" w:firstLineChars="200"/>
        <w:rPr>
          <w:rFonts w:ascii="黑体" w:eastAsia="黑体" w:cs="黑体"/>
          <w:sz w:val="32"/>
          <w:szCs w:val="32"/>
        </w:rPr>
      </w:pPr>
      <w:r>
        <w:rPr>
          <w:rFonts w:hint="eastAsia" w:ascii="黑体" w:eastAsia="黑体" w:cs="黑体"/>
          <w:sz w:val="32"/>
          <w:szCs w:val="32"/>
        </w:rPr>
        <w:t>三、时间安排</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从</w:t>
      </w:r>
      <w:r>
        <w:rPr>
          <w:rFonts w:ascii="仿宋_GB2312" w:eastAsia="仿宋_GB2312" w:cs="仿宋_GB2312"/>
          <w:sz w:val="32"/>
          <w:szCs w:val="32"/>
        </w:rPr>
        <w:t>2020</w:t>
      </w:r>
      <w:r>
        <w:rPr>
          <w:rFonts w:hint="eastAsia" w:ascii="仿宋_GB2312" w:eastAsia="仿宋_GB2312" w:cs="仿宋_GB2312"/>
          <w:sz w:val="32"/>
          <w:szCs w:val="32"/>
        </w:rPr>
        <w:t>年至</w:t>
      </w:r>
      <w:r>
        <w:rPr>
          <w:rFonts w:ascii="仿宋_GB2312" w:eastAsia="仿宋_GB2312" w:cs="仿宋_GB2312"/>
          <w:sz w:val="32"/>
          <w:szCs w:val="32"/>
        </w:rPr>
        <w:t>2022</w:t>
      </w:r>
      <w:r>
        <w:rPr>
          <w:rFonts w:hint="eastAsia" w:ascii="仿宋_GB2312" w:eastAsia="仿宋_GB2312" w:cs="仿宋_GB2312"/>
          <w:sz w:val="32"/>
          <w:szCs w:val="32"/>
        </w:rPr>
        <w:t>年</w:t>
      </w:r>
      <w:r>
        <w:rPr>
          <w:rFonts w:ascii="仿宋_GB2312" w:eastAsia="仿宋_GB2312" w:cs="仿宋_GB2312"/>
          <w:sz w:val="32"/>
          <w:szCs w:val="32"/>
        </w:rPr>
        <w:t>12</w:t>
      </w:r>
      <w:r>
        <w:rPr>
          <w:rFonts w:hint="eastAsia" w:ascii="仿宋_GB2312" w:eastAsia="仿宋_GB2312" w:cs="仿宋_GB2312"/>
          <w:sz w:val="32"/>
          <w:szCs w:val="32"/>
        </w:rPr>
        <w:t>月，分</w:t>
      </w:r>
      <w:r>
        <w:rPr>
          <w:rFonts w:hint="eastAsia" w:ascii="仿宋_GB2312" w:eastAsia="仿宋_GB2312" w:cs="仿宋_GB2312"/>
          <w:sz w:val="32"/>
          <w:szCs w:val="32"/>
          <w:lang w:eastAsia="zh-CN"/>
        </w:rPr>
        <w:t>三</w:t>
      </w:r>
      <w:r>
        <w:rPr>
          <w:rFonts w:hint="eastAsia" w:ascii="仿宋_GB2312" w:eastAsia="仿宋_GB2312" w:cs="仿宋_GB2312"/>
          <w:sz w:val="32"/>
          <w:szCs w:val="32"/>
        </w:rPr>
        <w:t>个阶段进行。</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cs="楷体_GB2312"/>
          <w:b/>
          <w:bCs/>
          <w:sz w:val="32"/>
          <w:szCs w:val="32"/>
        </w:rPr>
        <w:t>（</w:t>
      </w:r>
      <w:r>
        <w:rPr>
          <w:rFonts w:hint="eastAsia" w:ascii="楷体_GB2312" w:eastAsia="楷体_GB2312" w:cs="楷体_GB2312"/>
          <w:b/>
          <w:bCs/>
          <w:sz w:val="32"/>
          <w:szCs w:val="32"/>
          <w:lang w:eastAsia="zh-CN"/>
        </w:rPr>
        <w:t>一</w:t>
      </w:r>
      <w:r>
        <w:rPr>
          <w:rFonts w:hint="eastAsia" w:ascii="楷体_GB2312" w:eastAsia="楷体_GB2312" w:cs="楷体_GB2312"/>
          <w:b/>
          <w:bCs/>
          <w:sz w:val="32"/>
          <w:szCs w:val="32"/>
        </w:rPr>
        <w:t>）排查整治（</w:t>
      </w:r>
      <w:r>
        <w:rPr>
          <w:rFonts w:ascii="楷体_GB2312" w:eastAsia="楷体_GB2312" w:cs="楷体_GB2312"/>
          <w:b/>
          <w:bCs/>
          <w:sz w:val="32"/>
          <w:szCs w:val="32"/>
        </w:rPr>
        <w:t>2020</w:t>
      </w:r>
      <w:r>
        <w:rPr>
          <w:rFonts w:hint="eastAsia" w:ascii="楷体_GB2312" w:eastAsia="楷体_GB2312" w:cs="楷体_GB2312"/>
          <w:b/>
          <w:bCs/>
          <w:sz w:val="32"/>
          <w:szCs w:val="32"/>
        </w:rPr>
        <w:t>年）。</w:t>
      </w:r>
      <w:r>
        <w:rPr>
          <w:rFonts w:hint="eastAsia" w:ascii="仿宋_GB2312" w:eastAsia="仿宋_GB2312" w:cs="仿宋_GB2312"/>
          <w:sz w:val="32"/>
          <w:szCs w:val="32"/>
        </w:rPr>
        <w:t>严格落实本方案重点整治内容，认真开展专项整治，</w:t>
      </w:r>
      <w:r>
        <w:rPr>
          <w:rFonts w:ascii="仿宋_GB2312" w:eastAsia="仿宋_GB2312" w:cs="仿宋_GB2312"/>
          <w:sz w:val="32"/>
          <w:szCs w:val="32"/>
        </w:rPr>
        <w:t>2020</w:t>
      </w:r>
      <w:r>
        <w:rPr>
          <w:rFonts w:hint="eastAsia" w:ascii="仿宋_GB2312" w:eastAsia="仿宋_GB2312" w:cs="仿宋_GB2312"/>
          <w:sz w:val="32"/>
          <w:szCs w:val="32"/>
        </w:rPr>
        <w:t>年</w:t>
      </w:r>
      <w:r>
        <w:rPr>
          <w:rFonts w:ascii="仿宋_GB2312" w:eastAsia="仿宋_GB2312" w:cs="仿宋_GB2312"/>
          <w:sz w:val="32"/>
          <w:szCs w:val="32"/>
        </w:rPr>
        <w:t>12</w:t>
      </w:r>
      <w:r>
        <w:rPr>
          <w:rFonts w:hint="eastAsia" w:ascii="仿宋_GB2312" w:eastAsia="仿宋_GB2312" w:cs="仿宋_GB2312"/>
          <w:sz w:val="32"/>
          <w:szCs w:val="32"/>
        </w:rPr>
        <w:t>月前，完成对辖区内所有园区的摸排梳理，落实园区专项整治主体责任，建立问题隐患和制度措施清单，制定时间表、路线图，整治工作取得初步成效。</w:t>
      </w:r>
      <w:r>
        <w:rPr>
          <w:rFonts w:hint="eastAsia" w:ascii="仿宋_GB2312" w:eastAsia="仿宋_GB2312"/>
          <w:sz w:val="32"/>
          <w:szCs w:val="32"/>
        </w:rPr>
        <w:t>对发现的问题隐患要实行清单化管理，备案备查，做好跟踪督促指导，真正做到“一抓到底、见底清零”。</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cs="楷体_GB2312"/>
          <w:b/>
          <w:bCs/>
          <w:sz w:val="32"/>
          <w:szCs w:val="32"/>
        </w:rPr>
        <w:t>（</w:t>
      </w:r>
      <w:r>
        <w:rPr>
          <w:rFonts w:hint="eastAsia" w:ascii="楷体_GB2312" w:eastAsia="楷体_GB2312" w:cs="楷体_GB2312"/>
          <w:b/>
          <w:bCs/>
          <w:sz w:val="32"/>
          <w:szCs w:val="32"/>
          <w:lang w:eastAsia="zh-CN"/>
        </w:rPr>
        <w:t>二</w:t>
      </w:r>
      <w:r>
        <w:rPr>
          <w:rFonts w:hint="eastAsia" w:ascii="楷体_GB2312" w:eastAsia="楷体_GB2312" w:cs="楷体_GB2312"/>
          <w:b/>
          <w:bCs/>
          <w:sz w:val="32"/>
          <w:szCs w:val="32"/>
        </w:rPr>
        <w:t>）集中攻坚（</w:t>
      </w:r>
      <w:r>
        <w:rPr>
          <w:rFonts w:ascii="楷体_GB2312" w:eastAsia="楷体_GB2312" w:cs="楷体_GB2312"/>
          <w:b/>
          <w:bCs/>
          <w:sz w:val="32"/>
          <w:szCs w:val="32"/>
        </w:rPr>
        <w:t>2021</w:t>
      </w:r>
      <w:r>
        <w:rPr>
          <w:rFonts w:hint="eastAsia" w:ascii="楷体_GB2312" w:eastAsia="楷体_GB2312" w:cs="楷体_GB2312"/>
          <w:b/>
          <w:bCs/>
          <w:sz w:val="32"/>
          <w:szCs w:val="32"/>
        </w:rPr>
        <w:t>年）。</w:t>
      </w:r>
      <w:r>
        <w:rPr>
          <w:rFonts w:hint="eastAsia" w:ascii="仿宋_GB2312" w:eastAsia="仿宋_GB2312" w:cs="仿宋_GB2312"/>
          <w:sz w:val="32"/>
          <w:szCs w:val="32"/>
        </w:rPr>
        <w:t>针对重点难点问题，通过现场推进会、专项攻坚等措施，强力推进问题整改。对问题严重且经整改后仍不符合安全要求的园区，要坚决予以关停退出。推动园区建立完善以风险分级管控和隐患排查治理为重点的安全预防控制体系，园区、企业安全风险管控能力得到明显提升。</w:t>
      </w:r>
    </w:p>
    <w:p>
      <w:pPr>
        <w:keepNext w:val="0"/>
        <w:keepLines w:val="0"/>
        <w:pageBreakBefore w:val="0"/>
        <w:kinsoku/>
        <w:overflowPunct/>
        <w:topLinePunct w:val="0"/>
        <w:bidi w:val="0"/>
        <w:spacing w:line="600" w:lineRule="exact"/>
        <w:ind w:firstLine="643" w:firstLineChars="200"/>
        <w:rPr>
          <w:rFonts w:ascii="仿宋_GB2312" w:eastAsia="仿宋_GB2312" w:cs="仿宋_GB2312"/>
          <w:sz w:val="32"/>
          <w:szCs w:val="32"/>
        </w:rPr>
      </w:pPr>
      <w:r>
        <w:rPr>
          <w:rFonts w:hint="eastAsia" w:ascii="楷体_GB2312" w:eastAsia="楷体_GB2312" w:cs="楷体_GB2312"/>
          <w:b/>
          <w:bCs/>
          <w:sz w:val="32"/>
          <w:szCs w:val="32"/>
        </w:rPr>
        <w:t>（</w:t>
      </w:r>
      <w:r>
        <w:rPr>
          <w:rFonts w:hint="eastAsia" w:ascii="楷体_GB2312" w:eastAsia="楷体_GB2312" w:cs="楷体_GB2312"/>
          <w:b/>
          <w:bCs/>
          <w:sz w:val="32"/>
          <w:szCs w:val="32"/>
          <w:lang w:eastAsia="zh-CN"/>
        </w:rPr>
        <w:t>三</w:t>
      </w:r>
      <w:r>
        <w:rPr>
          <w:rFonts w:hint="eastAsia" w:ascii="楷体_GB2312" w:eastAsia="楷体_GB2312" w:cs="楷体_GB2312"/>
          <w:b/>
          <w:bCs/>
          <w:sz w:val="32"/>
          <w:szCs w:val="32"/>
        </w:rPr>
        <w:t>）巩固提升（</w:t>
      </w:r>
      <w:r>
        <w:rPr>
          <w:rFonts w:ascii="楷体_GB2312" w:eastAsia="楷体_GB2312" w:cs="楷体_GB2312"/>
          <w:b/>
          <w:bCs/>
          <w:sz w:val="32"/>
          <w:szCs w:val="32"/>
        </w:rPr>
        <w:t>2022</w:t>
      </w:r>
      <w:r>
        <w:rPr>
          <w:rFonts w:hint="eastAsia" w:ascii="楷体_GB2312" w:eastAsia="楷体_GB2312" w:cs="楷体_GB2312"/>
          <w:b/>
          <w:bCs/>
          <w:sz w:val="32"/>
          <w:szCs w:val="32"/>
        </w:rPr>
        <w:t>年）。</w:t>
      </w:r>
      <w:r>
        <w:rPr>
          <w:rFonts w:hint="eastAsia" w:ascii="仿宋_GB2312" w:eastAsia="仿宋_GB2312" w:cs="仿宋_GB2312"/>
          <w:sz w:val="32"/>
          <w:szCs w:val="32"/>
        </w:rPr>
        <w:t>深入分析园区安全管理存在的共性问题、突出问题，深入查找深层次原因，总结经验做法，研究提出进一步加强改进园区安全管理的措施，形成常态化、制度化、规范化的园区安全管理制度成果，推动园区安全发展高质量发展。</w:t>
      </w:r>
    </w:p>
    <w:p>
      <w:pPr>
        <w:keepNext w:val="0"/>
        <w:keepLines w:val="0"/>
        <w:pageBreakBefore w:val="0"/>
        <w:kinsoku/>
        <w:overflowPunct/>
        <w:topLinePunct w:val="0"/>
        <w:bidi w:val="0"/>
        <w:spacing w:line="600" w:lineRule="exact"/>
        <w:rPr>
          <w:rFonts w:hint="eastAsia"/>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ascii="黑体" w:eastAsia="黑体" w:cs="黑体"/>
          <w:sz w:val="32"/>
          <w:szCs w:val="32"/>
          <w:lang w:val="en-US" w:eastAsia="zh-CN"/>
        </w:rPr>
      </w:pPr>
      <w:r>
        <w:rPr>
          <w:rFonts w:hint="eastAsia" w:ascii="黑体" w:eastAsia="黑体" w:cs="黑体"/>
          <w:sz w:val="32"/>
          <w:szCs w:val="32"/>
        </w:rPr>
        <w:t>附件</w:t>
      </w:r>
      <w:r>
        <w:rPr>
          <w:rFonts w:hint="eastAsia" w:ascii="黑体" w:eastAsia="黑体" w:cs="黑体"/>
          <w:sz w:val="32"/>
          <w:szCs w:val="32"/>
          <w:lang w:val="en-US" w:eastAsia="zh-CN"/>
        </w:rPr>
        <w:t>10</w:t>
      </w: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jc w:val="center"/>
        <w:rPr>
          <w:rFonts w:ascii="方正小标宋简体" w:eastAsia="方正小标宋简体"/>
          <w:bCs/>
          <w:spacing w:val="-4"/>
          <w:sz w:val="44"/>
          <w:szCs w:val="44"/>
        </w:rPr>
      </w:pPr>
      <w:r>
        <w:rPr>
          <w:rFonts w:hint="eastAsia" w:ascii="方正小标宋简体" w:eastAsia="方正小标宋简体"/>
          <w:bCs/>
          <w:spacing w:val="-4"/>
          <w:sz w:val="44"/>
          <w:szCs w:val="44"/>
        </w:rPr>
        <w:t>危险废物等安全整治三年行动专项实施方案</w:t>
      </w:r>
    </w:p>
    <w:p>
      <w:pPr>
        <w:keepNext w:val="0"/>
        <w:keepLines w:val="0"/>
        <w:pageBreakBefore w:val="0"/>
        <w:kinsoku/>
        <w:overflowPunct/>
        <w:topLinePunct w:val="0"/>
        <w:bidi w:val="0"/>
        <w:spacing w:line="600" w:lineRule="exact"/>
        <w:ind w:firstLine="644"/>
        <w:rPr>
          <w:rFonts w:ascii="仿宋_GB2312" w:eastAsia="仿宋_GB2312"/>
        </w:rPr>
      </w:pPr>
    </w:p>
    <w:p>
      <w:pPr>
        <w:keepNext w:val="0"/>
        <w:keepLines w:val="0"/>
        <w:pageBreakBefore w:val="0"/>
        <w:kinsoku/>
        <w:overflowPunct/>
        <w:topLinePunct w:val="0"/>
        <w:bidi w:val="0"/>
        <w:spacing w:line="600" w:lineRule="exact"/>
        <w:ind w:firstLine="640" w:firstLineChars="200"/>
        <w:rPr>
          <w:rFonts w:eastAsia="仿宋_GB2312"/>
          <w:sz w:val="32"/>
          <w:szCs w:val="32"/>
        </w:rPr>
      </w:pPr>
      <w:r>
        <w:rPr>
          <w:rFonts w:hint="eastAsia" w:ascii="仿宋_GB2312" w:eastAsia="仿宋_GB2312"/>
          <w:sz w:val="32"/>
          <w:szCs w:val="32"/>
        </w:rPr>
        <w:t>为加强</w:t>
      </w:r>
      <w:r>
        <w:rPr>
          <w:rFonts w:hint="eastAsia" w:ascii="仿宋_GB2312" w:eastAsia="仿宋_GB2312"/>
          <w:sz w:val="32"/>
          <w:szCs w:val="32"/>
          <w:lang w:eastAsia="zh-CN"/>
        </w:rPr>
        <w:t>片</w:t>
      </w:r>
      <w:r>
        <w:rPr>
          <w:rFonts w:hint="eastAsia" w:ascii="仿宋_GB2312" w:eastAsia="仿宋_GB2312"/>
          <w:sz w:val="32"/>
          <w:szCs w:val="32"/>
        </w:rPr>
        <w:t>区危险废物、垃圾填埋场等安全专项整治，</w:t>
      </w:r>
      <w:r>
        <w:rPr>
          <w:rFonts w:hint="eastAsia" w:eastAsia="仿宋_GB2312"/>
          <w:sz w:val="32"/>
          <w:szCs w:val="32"/>
        </w:rPr>
        <w:t>根据《全</w:t>
      </w:r>
      <w:r>
        <w:rPr>
          <w:rFonts w:hint="eastAsia" w:eastAsia="仿宋_GB2312"/>
          <w:sz w:val="32"/>
          <w:szCs w:val="32"/>
          <w:lang w:eastAsia="zh-CN"/>
        </w:rPr>
        <w:t>区</w:t>
      </w:r>
      <w:r>
        <w:rPr>
          <w:rFonts w:hint="eastAsia" w:eastAsia="仿宋_GB2312"/>
          <w:sz w:val="32"/>
          <w:szCs w:val="32"/>
        </w:rPr>
        <w:t>安全生产专项整治三年行动实施方案》《</w:t>
      </w:r>
      <w:r>
        <w:rPr>
          <w:rFonts w:hint="eastAsia" w:eastAsia="仿宋_GB2312"/>
          <w:sz w:val="32"/>
          <w:szCs w:val="32"/>
          <w:lang w:eastAsia="zh-CN"/>
        </w:rPr>
        <w:t>君山片区</w:t>
      </w:r>
      <w:r>
        <w:rPr>
          <w:rFonts w:hint="eastAsia" w:eastAsia="仿宋_GB2312"/>
          <w:sz w:val="32"/>
          <w:szCs w:val="32"/>
        </w:rPr>
        <w:t>安全隐患大排查大整治工作方案》及《</w:t>
      </w:r>
      <w:r>
        <w:rPr>
          <w:rFonts w:hint="eastAsia" w:eastAsia="仿宋_GB2312"/>
          <w:sz w:val="32"/>
          <w:szCs w:val="32"/>
          <w:lang w:eastAsia="zh-CN"/>
        </w:rPr>
        <w:t>君山片区</w:t>
      </w:r>
      <w:r>
        <w:rPr>
          <w:rFonts w:hint="eastAsia" w:eastAsia="仿宋_GB2312"/>
          <w:sz w:val="32"/>
          <w:szCs w:val="32"/>
        </w:rPr>
        <w:t>安全生产专项整治三年行动实施方案》，制定本实施方案。</w:t>
      </w:r>
    </w:p>
    <w:p>
      <w:pPr>
        <w:keepNext w:val="0"/>
        <w:keepLines w:val="0"/>
        <w:pageBreakBefore w:val="0"/>
        <w:kinsoku/>
        <w:overflowPunct/>
        <w:topLinePunct w:val="0"/>
        <w:bidi w:val="0"/>
        <w:adjustRightInd w:val="0"/>
        <w:snapToGrid w:val="0"/>
        <w:spacing w:line="600" w:lineRule="exact"/>
        <w:ind w:firstLine="640" w:firstLineChars="200"/>
        <w:rPr>
          <w:rFonts w:ascii="黑体" w:eastAsia="黑体"/>
          <w:sz w:val="32"/>
          <w:szCs w:val="32"/>
        </w:rPr>
      </w:pPr>
      <w:r>
        <w:rPr>
          <w:rFonts w:hint="eastAsia" w:ascii="黑体" w:eastAsia="黑体"/>
          <w:sz w:val="32"/>
          <w:szCs w:val="32"/>
        </w:rPr>
        <w:t>一、整治目标</w:t>
      </w:r>
    </w:p>
    <w:p>
      <w:pPr>
        <w:keepNext w:val="0"/>
        <w:keepLines w:val="0"/>
        <w:pageBreakBefore w:val="0"/>
        <w:kinsoku/>
        <w:overflowPunct/>
        <w:topLinePunct w:val="0"/>
        <w:bidi w:val="0"/>
        <w:adjustRightInd w:val="0"/>
        <w:snapToGrid w:val="0"/>
        <w:spacing w:line="600" w:lineRule="exact"/>
        <w:ind w:firstLine="616" w:firstLineChars="200"/>
        <w:rPr>
          <w:rFonts w:ascii="仿宋_GB2312" w:eastAsia="仿宋_GB2312"/>
          <w:spacing w:val="-6"/>
          <w:sz w:val="32"/>
          <w:szCs w:val="32"/>
        </w:rPr>
      </w:pPr>
      <w:r>
        <w:rPr>
          <w:rFonts w:hint="eastAsia" w:ascii="仿宋_GB2312" w:eastAsia="仿宋_GB2312"/>
          <w:spacing w:val="-6"/>
          <w:sz w:val="32"/>
          <w:szCs w:val="32"/>
        </w:rPr>
        <w:t>通过三年安全专项整治，健全完善危险废物等安全风险分级管控和隐患排查治理的责任体系、制度标准、工作机制。建立形成覆盖废弃危险化学品等危险废物（以下简称危险废物）产生、收集、贮存、转移、利用、处置等全过程的监管体系；偷存偷排偷放或违法违规处置危险废物的违法犯罪行为有效遏制；企业产生的属性不明固体废物鉴别鉴定率</w:t>
      </w:r>
      <w:r>
        <w:rPr>
          <w:rFonts w:ascii="仿宋_GB2312" w:eastAsia="仿宋_GB2312"/>
          <w:spacing w:val="-6"/>
          <w:sz w:val="32"/>
          <w:szCs w:val="32"/>
        </w:rPr>
        <w:t>100%</w:t>
      </w:r>
      <w:r>
        <w:rPr>
          <w:rFonts w:hint="eastAsia" w:ascii="仿宋_GB2312" w:eastAsia="仿宋_GB2312"/>
          <w:spacing w:val="-6"/>
          <w:sz w:val="32"/>
          <w:szCs w:val="32"/>
        </w:rPr>
        <w:t>，重点环保设施和项目安全风险评估论证率</w:t>
      </w:r>
      <w:r>
        <w:rPr>
          <w:rFonts w:ascii="仿宋_GB2312" w:eastAsia="仿宋_GB2312"/>
          <w:spacing w:val="-6"/>
          <w:sz w:val="32"/>
          <w:szCs w:val="32"/>
        </w:rPr>
        <w:t>100%</w:t>
      </w:r>
      <w:r>
        <w:rPr>
          <w:rFonts w:hint="eastAsia" w:ascii="仿宋_GB2312" w:eastAsia="仿宋_GB2312"/>
          <w:spacing w:val="-6"/>
          <w:sz w:val="32"/>
          <w:szCs w:val="32"/>
        </w:rPr>
        <w:t>，实现危险废物等管控制度化、常态化、规范化、长效化；加强渣土、垃圾、污水、涉爆粉尘的贮存、处理、处置等过程中同步落实安全规范措施，有效防范遏制事故发生，确保人身安全。</w:t>
      </w:r>
    </w:p>
    <w:p>
      <w:pPr>
        <w:keepNext w:val="0"/>
        <w:keepLines w:val="0"/>
        <w:pageBreakBefore w:val="0"/>
        <w:kinsoku/>
        <w:overflowPunct/>
        <w:topLinePunct w:val="0"/>
        <w:bidi w:val="0"/>
        <w:adjustRightInd w:val="0"/>
        <w:snapToGrid w:val="0"/>
        <w:spacing w:line="600" w:lineRule="exact"/>
        <w:ind w:firstLine="640" w:firstLineChars="200"/>
        <w:rPr>
          <w:rFonts w:ascii="黑体" w:eastAsia="黑体"/>
          <w:sz w:val="32"/>
          <w:szCs w:val="32"/>
        </w:rPr>
      </w:pPr>
      <w:r>
        <w:rPr>
          <w:rFonts w:hint="eastAsia" w:ascii="黑体" w:eastAsia="黑体"/>
          <w:sz w:val="32"/>
          <w:szCs w:val="32"/>
        </w:rPr>
        <w:t>二、主要内容</w:t>
      </w:r>
    </w:p>
    <w:p>
      <w:pPr>
        <w:keepNext w:val="0"/>
        <w:keepLines w:val="0"/>
        <w:pageBreakBefore w:val="0"/>
        <w:kinsoku/>
        <w:overflowPunct/>
        <w:topLinePunct w:val="0"/>
        <w:bidi w:val="0"/>
        <w:snapToGrid w:val="0"/>
        <w:spacing w:line="600" w:lineRule="exact"/>
        <w:ind w:firstLine="643" w:firstLineChars="200"/>
        <w:textAlignment w:val="baseline"/>
        <w:rPr>
          <w:rFonts w:ascii="楷体_GB2312" w:eastAsia="楷体_GB2312"/>
          <w:b/>
          <w:bCs/>
          <w:sz w:val="32"/>
          <w:szCs w:val="32"/>
        </w:rPr>
      </w:pPr>
      <w:r>
        <w:rPr>
          <w:rFonts w:hint="eastAsia" w:ascii="楷体_GB2312" w:eastAsia="楷体_GB2312"/>
          <w:b/>
          <w:bCs/>
          <w:sz w:val="32"/>
          <w:szCs w:val="32"/>
        </w:rPr>
        <w:t>（一）全面开展危险废物排查</w:t>
      </w:r>
    </w:p>
    <w:p>
      <w:pPr>
        <w:keepNext w:val="0"/>
        <w:keepLines w:val="0"/>
        <w:pageBreakBefore w:val="0"/>
        <w:kinsoku/>
        <w:overflowPunct/>
        <w:topLinePunct w:val="0"/>
        <w:bidi w:val="0"/>
        <w:snapToGrid w:val="0"/>
        <w:spacing w:line="600" w:lineRule="exact"/>
        <w:ind w:firstLine="643" w:firstLineChars="200"/>
        <w:textAlignment w:val="baseline"/>
        <w:rPr>
          <w:rFonts w:ascii="楷体_GB2312" w:eastAsia="楷体_GB2312"/>
          <w:sz w:val="32"/>
          <w:szCs w:val="32"/>
        </w:rPr>
      </w:pPr>
      <w:r>
        <w:rPr>
          <w:rFonts w:hint="eastAsia" w:ascii="仿宋_GB2312" w:eastAsia="仿宋_GB2312"/>
          <w:b/>
          <w:bCs/>
          <w:sz w:val="32"/>
          <w:szCs w:val="32"/>
        </w:rPr>
        <w:t>一是</w:t>
      </w:r>
      <w:r>
        <w:rPr>
          <w:rFonts w:hint="eastAsia" w:ascii="仿宋_GB2312" w:eastAsia="仿宋_GB2312"/>
          <w:sz w:val="32"/>
          <w:szCs w:val="32"/>
        </w:rPr>
        <w:t>全面开展危险废物排查，督促相关单位建立规范化的危险废物清单台账，严格按照危险废物特性分类分区贮存，在收集、贮存、运输、利用处置危险废物的设施、场所设置危险废物识别标志；结合生产工艺和产废特点，对属性不明的固体废物，按照《固体废物鉴别标准通则》（</w:t>
      </w:r>
      <w:r>
        <w:rPr>
          <w:rFonts w:ascii="仿宋_GB2312" w:eastAsia="仿宋_GB2312"/>
          <w:sz w:val="32"/>
          <w:szCs w:val="32"/>
        </w:rPr>
        <w:t>GB 34330-2017</w:t>
      </w:r>
      <w:r>
        <w:rPr>
          <w:rFonts w:hint="eastAsia" w:ascii="仿宋_GB2312" w:eastAsia="仿宋_GB2312"/>
          <w:sz w:val="32"/>
          <w:szCs w:val="32"/>
        </w:rPr>
        <w:t>）系列标准进行鉴别，并根据鉴别结果，严格落实贮存安全防范措施，特别对于常温常压下易爆、易燃及排出有毒气体的废弃危险化学品等危险废物必须进行预处理，使之稳定后贮存，否则，需按易爆、易燃危险品贮存。危险废物在运输环节，按照危险废物管理的有关法规标准执行。</w:t>
      </w:r>
      <w:r>
        <w:rPr>
          <w:rFonts w:hint="eastAsia" w:ascii="仿宋_GB2312" w:eastAsia="仿宋_GB2312"/>
          <w:b/>
          <w:bCs/>
          <w:sz w:val="32"/>
          <w:szCs w:val="32"/>
        </w:rPr>
        <w:t>二是</w:t>
      </w:r>
      <w:r>
        <w:rPr>
          <w:rFonts w:hint="eastAsia" w:ascii="仿宋_GB2312" w:eastAsia="仿宋_GB2312"/>
          <w:sz w:val="32"/>
          <w:szCs w:val="32"/>
        </w:rPr>
        <w:t>产生危险废物的单位，严格按照国家法律法规的规定，制定危险废物管理计划，并向</w:t>
      </w:r>
      <w:r>
        <w:rPr>
          <w:rFonts w:hint="eastAsia" w:ascii="仿宋_GB2312" w:eastAsia="仿宋_GB2312"/>
          <w:sz w:val="32"/>
          <w:szCs w:val="32"/>
          <w:lang w:eastAsia="zh-CN"/>
        </w:rPr>
        <w:t>相关</w:t>
      </w:r>
      <w:r>
        <w:rPr>
          <w:rFonts w:hint="eastAsia" w:ascii="仿宋_GB2312" w:eastAsia="仿宋_GB2312"/>
          <w:sz w:val="32"/>
          <w:szCs w:val="32"/>
        </w:rPr>
        <w:t>主管部门申报危险废物的种类、产生量、流向、危险等级、贮存设施、自行利用处置设施或委托外单位利用处置方式等有关资料和信息；危险废物收集贮存不得超过一年，严禁将危险废物混入非危险废物中贮存。</w:t>
      </w:r>
      <w:r>
        <w:rPr>
          <w:rFonts w:hint="eastAsia" w:ascii="仿宋_GB2312" w:eastAsia="仿宋_GB2312"/>
          <w:b/>
          <w:bCs/>
          <w:sz w:val="32"/>
          <w:szCs w:val="32"/>
        </w:rPr>
        <w:t>三是</w:t>
      </w:r>
      <w:r>
        <w:rPr>
          <w:rFonts w:hint="eastAsia" w:ascii="仿宋_GB2312" w:eastAsia="仿宋_GB2312"/>
          <w:sz w:val="32"/>
          <w:szCs w:val="32"/>
        </w:rPr>
        <w:t>重点对</w:t>
      </w:r>
      <w:r>
        <w:rPr>
          <w:rFonts w:hint="eastAsia" w:ascii="仿宋_GB2312" w:hAnsi="仿宋_GB2312" w:eastAsia="仿宋_GB2312" w:cs="仿宋_GB2312"/>
          <w:sz w:val="32"/>
          <w:szCs w:val="32"/>
        </w:rPr>
        <w:t>危险化学品单位进行检查是否产生废弃危险化学品，并对照企业申报材料，检查危险废物产生、贮存、转移、利用、处置情况，危险废物是否落实规范化管理要求，污染物是否稳定达标排放。严厉打击瞒报漏报、违规堆存、随意倾倒、私自填埋危险废物等违法犯罪行为，确保危险废物的贮存、运输、处置安全。（</w:t>
      </w:r>
      <w:r>
        <w:rPr>
          <w:rFonts w:hint="eastAsia" w:ascii="仿宋_GB2312" w:hAnsi="仿宋_GB2312" w:eastAsia="仿宋_GB2312" w:cs="仿宋_GB2312"/>
          <w:sz w:val="32"/>
          <w:szCs w:val="32"/>
          <w:lang w:eastAsia="zh-CN"/>
        </w:rPr>
        <w:t>资源生态处、交通与建设处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snapToGrid w:val="0"/>
        <w:spacing w:line="600" w:lineRule="exact"/>
        <w:ind w:firstLine="643" w:firstLineChars="200"/>
        <w:textAlignment w:val="baseline"/>
        <w:rPr>
          <w:rFonts w:ascii="楷体_GB2312" w:eastAsia="楷体_GB2312"/>
          <w:b/>
          <w:bCs/>
          <w:sz w:val="32"/>
          <w:szCs w:val="32"/>
        </w:rPr>
      </w:pPr>
      <w:r>
        <w:rPr>
          <w:rFonts w:hint="eastAsia" w:ascii="楷体_GB2312" w:eastAsia="楷体_GB2312"/>
          <w:b/>
          <w:bCs/>
          <w:sz w:val="32"/>
          <w:szCs w:val="32"/>
        </w:rPr>
        <w:t>（二）完善危险废物管理机制</w:t>
      </w:r>
    </w:p>
    <w:p>
      <w:pPr>
        <w:keepNext w:val="0"/>
        <w:keepLines w:val="0"/>
        <w:pageBreakBefore w:val="0"/>
        <w:kinsoku/>
        <w:overflowPunct/>
        <w:topLinePunct w:val="0"/>
        <w:bidi w:val="0"/>
        <w:snapToGrid w:val="0"/>
        <w:spacing w:line="600" w:lineRule="exact"/>
        <w:ind w:firstLine="643" w:firstLineChars="200"/>
        <w:textAlignment w:val="baseline"/>
        <w:rPr>
          <w:rFonts w:ascii="楷体_GB2312" w:eastAsia="楷体_GB2312"/>
          <w:sz w:val="32"/>
          <w:szCs w:val="32"/>
        </w:rPr>
      </w:pPr>
      <w:r>
        <w:rPr>
          <w:rFonts w:hint="eastAsia" w:ascii="仿宋_GB2312" w:eastAsia="仿宋_GB2312"/>
          <w:b/>
          <w:bCs/>
          <w:sz w:val="32"/>
          <w:szCs w:val="32"/>
        </w:rPr>
        <w:t>一是</w:t>
      </w:r>
      <w:r>
        <w:rPr>
          <w:rFonts w:hint="eastAsia" w:ascii="仿宋_GB2312" w:eastAsia="仿宋_GB2312"/>
          <w:sz w:val="32"/>
          <w:szCs w:val="32"/>
        </w:rPr>
        <w:t>督促相关单位严格落实危险废物申报登记制度，严厉打击不如实申报危险废物行为或将危险废物隐瞒为原料、中间产品的行为；在依法严肃查处的同时，纳入信用管理，实</w:t>
      </w:r>
      <w:r>
        <w:rPr>
          <w:rFonts w:hint="eastAsia" w:ascii="仿宋_GB2312" w:hAnsi="仿宋_GB2312" w:eastAsia="仿宋_GB2312" w:cs="仿宋_GB2312"/>
          <w:sz w:val="32"/>
          <w:szCs w:val="32"/>
        </w:rPr>
        <w:t>施联合惩戒，切实落实企业主体责任。</w:t>
      </w:r>
      <w:r>
        <w:rPr>
          <w:rFonts w:hint="eastAsia" w:ascii="仿宋_GB2312" w:hAnsi="仿宋_GB2312" w:eastAsia="仿宋_GB2312" w:cs="仿宋_GB2312"/>
          <w:b/>
          <w:bCs/>
          <w:sz w:val="32"/>
          <w:szCs w:val="32"/>
        </w:rPr>
        <w:t>二是</w:t>
      </w:r>
      <w:r>
        <w:rPr>
          <w:rFonts w:hint="eastAsia" w:ascii="仿宋_GB2312" w:hAnsi="仿宋_GB2312" w:eastAsia="仿宋_GB2312" w:cs="仿宋_GB2312"/>
          <w:sz w:val="32"/>
          <w:szCs w:val="32"/>
        </w:rPr>
        <w:t>建立完善危险废物由产生到处置各环节台账和转移联单制度，督促危险废物产生、运输、接收单位严格落实安全管理规定。（</w:t>
      </w:r>
      <w:r>
        <w:rPr>
          <w:rFonts w:hint="eastAsia" w:ascii="仿宋_GB2312" w:hAnsi="仿宋_GB2312" w:eastAsia="仿宋_GB2312" w:cs="仿宋_GB2312"/>
          <w:sz w:val="32"/>
          <w:szCs w:val="32"/>
          <w:lang w:eastAsia="zh-CN"/>
        </w:rPr>
        <w:t>资源生态处、交通与建设处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按职责分工负责）</w:t>
      </w:r>
    </w:p>
    <w:p>
      <w:pPr>
        <w:keepNext w:val="0"/>
        <w:keepLines w:val="0"/>
        <w:pageBreakBefore w:val="0"/>
        <w:kinsoku/>
        <w:overflowPunct/>
        <w:topLinePunct w:val="0"/>
        <w:bidi w:val="0"/>
        <w:adjustRightInd w:val="0"/>
        <w:snapToGrid w:val="0"/>
        <w:spacing w:line="600" w:lineRule="exact"/>
        <w:ind w:firstLine="643" w:firstLineChars="200"/>
        <w:rPr>
          <w:rFonts w:ascii="仿宋_GB2312" w:eastAsia="仿宋_GB2312"/>
          <w:b/>
          <w:bCs w:val="0"/>
          <w:sz w:val="32"/>
          <w:szCs w:val="32"/>
        </w:rPr>
      </w:pPr>
      <w:r>
        <w:rPr>
          <w:rFonts w:hint="eastAsia" w:ascii="楷体_GB2312" w:eastAsia="楷体_GB2312"/>
          <w:b/>
          <w:bCs w:val="0"/>
          <w:sz w:val="32"/>
          <w:szCs w:val="32"/>
        </w:rPr>
        <w:t>（</w:t>
      </w:r>
      <w:r>
        <w:rPr>
          <w:rFonts w:hint="eastAsia" w:ascii="楷体_GB2312" w:eastAsia="楷体_GB2312"/>
          <w:b/>
          <w:bCs w:val="0"/>
          <w:sz w:val="32"/>
          <w:szCs w:val="32"/>
          <w:lang w:eastAsia="zh-CN"/>
        </w:rPr>
        <w:t>三</w:t>
      </w:r>
      <w:r>
        <w:rPr>
          <w:rFonts w:hint="eastAsia" w:ascii="楷体_GB2312" w:eastAsia="楷体_GB2312"/>
          <w:b/>
          <w:bCs w:val="0"/>
          <w:sz w:val="32"/>
          <w:szCs w:val="32"/>
        </w:rPr>
        <w:t>）加强粉尘企业安全风险管控</w:t>
      </w:r>
    </w:p>
    <w:p>
      <w:pPr>
        <w:keepNext w:val="0"/>
        <w:keepLines w:val="0"/>
        <w:pageBreakBefore w:val="0"/>
        <w:kinsoku/>
        <w:overflowPunct/>
        <w:topLinePunct w:val="0"/>
        <w:bidi w:val="0"/>
        <w:adjustRightInd w:val="0"/>
        <w:snapToGrid w:val="0"/>
        <w:spacing w:line="600" w:lineRule="exact"/>
        <w:ind w:firstLine="640" w:firstLineChars="200"/>
        <w:rPr>
          <w:rFonts w:ascii="楷体_GB2312" w:eastAsia="楷体_GB2312"/>
          <w:b/>
          <w:bCs/>
          <w:sz w:val="32"/>
          <w:szCs w:val="32"/>
        </w:rPr>
      </w:pPr>
      <w:r>
        <w:rPr>
          <w:rFonts w:hint="eastAsia" w:ascii="仿宋_GB2312" w:eastAsia="仿宋_GB2312"/>
          <w:sz w:val="32"/>
          <w:szCs w:val="32"/>
        </w:rPr>
        <w:t>切实吸取近年来粉尘爆炸事故教训，进一步排查涉爆粉尘企业底数和安全状况，督促企业强化安全风险管控和隐患排查治理，以粉尘作业场所</w:t>
      </w:r>
      <w:r>
        <w:rPr>
          <w:rFonts w:ascii="仿宋_GB2312" w:eastAsia="仿宋_GB2312"/>
          <w:sz w:val="32"/>
          <w:szCs w:val="32"/>
        </w:rPr>
        <w:t>10</w:t>
      </w:r>
      <w:r>
        <w:rPr>
          <w:rFonts w:hint="eastAsia" w:ascii="仿宋_GB2312" w:eastAsia="仿宋_GB2312"/>
          <w:sz w:val="32"/>
          <w:szCs w:val="32"/>
        </w:rPr>
        <w:t>人及以上企业为重点，聚焦</w:t>
      </w:r>
      <w:r>
        <w:rPr>
          <w:rFonts w:hint="eastAsia" w:ascii="仿宋_GB2312" w:hAnsi="仿宋_GB2312" w:eastAsia="仿宋_GB2312" w:cs="仿宋_GB2312"/>
          <w:sz w:val="32"/>
          <w:szCs w:val="32"/>
        </w:rPr>
        <w:t>除尘系统防爆、防范点燃源措施、粉尘清理处置等重点环节，开展有针对性的专项执法，严厉打击违法违规行为，坚决遏制粉尘爆炸重特大事故发生。按照“摸清底数、突出重点、淘汰落后、综合治理”的原则，深入开展尘肺病易发高发行业领域的粉尘危害专项治理工作，督促用人单位落实粉尘防控主体责任，确保实现治理目标。（</w:t>
      </w:r>
      <w:r>
        <w:rPr>
          <w:rFonts w:hint="eastAsia" w:ascii="仿宋_GB2312" w:hAnsi="仿宋_GB2312" w:eastAsia="仿宋_GB2312" w:cs="仿宋_GB2312"/>
          <w:sz w:val="32"/>
          <w:szCs w:val="32"/>
          <w:lang w:eastAsia="zh-CN"/>
        </w:rPr>
        <w:t>经济发展处</w:t>
      </w:r>
      <w:r>
        <w:rPr>
          <w:rFonts w:hint="eastAsia" w:ascii="仿宋_GB2312" w:hAnsi="仿宋_GB2312" w:eastAsia="仿宋_GB2312" w:cs="仿宋_GB2312"/>
          <w:sz w:val="32"/>
          <w:szCs w:val="32"/>
        </w:rPr>
        <w:t>、社会事业</w:t>
      </w:r>
      <w:r>
        <w:rPr>
          <w:rFonts w:hint="eastAsia" w:ascii="仿宋_GB2312" w:hAnsi="仿宋_GB2312" w:eastAsia="仿宋_GB2312" w:cs="仿宋_GB2312"/>
          <w:sz w:val="32"/>
          <w:szCs w:val="32"/>
          <w:lang w:eastAsia="zh-CN"/>
        </w:rPr>
        <w:t>处</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政法综治处</w:t>
      </w:r>
      <w:r>
        <w:rPr>
          <w:rFonts w:hint="eastAsia" w:ascii="仿宋_GB2312" w:hAnsi="仿宋_GB2312" w:eastAsia="仿宋_GB2312" w:cs="仿宋_GB2312"/>
          <w:sz w:val="32"/>
          <w:szCs w:val="32"/>
        </w:rPr>
        <w:t>按照职责分工负责）</w:t>
      </w:r>
    </w:p>
    <w:p>
      <w:pPr>
        <w:keepNext w:val="0"/>
        <w:keepLines w:val="0"/>
        <w:pageBreakBefore w:val="0"/>
        <w:kinsoku/>
        <w:overflowPunct/>
        <w:topLinePunct w:val="0"/>
        <w:bidi w:val="0"/>
        <w:adjustRightInd w:val="0"/>
        <w:snapToGrid w:val="0"/>
        <w:spacing w:line="600" w:lineRule="exact"/>
        <w:ind w:firstLine="640" w:firstLineChars="200"/>
        <w:rPr>
          <w:rFonts w:ascii="仿宋_GB2312" w:eastAsia="仿宋_GB2312"/>
          <w:sz w:val="32"/>
          <w:szCs w:val="32"/>
        </w:rPr>
      </w:pPr>
      <w:r>
        <w:rPr>
          <w:rFonts w:hint="eastAsia" w:ascii="黑体" w:eastAsia="黑体"/>
          <w:sz w:val="32"/>
          <w:szCs w:val="32"/>
        </w:rPr>
        <w:t>三、时间安排</w:t>
      </w:r>
    </w:p>
    <w:p>
      <w:pPr>
        <w:keepNext w:val="0"/>
        <w:keepLines w:val="0"/>
        <w:pageBreakBefore w:val="0"/>
        <w:kinsoku/>
        <w:overflowPunct/>
        <w:topLinePunct w:val="0"/>
        <w:bidi w:val="0"/>
        <w:adjustRightInd w:val="0"/>
        <w:snapToGrid w:val="0"/>
        <w:spacing w:line="600" w:lineRule="exact"/>
        <w:ind w:firstLine="640" w:firstLineChars="200"/>
        <w:rPr>
          <w:rFonts w:ascii="仿宋_GB2312" w:eastAsia="仿宋_GB2312"/>
          <w:sz w:val="32"/>
          <w:szCs w:val="32"/>
        </w:rPr>
      </w:pPr>
      <w:r>
        <w:rPr>
          <w:rFonts w:hint="eastAsia" w:ascii="仿宋_GB2312" w:eastAsia="仿宋_GB2312"/>
          <w:sz w:val="32"/>
          <w:szCs w:val="32"/>
        </w:rPr>
        <w:t>从</w:t>
      </w:r>
      <w:r>
        <w:rPr>
          <w:rFonts w:ascii="仿宋_GB2312" w:eastAsia="仿宋_GB2312"/>
          <w:sz w:val="32"/>
          <w:szCs w:val="32"/>
        </w:rPr>
        <w:t>2020</w:t>
      </w:r>
      <w:r>
        <w:rPr>
          <w:rFonts w:hint="eastAsia" w:ascii="仿宋_GB2312" w:eastAsia="仿宋_GB2312"/>
          <w:sz w:val="32"/>
          <w:szCs w:val="32"/>
        </w:rPr>
        <w:t>年至</w:t>
      </w:r>
      <w:r>
        <w:rPr>
          <w:rFonts w:ascii="仿宋_GB2312" w:eastAsia="仿宋_GB2312"/>
          <w:sz w:val="32"/>
          <w:szCs w:val="32"/>
        </w:rPr>
        <w:t>2022</w:t>
      </w:r>
      <w:r>
        <w:rPr>
          <w:rFonts w:hint="eastAsia" w:ascii="仿宋_GB2312" w:eastAsia="仿宋_GB2312"/>
          <w:sz w:val="32"/>
          <w:szCs w:val="32"/>
        </w:rPr>
        <w:t>年</w:t>
      </w:r>
      <w:r>
        <w:rPr>
          <w:rFonts w:ascii="仿宋_GB2312" w:eastAsia="仿宋_GB2312"/>
          <w:sz w:val="32"/>
          <w:szCs w:val="32"/>
        </w:rPr>
        <w:t>12</w:t>
      </w:r>
      <w:r>
        <w:rPr>
          <w:rFonts w:hint="eastAsia" w:ascii="仿宋_GB2312" w:eastAsia="仿宋_GB2312"/>
          <w:sz w:val="32"/>
          <w:szCs w:val="32"/>
        </w:rPr>
        <w:t>月，分</w:t>
      </w:r>
      <w:r>
        <w:rPr>
          <w:rFonts w:hint="eastAsia" w:ascii="仿宋_GB2312" w:eastAsia="仿宋_GB2312"/>
          <w:sz w:val="32"/>
          <w:szCs w:val="32"/>
          <w:lang w:eastAsia="zh-CN"/>
        </w:rPr>
        <w:t>三</w:t>
      </w:r>
      <w:r>
        <w:rPr>
          <w:rFonts w:hint="eastAsia" w:ascii="仿宋_GB2312" w:eastAsia="仿宋_GB2312"/>
          <w:sz w:val="32"/>
          <w:szCs w:val="32"/>
        </w:rPr>
        <w:t>个阶段进行。</w:t>
      </w:r>
    </w:p>
    <w:p>
      <w:pPr>
        <w:keepNext w:val="0"/>
        <w:keepLines w:val="0"/>
        <w:pageBreakBefore w:val="0"/>
        <w:kinsoku/>
        <w:overflowPunct/>
        <w:topLinePunct w:val="0"/>
        <w:bidi w:val="0"/>
        <w:adjustRightInd w:val="0"/>
        <w:snapToGrid w:val="0"/>
        <w:spacing w:line="600" w:lineRule="exact"/>
        <w:ind w:firstLine="627" w:firstLineChars="200"/>
        <w:rPr>
          <w:rFonts w:ascii="仿宋_GB2312" w:eastAsia="仿宋_GB2312"/>
          <w:sz w:val="32"/>
          <w:szCs w:val="32"/>
        </w:rPr>
      </w:pPr>
      <w:r>
        <w:rPr>
          <w:rFonts w:hint="eastAsia" w:ascii="楷体_GB2312" w:eastAsia="楷体_GB2312"/>
          <w:b/>
          <w:bCs/>
          <w:spacing w:val="-4"/>
          <w:sz w:val="32"/>
          <w:szCs w:val="32"/>
        </w:rPr>
        <w:t>（一）</w:t>
      </w:r>
      <w:r>
        <w:rPr>
          <w:rFonts w:hint="eastAsia" w:ascii="楷体_GB2312" w:eastAsia="楷体_GB2312"/>
          <w:b/>
          <w:bCs/>
          <w:sz w:val="32"/>
          <w:szCs w:val="32"/>
        </w:rPr>
        <w:t>排查整治（</w:t>
      </w:r>
      <w:r>
        <w:rPr>
          <w:rFonts w:ascii="楷体_GB2312" w:eastAsia="楷体_GB2312"/>
          <w:b/>
          <w:bCs/>
          <w:sz w:val="32"/>
          <w:szCs w:val="32"/>
        </w:rPr>
        <w:t>2020</w:t>
      </w:r>
      <w:r>
        <w:rPr>
          <w:rFonts w:hint="eastAsia" w:ascii="楷体_GB2312" w:eastAsia="楷体_GB2312"/>
          <w:b/>
          <w:bCs/>
          <w:sz w:val="32"/>
          <w:szCs w:val="32"/>
        </w:rPr>
        <w:t>年）。</w:t>
      </w:r>
      <w:r>
        <w:rPr>
          <w:rFonts w:hint="eastAsia" w:ascii="仿宋_GB2312" w:eastAsia="仿宋_GB2312"/>
          <w:sz w:val="32"/>
          <w:szCs w:val="32"/>
        </w:rPr>
        <w:t>严格落实本方案重点整治内容，认真开展专项整治。</w:t>
      </w:r>
      <w:r>
        <w:rPr>
          <w:rFonts w:ascii="仿宋_GB2312" w:eastAsia="仿宋_GB2312"/>
          <w:sz w:val="32"/>
          <w:szCs w:val="32"/>
        </w:rPr>
        <w:t>2020</w:t>
      </w:r>
      <w:r>
        <w:rPr>
          <w:rFonts w:hint="eastAsia" w:ascii="仿宋_GB2312" w:eastAsia="仿宋_GB2312"/>
          <w:sz w:val="32"/>
          <w:szCs w:val="32"/>
        </w:rPr>
        <w:t>年</w:t>
      </w:r>
      <w:r>
        <w:rPr>
          <w:rFonts w:ascii="仿宋_GB2312" w:eastAsia="仿宋_GB2312"/>
          <w:sz w:val="32"/>
          <w:szCs w:val="32"/>
        </w:rPr>
        <w:t>12</w:t>
      </w:r>
      <w:r>
        <w:rPr>
          <w:rFonts w:hint="eastAsia" w:ascii="仿宋_GB2312" w:eastAsia="仿宋_GB2312"/>
          <w:sz w:val="32"/>
          <w:szCs w:val="32"/>
        </w:rPr>
        <w:t>月底前，完成问题和风险隐患摸排梳理，落实各项安全整治主体责任，建立问题隐患和制度措施清单，制定时间表、路线图，实行“挂单销号”，完成一项、销号一项。排查发现短期难以解决的问题，要指导督促相关企业采取必要的应急防范措施降低危险废物环境风险，制定切实可行的整改方案，按时序推进整改落实。对发现的问题隐患要实行清单化管理，备案备查，做好跟踪督促指导，真正做到“一抓到底、见底清零”，确保整治工作取得成效。</w:t>
      </w:r>
    </w:p>
    <w:p>
      <w:pPr>
        <w:keepNext w:val="0"/>
        <w:keepLines w:val="0"/>
        <w:pageBreakBefore w:val="0"/>
        <w:kinsoku/>
        <w:overflowPunct/>
        <w:topLinePunct w:val="0"/>
        <w:bidi w:val="0"/>
        <w:adjustRightInd w:val="0"/>
        <w:snapToGrid w:val="0"/>
        <w:spacing w:line="600" w:lineRule="exact"/>
        <w:ind w:firstLine="643" w:firstLineChars="200"/>
        <w:rPr>
          <w:rFonts w:ascii="仿宋_GB2312" w:eastAsia="仿宋_GB2312"/>
          <w:sz w:val="32"/>
          <w:szCs w:val="32"/>
        </w:rPr>
      </w:pPr>
      <w:r>
        <w:rPr>
          <w:rFonts w:hint="eastAsia" w:ascii="楷体_GB2312" w:eastAsia="楷体_GB2312"/>
          <w:b/>
          <w:bCs/>
          <w:sz w:val="32"/>
          <w:szCs w:val="32"/>
        </w:rPr>
        <w:t>（</w:t>
      </w:r>
      <w:r>
        <w:rPr>
          <w:rFonts w:hint="eastAsia" w:ascii="楷体_GB2312" w:eastAsia="楷体_GB2312"/>
          <w:b/>
          <w:bCs/>
          <w:sz w:val="32"/>
          <w:szCs w:val="32"/>
          <w:lang w:eastAsia="zh-CN"/>
        </w:rPr>
        <w:t>二</w:t>
      </w:r>
      <w:r>
        <w:rPr>
          <w:rFonts w:hint="eastAsia" w:ascii="楷体_GB2312" w:eastAsia="楷体_GB2312"/>
          <w:b/>
          <w:bCs/>
          <w:sz w:val="32"/>
          <w:szCs w:val="32"/>
        </w:rPr>
        <w:t>）集中攻坚（</w:t>
      </w:r>
      <w:r>
        <w:rPr>
          <w:rFonts w:ascii="楷体_GB2312" w:eastAsia="楷体_GB2312"/>
          <w:b/>
          <w:bCs/>
          <w:sz w:val="32"/>
          <w:szCs w:val="32"/>
        </w:rPr>
        <w:t>2021</w:t>
      </w:r>
      <w:r>
        <w:rPr>
          <w:rFonts w:hint="eastAsia" w:ascii="楷体_GB2312" w:eastAsia="楷体_GB2312"/>
          <w:b/>
          <w:bCs/>
          <w:sz w:val="32"/>
          <w:szCs w:val="32"/>
        </w:rPr>
        <w:t>年）。</w:t>
      </w:r>
      <w:r>
        <w:rPr>
          <w:rFonts w:hint="eastAsia" w:ascii="仿宋_GB2312" w:eastAsia="仿宋_GB2312"/>
          <w:sz w:val="32"/>
          <w:szCs w:val="32"/>
        </w:rPr>
        <w:t>针对重点难点问题，制定时间表、路线图，明确整改责任和整改要求，通过现场推进会、专项攻坚等措施，强力推进问题整改。推动建立完善安全风险分级管控和隐患排查治理体系，过程安全风险管控能力得到明显提升。</w:t>
      </w:r>
    </w:p>
    <w:p>
      <w:pPr>
        <w:keepNext w:val="0"/>
        <w:keepLines w:val="0"/>
        <w:pageBreakBefore w:val="0"/>
        <w:kinsoku/>
        <w:overflowPunct/>
        <w:topLinePunct w:val="0"/>
        <w:bidi w:val="0"/>
        <w:adjustRightInd w:val="0"/>
        <w:snapToGrid w:val="0"/>
        <w:spacing w:line="600" w:lineRule="exact"/>
        <w:ind w:firstLine="643" w:firstLineChars="200"/>
        <w:rPr>
          <w:rFonts w:ascii="仿宋_GB2312" w:eastAsia="仿宋_GB2312"/>
          <w:sz w:val="32"/>
          <w:szCs w:val="32"/>
        </w:rPr>
      </w:pPr>
      <w:r>
        <w:rPr>
          <w:rFonts w:hint="eastAsia" w:ascii="楷体_GB2312" w:eastAsia="楷体_GB2312"/>
          <w:b/>
          <w:bCs/>
          <w:sz w:val="32"/>
          <w:szCs w:val="32"/>
        </w:rPr>
        <w:t>（</w:t>
      </w:r>
      <w:r>
        <w:rPr>
          <w:rFonts w:hint="eastAsia" w:ascii="楷体_GB2312" w:eastAsia="楷体_GB2312"/>
          <w:b/>
          <w:bCs/>
          <w:sz w:val="32"/>
          <w:szCs w:val="32"/>
          <w:lang w:eastAsia="zh-CN"/>
        </w:rPr>
        <w:t>三</w:t>
      </w:r>
      <w:r>
        <w:rPr>
          <w:rFonts w:hint="eastAsia" w:ascii="楷体_GB2312" w:eastAsia="楷体_GB2312"/>
          <w:b/>
          <w:bCs/>
          <w:sz w:val="32"/>
          <w:szCs w:val="32"/>
        </w:rPr>
        <w:t>）巩固提升（</w:t>
      </w:r>
      <w:r>
        <w:rPr>
          <w:rFonts w:ascii="楷体_GB2312" w:eastAsia="楷体_GB2312"/>
          <w:b/>
          <w:bCs/>
          <w:sz w:val="32"/>
          <w:szCs w:val="32"/>
        </w:rPr>
        <w:t>2022</w:t>
      </w:r>
      <w:r>
        <w:rPr>
          <w:rFonts w:hint="eastAsia" w:ascii="楷体_GB2312" w:eastAsia="楷体_GB2312"/>
          <w:b/>
          <w:bCs/>
          <w:sz w:val="32"/>
          <w:szCs w:val="32"/>
        </w:rPr>
        <w:t>年）。</w:t>
      </w:r>
      <w:r>
        <w:rPr>
          <w:rFonts w:hint="eastAsia" w:ascii="仿宋_GB2312" w:eastAsia="仿宋_GB2312"/>
          <w:sz w:val="32"/>
          <w:szCs w:val="32"/>
        </w:rPr>
        <w:t>深入分析危险废物等安全存在的共性问题和突出隐患，研究提出进一步加强过程安全管理的措施，形成常态化、制度化、规范化的制度成果，推动各项治理工作规范、安全开展。</w:t>
      </w:r>
    </w:p>
    <w:p>
      <w:pPr>
        <w:keepNext w:val="0"/>
        <w:keepLines w:val="0"/>
        <w:pageBreakBefore w:val="0"/>
        <w:kinsoku/>
        <w:overflowPunct/>
        <w:topLinePunct w:val="0"/>
        <w:bidi w:val="0"/>
        <w:adjustRightInd w:val="0"/>
        <w:snapToGrid w:val="0"/>
        <w:spacing w:line="600" w:lineRule="exact"/>
        <w:ind w:firstLine="640" w:firstLineChars="200"/>
        <w:rPr>
          <w:rFonts w:ascii="黑体" w:eastAsia="黑体"/>
          <w:sz w:val="32"/>
          <w:szCs w:val="32"/>
        </w:rPr>
      </w:pPr>
      <w:r>
        <w:rPr>
          <w:rFonts w:hint="eastAsia" w:ascii="黑体" w:eastAsia="黑体"/>
          <w:sz w:val="32"/>
          <w:szCs w:val="32"/>
        </w:rPr>
        <w:t>四、保障措施</w:t>
      </w:r>
    </w:p>
    <w:p>
      <w:pPr>
        <w:keepNext w:val="0"/>
        <w:keepLines w:val="0"/>
        <w:pageBreakBefore w:val="0"/>
        <w:kinsoku/>
        <w:overflowPunct/>
        <w:topLinePunct w:val="0"/>
        <w:bidi w:val="0"/>
        <w:adjustRightInd w:val="0"/>
        <w:snapToGrid w:val="0"/>
        <w:spacing w:line="600" w:lineRule="exact"/>
        <w:ind w:firstLine="643" w:firstLineChars="200"/>
        <w:rPr>
          <w:rFonts w:ascii="仿宋_GB2312" w:eastAsia="仿宋_GB2312"/>
          <w:sz w:val="32"/>
          <w:szCs w:val="32"/>
        </w:rPr>
      </w:pPr>
      <w:r>
        <w:rPr>
          <w:rFonts w:hint="eastAsia" w:ascii="楷体_GB2312" w:eastAsia="楷体_GB2312"/>
          <w:b/>
          <w:bCs/>
          <w:sz w:val="32"/>
          <w:szCs w:val="32"/>
        </w:rPr>
        <w:t>（一）加强组织领导。</w:t>
      </w:r>
      <w:r>
        <w:rPr>
          <w:rFonts w:hint="eastAsia" w:ascii="仿宋_GB2312" w:eastAsia="仿宋_GB2312"/>
          <w:sz w:val="32"/>
          <w:szCs w:val="32"/>
        </w:rPr>
        <w:t>要提高政治站位，落实安全责任，做到守土有责、守土负责、守土尽责。将危险废物等安全专项整治三年行动纳入重要议事日程，建立安全专项整治工作机制，及时研究专项整治行动中出现的问题，定期听取整治情况汇报，加强重大问题协调；强化危险废物等安全专项整治责任落实，明确承担相关职责的工作机构，确保专项整治有序有力推进。</w:t>
      </w:r>
    </w:p>
    <w:p>
      <w:pPr>
        <w:keepNext w:val="0"/>
        <w:keepLines w:val="0"/>
        <w:pageBreakBefore w:val="0"/>
        <w:kinsoku/>
        <w:overflowPunct/>
        <w:topLinePunct w:val="0"/>
        <w:bidi w:val="0"/>
        <w:adjustRightInd w:val="0"/>
        <w:snapToGrid w:val="0"/>
        <w:spacing w:line="600" w:lineRule="exact"/>
        <w:ind w:firstLine="643" w:firstLineChars="200"/>
        <w:rPr>
          <w:rFonts w:ascii="仿宋_GB2312" w:eastAsia="仿宋_GB2312"/>
          <w:sz w:val="32"/>
          <w:szCs w:val="32"/>
        </w:rPr>
      </w:pPr>
      <w:r>
        <w:rPr>
          <w:rFonts w:hint="eastAsia" w:ascii="楷体_GB2312" w:eastAsia="楷体_GB2312"/>
          <w:b/>
          <w:bCs/>
          <w:sz w:val="32"/>
          <w:szCs w:val="32"/>
        </w:rPr>
        <w:t>（二）强化部门协同。</w:t>
      </w:r>
      <w:r>
        <w:rPr>
          <w:rFonts w:hint="eastAsia" w:ascii="仿宋_GB2312" w:eastAsia="仿宋_GB2312"/>
          <w:sz w:val="32"/>
          <w:szCs w:val="32"/>
        </w:rPr>
        <w:t>要明确部门分工，细化重点任务工作方案，明确时间进度和工作要求，形成整体工作合力。通过排查、交办、整改、核查、通报约谈、专项督查“六步工作法”，进一步推动突出环境问题立行立改。</w:t>
      </w:r>
    </w:p>
    <w:p>
      <w:pPr>
        <w:keepNext w:val="0"/>
        <w:keepLines w:val="0"/>
        <w:pageBreakBefore w:val="0"/>
        <w:kinsoku/>
        <w:overflowPunct/>
        <w:topLinePunct w:val="0"/>
        <w:bidi w:val="0"/>
        <w:adjustRightInd w:val="0"/>
        <w:snapToGrid w:val="0"/>
        <w:spacing w:line="600" w:lineRule="exact"/>
        <w:ind w:firstLine="627" w:firstLineChars="200"/>
        <w:rPr>
          <w:rFonts w:ascii="仿宋_GB2312" w:eastAsia="仿宋_GB2312"/>
          <w:sz w:val="32"/>
          <w:szCs w:val="32"/>
        </w:rPr>
      </w:pPr>
      <w:r>
        <w:rPr>
          <w:rFonts w:hint="eastAsia" w:ascii="楷体_GB2312" w:eastAsia="楷体_GB2312"/>
          <w:b/>
          <w:bCs/>
          <w:spacing w:val="-4"/>
          <w:sz w:val="32"/>
          <w:szCs w:val="32"/>
        </w:rPr>
        <w:t>（三）</w:t>
      </w:r>
      <w:r>
        <w:rPr>
          <w:rFonts w:hint="eastAsia" w:ascii="楷体_GB2312" w:eastAsia="楷体_GB2312"/>
          <w:b/>
          <w:bCs/>
          <w:sz w:val="32"/>
          <w:szCs w:val="32"/>
        </w:rPr>
        <w:t>严格督促指导。</w:t>
      </w:r>
      <w:r>
        <w:rPr>
          <w:rFonts w:hint="eastAsia" w:ascii="仿宋_GB2312" w:eastAsia="仿宋_GB2312"/>
          <w:sz w:val="32"/>
          <w:szCs w:val="32"/>
        </w:rPr>
        <w:t>各有关</w:t>
      </w:r>
      <w:r>
        <w:rPr>
          <w:rFonts w:hint="eastAsia" w:ascii="仿宋_GB2312" w:eastAsia="仿宋_GB2312"/>
          <w:sz w:val="32"/>
          <w:szCs w:val="32"/>
          <w:lang w:eastAsia="zh-CN"/>
        </w:rPr>
        <w:t>处室</w:t>
      </w:r>
      <w:r>
        <w:rPr>
          <w:rFonts w:hint="eastAsia" w:ascii="仿宋_GB2312" w:eastAsia="仿宋_GB2312"/>
          <w:sz w:val="32"/>
          <w:szCs w:val="32"/>
        </w:rPr>
        <w:t>要及时收集、准确掌握安全专项整治进展情况，协调解决工作中出现的问题，建立工作台账，强化跟踪督办，对重点难点问题实行闭环管理，确保重点任务按期完成。</w:t>
      </w:r>
    </w:p>
    <w:p>
      <w:pPr>
        <w:keepNext w:val="0"/>
        <w:keepLines w:val="0"/>
        <w:pageBreakBefore w:val="0"/>
        <w:kinsoku/>
        <w:overflowPunct/>
        <w:topLinePunct w:val="0"/>
        <w:bidi w:val="0"/>
        <w:spacing w:line="600" w:lineRule="exact"/>
        <w:rPr>
          <w:rFonts w:ascii="黑体" w:eastAsia="黑体" w:cs="宋体"/>
          <w:bCs/>
          <w:sz w:val="32"/>
          <w:szCs w:val="32"/>
        </w:rPr>
      </w:pPr>
    </w:p>
    <w:p>
      <w:pPr>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jc w:val="left"/>
        <w:rPr>
          <w:rFonts w:hint="default" w:ascii="黑体" w:eastAsia="黑体" w:cs="黑体"/>
          <w:sz w:val="32"/>
          <w:szCs w:val="32"/>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2"/>
        <w:keepNext w:val="0"/>
        <w:keepLines w:val="0"/>
        <w:pageBreakBefore w:val="0"/>
        <w:kinsoku/>
        <w:overflowPunct/>
        <w:topLinePunct w:val="0"/>
        <w:bidi w:val="0"/>
        <w:spacing w:after="0" w:line="600" w:lineRule="exact"/>
        <w:rPr>
          <w:rFonts w:hint="eastAsia"/>
          <w:lang w:val="en-US" w:eastAsia="zh-CN"/>
        </w:rPr>
      </w:pP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rPr>
          <w:rFonts w:hint="eastAsia" w:ascii="黑体" w:eastAsia="黑体" w:cs="黑体"/>
          <w:sz w:val="32"/>
          <w:szCs w:val="32"/>
          <w:lang w:val="en-US" w:eastAsia="zh-CN"/>
        </w:rPr>
      </w:pPr>
      <w:r>
        <w:rPr>
          <w:rFonts w:hint="eastAsia" w:ascii="黑体" w:eastAsia="黑体" w:cs="黑体"/>
          <w:sz w:val="32"/>
          <w:szCs w:val="32"/>
        </w:rPr>
        <w:t>附件</w:t>
      </w:r>
      <w:r>
        <w:rPr>
          <w:rFonts w:hint="eastAsia" w:ascii="黑体" w:eastAsia="黑体" w:cs="黑体"/>
          <w:sz w:val="32"/>
          <w:szCs w:val="32"/>
          <w:lang w:val="en-US" w:eastAsia="zh-CN"/>
        </w:rPr>
        <w:t>11</w:t>
      </w:r>
    </w:p>
    <w:p>
      <w:pPr>
        <w:pStyle w:val="9"/>
        <w:keepNext w:val="0"/>
        <w:keepLines w:val="0"/>
        <w:pageBreakBefore w:val="0"/>
        <w:kinsoku/>
        <w:overflowPunct/>
        <w:topLinePunct w:val="0"/>
        <w:bidi w:val="0"/>
        <w:spacing w:line="600" w:lineRule="exact"/>
        <w:rPr>
          <w:rFonts w:hint="default"/>
          <w:lang w:val="en-US" w:eastAsia="zh-CN"/>
        </w:rPr>
      </w:pPr>
    </w:p>
    <w:p>
      <w:pPr>
        <w:keepNext w:val="0"/>
        <w:keepLines w:val="0"/>
        <w:pageBreakBefore w:val="0"/>
        <w:kinsoku/>
        <w:overflowPunct/>
        <w:topLinePunct w:val="0"/>
        <w:bidi w:val="0"/>
        <w:spacing w:line="600" w:lineRule="exact"/>
        <w:jc w:val="center"/>
        <w:rPr>
          <w:rFonts w:ascii="方正小标宋简体" w:eastAsia="方正小标宋简体" w:cs="宋体"/>
          <w:bCs/>
          <w:sz w:val="44"/>
          <w:szCs w:val="44"/>
        </w:rPr>
      </w:pPr>
      <w:r>
        <w:rPr>
          <w:rFonts w:hint="eastAsia" w:ascii="方正小标宋简体" w:eastAsia="方正小标宋简体" w:cs="宋体"/>
          <w:bCs/>
          <w:sz w:val="44"/>
          <w:szCs w:val="44"/>
        </w:rPr>
        <w:t>自然灾害安全整治三年行动专项实施方案</w:t>
      </w:r>
    </w:p>
    <w:p>
      <w:pPr>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hint="eastAsia" w:ascii="仿宋_GB2312" w:eastAsia="仿宋_GB2312"/>
          <w:sz w:val="32"/>
          <w:szCs w:val="32"/>
        </w:rPr>
        <w:t>为加强自然灾害安全整治，</w:t>
      </w:r>
      <w:r>
        <w:rPr>
          <w:rFonts w:hint="eastAsia" w:ascii="仿宋_GB2312" w:eastAsia="仿宋_GB2312" w:cs="仿宋_GB2312"/>
          <w:sz w:val="32"/>
          <w:szCs w:val="32"/>
        </w:rPr>
        <w:t>根据《全省安全生产专项整治三年行动实施方案》《全区安全隐患大排查大整治工作方案》及《全区安全生产专项整治三年行动实施方案》，制定本实施方案。</w:t>
      </w:r>
    </w:p>
    <w:p>
      <w:pPr>
        <w:keepNext w:val="0"/>
        <w:keepLines w:val="0"/>
        <w:pageBreakBefore w:val="0"/>
        <w:kinsoku/>
        <w:overflowPunct/>
        <w:topLinePunct w:val="0"/>
        <w:bidi w:val="0"/>
        <w:spacing w:line="60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一、整治目标</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hint="eastAsia" w:ascii="仿宋_GB2312" w:eastAsia="仿宋_GB2312"/>
          <w:sz w:val="32"/>
          <w:szCs w:val="32"/>
        </w:rPr>
        <w:t>牢固树立以人民为中心的思想和防范胜于救灾的理念，紧盯台风、暴雨、洪水、森林火灾及地质灾害等次生灾害，聚焦防汛防台风、森林防火重点工作、重点部位和关键环节，深入开展“三年行动”，着力化解危及人身安全的风险隐患，最大限度降低自然灾害影响，坚决避免群死群伤事件发生，为保障</w:t>
      </w:r>
      <w:r>
        <w:rPr>
          <w:rFonts w:hint="eastAsia" w:ascii="仿宋_GB2312" w:eastAsia="仿宋_GB2312"/>
          <w:sz w:val="32"/>
          <w:szCs w:val="32"/>
          <w:lang w:eastAsia="zh-CN"/>
        </w:rPr>
        <w:t>片区</w:t>
      </w:r>
      <w:r>
        <w:rPr>
          <w:rFonts w:hint="eastAsia" w:ascii="仿宋_GB2312" w:eastAsia="仿宋_GB2312"/>
          <w:sz w:val="32"/>
          <w:szCs w:val="32"/>
        </w:rPr>
        <w:t>经济社会平稳发展创造良好安全环境。</w:t>
      </w:r>
    </w:p>
    <w:p>
      <w:pPr>
        <w:keepNext w:val="0"/>
        <w:keepLines w:val="0"/>
        <w:pageBreakBefore w:val="0"/>
        <w:kinsoku/>
        <w:overflowPunct/>
        <w:topLinePunct w:val="0"/>
        <w:bidi w:val="0"/>
        <w:spacing w:line="60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二、主要任务</w:t>
      </w:r>
    </w:p>
    <w:p>
      <w:pPr>
        <w:keepNext w:val="0"/>
        <w:keepLines w:val="0"/>
        <w:pageBreakBefore w:val="0"/>
        <w:kinsoku/>
        <w:overflowPunct/>
        <w:topLinePunct w:val="0"/>
        <w:bidi w:val="0"/>
        <w:spacing w:line="600" w:lineRule="exact"/>
        <w:ind w:firstLine="643" w:firstLineChars="200"/>
        <w:rPr>
          <w:rFonts w:ascii="Times New Roman" w:hAnsi="Times New Roman" w:eastAsia="楷体_GB2312"/>
          <w:b/>
          <w:bCs/>
          <w:sz w:val="32"/>
          <w:szCs w:val="32"/>
        </w:rPr>
      </w:pPr>
      <w:r>
        <w:rPr>
          <w:rFonts w:hint="eastAsia" w:ascii="Times New Roman" w:hAnsi="Times New Roman" w:eastAsia="楷体_GB2312"/>
          <w:b/>
          <w:bCs/>
          <w:sz w:val="32"/>
          <w:szCs w:val="32"/>
        </w:rPr>
        <w:t>（一）关于防汛体制机制建设</w:t>
      </w:r>
    </w:p>
    <w:p>
      <w:pPr>
        <w:keepNext w:val="0"/>
        <w:keepLines w:val="0"/>
        <w:pageBreakBefore w:val="0"/>
        <w:kinsoku/>
        <w:overflowPunct/>
        <w:topLinePunct w:val="0"/>
        <w:bidi w:val="0"/>
        <w:spacing w:line="600" w:lineRule="exact"/>
        <w:ind w:firstLine="640" w:firstLineChars="200"/>
        <w:rPr>
          <w:rFonts w:hint="eastAsia" w:ascii="仿宋_GB2312" w:eastAsia="仿宋_GB2312"/>
          <w:color w:val="000000"/>
          <w:sz w:val="32"/>
          <w:szCs w:val="32"/>
        </w:rPr>
      </w:pPr>
      <w:r>
        <w:rPr>
          <w:rFonts w:ascii="仿宋_GB2312" w:eastAsia="仿宋_GB2312"/>
          <w:color w:val="000000"/>
          <w:sz w:val="32"/>
          <w:szCs w:val="32"/>
        </w:rPr>
        <w:t>1.</w:t>
      </w:r>
      <w:r>
        <w:rPr>
          <w:rFonts w:hint="eastAsia" w:ascii="仿宋_GB2312" w:eastAsia="仿宋_GB2312"/>
          <w:color w:val="000000"/>
          <w:sz w:val="32"/>
          <w:szCs w:val="32"/>
        </w:rPr>
        <w:t>进一步健全“三级风险应对”“三个协同联动”“三个全面引导”等防汛体制机制，持续完善</w:t>
      </w:r>
      <w:r>
        <w:rPr>
          <w:rFonts w:hint="eastAsia" w:ascii="仿宋_GB2312" w:eastAsia="仿宋_GB2312"/>
          <w:color w:val="000000"/>
          <w:sz w:val="32"/>
          <w:szCs w:val="32"/>
          <w:lang w:eastAsia="zh-CN"/>
        </w:rPr>
        <w:t>片区</w:t>
      </w:r>
      <w:r>
        <w:rPr>
          <w:rFonts w:hint="eastAsia" w:ascii="仿宋_GB2312" w:eastAsia="仿宋_GB2312"/>
          <w:color w:val="000000"/>
          <w:sz w:val="32"/>
          <w:szCs w:val="32"/>
        </w:rPr>
        <w:t>防汛防台风工作机制体系，不断提高防汛抗灾科学化、制度化、精准化水平。</w:t>
      </w:r>
    </w:p>
    <w:p>
      <w:pPr>
        <w:keepNext w:val="0"/>
        <w:keepLines w:val="0"/>
        <w:pageBreakBefore w:val="0"/>
        <w:kinsoku/>
        <w:overflowPunct/>
        <w:topLinePunct w:val="0"/>
        <w:bidi w:val="0"/>
        <w:spacing w:line="600" w:lineRule="exact"/>
        <w:ind w:firstLine="624" w:firstLineChars="200"/>
        <w:rPr>
          <w:rFonts w:ascii="楷体_GB2312" w:eastAsia="楷体_GB2312"/>
          <w:color w:val="FF0000"/>
          <w:spacing w:val="-4"/>
          <w:sz w:val="32"/>
          <w:szCs w:val="32"/>
        </w:rPr>
      </w:pPr>
      <w:r>
        <w:rPr>
          <w:rFonts w:ascii="仿宋_GB2312" w:eastAsia="仿宋_GB2312"/>
          <w:color w:val="000000"/>
          <w:spacing w:val="-4"/>
          <w:sz w:val="32"/>
          <w:szCs w:val="32"/>
        </w:rPr>
        <w:t>2.</w:t>
      </w:r>
      <w:r>
        <w:rPr>
          <w:rFonts w:hint="eastAsia" w:ascii="仿宋_GB2312" w:eastAsia="仿宋_GB2312"/>
          <w:color w:val="000000"/>
          <w:spacing w:val="-4"/>
          <w:sz w:val="32"/>
          <w:szCs w:val="32"/>
        </w:rPr>
        <w:t>修订完善实验片区防汛防台风应急预案。完成水库汛期调度运用计划和应急抢险方案修编审查情况、在建涉水工程安全度汛方案编制情况和各类责任体系落实情况的排查。</w:t>
      </w:r>
    </w:p>
    <w:p>
      <w:pPr>
        <w:keepNext w:val="0"/>
        <w:keepLines w:val="0"/>
        <w:pageBreakBefore w:val="0"/>
        <w:kinsoku/>
        <w:overflowPunct/>
        <w:topLinePunct w:val="0"/>
        <w:bidi w:val="0"/>
        <w:spacing w:line="600" w:lineRule="exact"/>
        <w:ind w:firstLine="643" w:firstLineChars="200"/>
        <w:rPr>
          <w:rFonts w:ascii="Times New Roman" w:hAnsi="Times New Roman" w:eastAsia="楷体_GB2312"/>
          <w:b/>
          <w:bCs/>
          <w:sz w:val="32"/>
          <w:szCs w:val="32"/>
        </w:rPr>
      </w:pPr>
      <w:r>
        <w:rPr>
          <w:rFonts w:hint="eastAsia" w:ascii="Times New Roman" w:hAnsi="Times New Roman" w:eastAsia="楷体_GB2312"/>
          <w:b/>
          <w:bCs/>
          <w:sz w:val="32"/>
          <w:szCs w:val="32"/>
        </w:rPr>
        <w:t>（二）关于防洪防潮工程和监测预警设施</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ascii="仿宋_GB2312" w:eastAsia="仿宋_GB2312"/>
          <w:sz w:val="32"/>
          <w:szCs w:val="32"/>
        </w:rPr>
        <w:t>1.</w:t>
      </w:r>
      <w:r>
        <w:rPr>
          <w:rFonts w:hint="eastAsia" w:ascii="仿宋_GB2312" w:eastAsia="仿宋_GB2312"/>
          <w:sz w:val="32"/>
          <w:szCs w:val="32"/>
        </w:rPr>
        <w:t>持续抓好水利工程防汛安全管理和水毁工程修复，确保水库大坝、海堤、水闸、泵站、小水电、小山塘等工程设施安全运行。</w:t>
      </w:r>
    </w:p>
    <w:p>
      <w:pPr>
        <w:keepNext w:val="0"/>
        <w:keepLines w:val="0"/>
        <w:pageBreakBefore w:val="0"/>
        <w:kinsoku/>
        <w:overflowPunct/>
        <w:topLinePunct w:val="0"/>
        <w:bidi w:val="0"/>
        <w:spacing w:line="600" w:lineRule="exact"/>
        <w:ind w:firstLine="640" w:firstLineChars="200"/>
        <w:rPr>
          <w:rFonts w:ascii="楷体_GB2312" w:eastAsia="楷体_GB2312"/>
          <w:sz w:val="32"/>
          <w:szCs w:val="32"/>
        </w:rPr>
      </w:pPr>
      <w:r>
        <w:rPr>
          <w:rFonts w:ascii="仿宋_GB2312" w:eastAsia="仿宋_GB2312"/>
          <w:sz w:val="32"/>
          <w:szCs w:val="32"/>
        </w:rPr>
        <w:t>2.</w:t>
      </w:r>
      <w:r>
        <w:rPr>
          <w:rFonts w:hint="eastAsia" w:ascii="仿宋_GB2312" w:eastAsia="仿宋_GB2312"/>
          <w:sz w:val="32"/>
          <w:szCs w:val="32"/>
        </w:rPr>
        <w:t>及时发布预警信息，确保信息覆盖不留死角；落实网格化群测群防管理体系，做好危险区域人员转移避险，并加强对已转移人员的管理，严防发生二次灾害，切实保障人民群众生命安全。</w:t>
      </w:r>
    </w:p>
    <w:p>
      <w:pPr>
        <w:keepNext w:val="0"/>
        <w:keepLines w:val="0"/>
        <w:pageBreakBefore w:val="0"/>
        <w:kinsoku/>
        <w:overflowPunct/>
        <w:topLinePunct w:val="0"/>
        <w:bidi w:val="0"/>
        <w:spacing w:line="600" w:lineRule="exact"/>
        <w:ind w:firstLine="643" w:firstLineChars="200"/>
        <w:rPr>
          <w:rFonts w:ascii="Times New Roman" w:hAnsi="Times New Roman" w:eastAsia="楷体_GB2312"/>
          <w:b/>
          <w:bCs/>
          <w:sz w:val="32"/>
          <w:szCs w:val="32"/>
        </w:rPr>
      </w:pPr>
      <w:r>
        <w:rPr>
          <w:rFonts w:hint="eastAsia" w:ascii="Times New Roman" w:hAnsi="Times New Roman" w:eastAsia="楷体_GB2312"/>
          <w:b/>
          <w:bCs/>
          <w:sz w:val="32"/>
          <w:szCs w:val="32"/>
        </w:rPr>
        <w:t>（三）关于海洋渔业和监测预警设施</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ascii="仿宋_GB2312" w:eastAsia="仿宋_GB2312"/>
          <w:sz w:val="32"/>
          <w:szCs w:val="32"/>
        </w:rPr>
        <w:t>1.</w:t>
      </w:r>
      <w:r>
        <w:rPr>
          <w:rFonts w:hint="eastAsia" w:ascii="仿宋_GB2312" w:eastAsia="仿宋_GB2312"/>
          <w:sz w:val="32"/>
          <w:szCs w:val="32"/>
        </w:rPr>
        <w:t>对涉渔船舶进行归类、造册，明确片区安全监管责任人。</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ascii="仿宋_GB2312" w:eastAsia="仿宋_GB2312"/>
          <w:sz w:val="32"/>
          <w:szCs w:val="32"/>
        </w:rPr>
        <w:t>2.</w:t>
      </w:r>
      <w:r>
        <w:rPr>
          <w:rFonts w:hint="eastAsia" w:ascii="仿宋_GB2312" w:eastAsia="仿宋_GB2312"/>
          <w:sz w:val="32"/>
          <w:szCs w:val="32"/>
        </w:rPr>
        <w:t>跟踪掌握养殖渔排责任人主体责任落实情况，推进养殖设施升级改造，督促配齐救生消防设备。加快推进渔港建设，重点保证二级以上渔港防台风预案完善、在建工程应急预案可行，规范配备防灾设施和应急物资，及时公布渔港渔船停泊示意图。</w:t>
      </w:r>
    </w:p>
    <w:p>
      <w:pPr>
        <w:keepNext w:val="0"/>
        <w:keepLines w:val="0"/>
        <w:pageBreakBefore w:val="0"/>
        <w:kinsoku/>
        <w:overflowPunct/>
        <w:topLinePunct w:val="0"/>
        <w:bidi w:val="0"/>
        <w:spacing w:line="600" w:lineRule="exact"/>
        <w:ind w:firstLine="640" w:firstLineChars="200"/>
        <w:rPr>
          <w:rFonts w:hint="eastAsia" w:ascii="仿宋_GB2312" w:eastAsia="仿宋_GB2312"/>
          <w:sz w:val="32"/>
          <w:szCs w:val="32"/>
          <w:lang w:eastAsia="zh-CN"/>
        </w:rPr>
      </w:pPr>
      <w:r>
        <w:rPr>
          <w:rFonts w:ascii="仿宋_GB2312" w:eastAsia="仿宋_GB2312"/>
          <w:sz w:val="32"/>
          <w:szCs w:val="32"/>
        </w:rPr>
        <w:t>3.</w:t>
      </w:r>
      <w:r>
        <w:rPr>
          <w:rFonts w:hint="eastAsia" w:ascii="仿宋_GB2312" w:eastAsia="仿宋_GB2312"/>
          <w:sz w:val="32"/>
          <w:szCs w:val="32"/>
        </w:rPr>
        <w:t>加强应急通讯、应急演练，落实安全应急</w:t>
      </w:r>
      <w:r>
        <w:rPr>
          <w:rFonts w:ascii="仿宋_GB2312" w:eastAsia="仿宋_GB2312"/>
          <w:sz w:val="32"/>
          <w:szCs w:val="32"/>
        </w:rPr>
        <w:t>24</w:t>
      </w:r>
      <w:r>
        <w:rPr>
          <w:rFonts w:hint="eastAsia" w:ascii="仿宋_GB2312" w:eastAsia="仿宋_GB2312"/>
          <w:sz w:val="32"/>
          <w:szCs w:val="32"/>
        </w:rPr>
        <w:t>小时值班值守等制度措施</w:t>
      </w:r>
      <w:r>
        <w:rPr>
          <w:rFonts w:hint="eastAsia" w:ascii="仿宋_GB2312" w:eastAsia="仿宋_GB2312"/>
          <w:sz w:val="32"/>
          <w:szCs w:val="32"/>
          <w:lang w:eastAsia="zh-CN"/>
        </w:rPr>
        <w:t>。</w:t>
      </w:r>
    </w:p>
    <w:p>
      <w:pPr>
        <w:keepNext w:val="0"/>
        <w:keepLines w:val="0"/>
        <w:pageBreakBefore w:val="0"/>
        <w:kinsoku/>
        <w:overflowPunct/>
        <w:topLinePunct w:val="0"/>
        <w:bidi w:val="0"/>
        <w:spacing w:line="600" w:lineRule="exact"/>
        <w:ind w:firstLine="643" w:firstLineChars="200"/>
        <w:rPr>
          <w:rFonts w:ascii="Times New Roman" w:hAnsi="Times New Roman" w:eastAsia="楷体_GB2312"/>
          <w:b/>
          <w:bCs/>
          <w:sz w:val="32"/>
          <w:szCs w:val="32"/>
        </w:rPr>
      </w:pPr>
      <w:r>
        <w:rPr>
          <w:rFonts w:hint="eastAsia" w:ascii="Times New Roman" w:hAnsi="Times New Roman" w:eastAsia="楷体_GB2312"/>
          <w:b/>
          <w:bCs/>
          <w:sz w:val="32"/>
          <w:szCs w:val="32"/>
        </w:rPr>
        <w:t>（四）关于水上交通航运和海上作业</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ascii="仿宋_GB2312" w:eastAsia="仿宋_GB2312"/>
          <w:sz w:val="32"/>
          <w:szCs w:val="32"/>
        </w:rPr>
        <w:t>1.</w:t>
      </w:r>
      <w:r>
        <w:rPr>
          <w:rFonts w:hint="eastAsia" w:ascii="仿宋_GB2312" w:eastAsia="仿宋_GB2312"/>
          <w:sz w:val="32"/>
          <w:szCs w:val="32"/>
        </w:rPr>
        <w:t>通过检查督查和指挥调度，保证沿海、客渡码头、客船、渡船和危险品船舶、施工作业船、长期停航锚泊船、无动力船舶（船厂修造船舶）等船舶航行安全；保证桥区、施工作业区、避风锚地等重点水域通航安全。</w:t>
      </w:r>
    </w:p>
    <w:p>
      <w:pPr>
        <w:keepNext w:val="0"/>
        <w:keepLines w:val="0"/>
        <w:pageBreakBefore w:val="0"/>
        <w:kinsoku/>
        <w:overflowPunct/>
        <w:topLinePunct w:val="0"/>
        <w:bidi w:val="0"/>
        <w:spacing w:line="600" w:lineRule="exact"/>
        <w:ind w:firstLine="640" w:firstLineChars="200"/>
        <w:rPr>
          <w:rFonts w:ascii="楷体_GB2312" w:eastAsia="楷体_GB2312"/>
          <w:sz w:val="32"/>
          <w:szCs w:val="32"/>
        </w:rPr>
      </w:pPr>
      <w:r>
        <w:rPr>
          <w:rFonts w:ascii="仿宋_GB2312" w:eastAsia="仿宋_GB2312"/>
          <w:sz w:val="32"/>
          <w:szCs w:val="32"/>
        </w:rPr>
        <w:t>2.</w:t>
      </w:r>
      <w:r>
        <w:rPr>
          <w:rFonts w:hint="eastAsia" w:ascii="仿宋_GB2312" w:eastAsia="仿宋_GB2312"/>
          <w:sz w:val="32"/>
          <w:szCs w:val="32"/>
        </w:rPr>
        <w:t>落实客渡码头、客渡船恶劣天气禁限航规定，督促海上作业单位完善防台风预案并落实相关措施，加强海上应急救助力量配置和演练。</w:t>
      </w:r>
    </w:p>
    <w:p>
      <w:pPr>
        <w:keepNext w:val="0"/>
        <w:keepLines w:val="0"/>
        <w:pageBreakBefore w:val="0"/>
        <w:kinsoku/>
        <w:overflowPunct/>
        <w:topLinePunct w:val="0"/>
        <w:bidi w:val="0"/>
        <w:spacing w:line="600" w:lineRule="exact"/>
        <w:ind w:firstLine="643" w:firstLineChars="200"/>
        <w:rPr>
          <w:rFonts w:ascii="Times New Roman" w:hAnsi="Times New Roman" w:eastAsia="楷体_GB2312"/>
          <w:b/>
          <w:bCs/>
          <w:sz w:val="32"/>
          <w:szCs w:val="32"/>
        </w:rPr>
      </w:pPr>
      <w:r>
        <w:rPr>
          <w:rFonts w:hint="eastAsia" w:ascii="Times New Roman" w:hAnsi="Times New Roman" w:eastAsia="楷体_GB2312"/>
          <w:b/>
          <w:bCs/>
          <w:sz w:val="32"/>
          <w:szCs w:val="32"/>
        </w:rPr>
        <w:t>（五）关于城镇防涝</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ascii="仿宋_GB2312" w:eastAsia="仿宋_GB2312"/>
          <w:sz w:val="32"/>
          <w:szCs w:val="32"/>
        </w:rPr>
        <w:t>1.</w:t>
      </w:r>
      <w:r>
        <w:rPr>
          <w:rFonts w:hint="eastAsia" w:ascii="仿宋_GB2312" w:eastAsia="仿宋_GB2312" w:cs="仿宋_GB2312"/>
          <w:sz w:val="32"/>
          <w:szCs w:val="32"/>
        </w:rPr>
        <w:t>持续做好城市在建工程施工现场排水降水安全隐患排查，重点是基坑工程和城市轨道交通工程，要设置坚固牢靠的围挡，备好砂袋、抽水泵等防涝材料和设备</w:t>
      </w:r>
      <w:r>
        <w:rPr>
          <w:rFonts w:hint="eastAsia" w:ascii="仿宋_GB2312" w:eastAsia="仿宋_GB2312"/>
          <w:sz w:val="32"/>
          <w:szCs w:val="32"/>
        </w:rPr>
        <w:t>。</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ascii="仿宋_GB2312" w:eastAsia="仿宋_GB2312"/>
          <w:sz w:val="32"/>
          <w:szCs w:val="32"/>
        </w:rPr>
        <w:t>2.</w:t>
      </w:r>
      <w:r>
        <w:rPr>
          <w:rFonts w:hint="eastAsia" w:ascii="仿宋_GB2312" w:eastAsia="仿宋_GB2312"/>
          <w:sz w:val="32"/>
          <w:szCs w:val="32"/>
        </w:rPr>
        <w:t>对城镇低洼易涝点进行安全隐患排查，重点是排涝站双电源或备用电源配备情况，易涝点应急排涝预案和演练情况，排水管道、泵站等设施设备运行情况和雨水篦、进水井、检查井等畅通情况。</w:t>
      </w:r>
    </w:p>
    <w:p>
      <w:pPr>
        <w:keepNext w:val="0"/>
        <w:keepLines w:val="0"/>
        <w:pageBreakBefore w:val="0"/>
        <w:kinsoku/>
        <w:overflowPunct/>
        <w:topLinePunct w:val="0"/>
        <w:bidi w:val="0"/>
        <w:spacing w:line="600" w:lineRule="exact"/>
        <w:ind w:firstLine="640" w:firstLineChars="200"/>
        <w:rPr>
          <w:rFonts w:hint="eastAsia" w:ascii="仿宋_GB2312" w:eastAsia="仿宋_GB2312"/>
          <w:sz w:val="32"/>
          <w:szCs w:val="32"/>
        </w:rPr>
      </w:pPr>
      <w:r>
        <w:rPr>
          <w:rFonts w:ascii="仿宋_GB2312" w:eastAsia="仿宋_GB2312"/>
          <w:sz w:val="32"/>
          <w:szCs w:val="32"/>
        </w:rPr>
        <w:t>3.</w:t>
      </w:r>
      <w:r>
        <w:rPr>
          <w:rFonts w:hint="eastAsia" w:ascii="仿宋_GB2312" w:eastAsia="仿宋_GB2312"/>
          <w:sz w:val="32"/>
          <w:szCs w:val="32"/>
        </w:rPr>
        <w:t>对地下室、地下车库、地下商场以及城市地下通道、城市立交桥下、人行地下通道等进行安全隐患排查，重点是出入口防倒灌设施配备情况，确保备好砂袋、抽水泵等防涝材料和设备。</w:t>
      </w:r>
    </w:p>
    <w:p>
      <w:pPr>
        <w:keepNext w:val="0"/>
        <w:keepLines w:val="0"/>
        <w:pageBreakBefore w:val="0"/>
        <w:kinsoku/>
        <w:overflowPunct/>
        <w:topLinePunct w:val="0"/>
        <w:bidi w:val="0"/>
        <w:spacing w:line="600" w:lineRule="exact"/>
        <w:ind w:firstLine="643" w:firstLineChars="200"/>
        <w:rPr>
          <w:rFonts w:ascii="Times New Roman" w:hAnsi="Times New Roman" w:eastAsia="楷体_GB2312"/>
          <w:b/>
          <w:bCs/>
          <w:sz w:val="32"/>
          <w:szCs w:val="32"/>
        </w:rPr>
      </w:pPr>
      <w:r>
        <w:rPr>
          <w:rFonts w:hint="eastAsia" w:ascii="Times New Roman" w:hAnsi="Times New Roman" w:eastAsia="楷体_GB2312"/>
          <w:b/>
          <w:bCs/>
          <w:sz w:val="32"/>
          <w:szCs w:val="32"/>
        </w:rPr>
        <w:t>（六）关于地质灾害</w:t>
      </w:r>
    </w:p>
    <w:p>
      <w:pPr>
        <w:keepNext w:val="0"/>
        <w:keepLines w:val="0"/>
        <w:pageBreakBefore w:val="0"/>
        <w:kinsoku/>
        <w:overflowPunct/>
        <w:topLinePunct w:val="0"/>
        <w:bidi w:val="0"/>
        <w:spacing w:line="600" w:lineRule="exact"/>
        <w:ind w:firstLine="632" w:firstLineChars="200"/>
        <w:rPr>
          <w:rFonts w:ascii="Times New Roman" w:hAnsi="Times New Roman" w:eastAsia="仿宋_GB2312"/>
          <w:spacing w:val="-2"/>
          <w:sz w:val="32"/>
          <w:szCs w:val="32"/>
        </w:rPr>
      </w:pPr>
      <w:r>
        <w:rPr>
          <w:rFonts w:hint="eastAsia" w:ascii="Times New Roman" w:hAnsi="Times New Roman" w:eastAsia="仿宋_GB2312"/>
          <w:spacing w:val="-2"/>
          <w:sz w:val="32"/>
          <w:szCs w:val="32"/>
        </w:rPr>
        <w:t>按照</w:t>
      </w:r>
      <w:r>
        <w:rPr>
          <w:rFonts w:ascii="Times New Roman" w:hAnsi="Times New Roman" w:eastAsia="仿宋_GB2312"/>
          <w:spacing w:val="-2"/>
          <w:sz w:val="32"/>
          <w:szCs w:val="32"/>
        </w:rPr>
        <w:t>“</w:t>
      </w:r>
      <w:r>
        <w:rPr>
          <w:rFonts w:hint="eastAsia" w:ascii="Times New Roman" w:hAnsi="Times New Roman" w:eastAsia="仿宋_GB2312"/>
          <w:spacing w:val="-2"/>
          <w:sz w:val="32"/>
          <w:szCs w:val="32"/>
        </w:rPr>
        <w:t>查得细、防得实</w:t>
      </w:r>
      <w:r>
        <w:rPr>
          <w:rFonts w:ascii="Times New Roman" w:hAnsi="Times New Roman" w:eastAsia="仿宋_GB2312"/>
          <w:spacing w:val="-2"/>
          <w:sz w:val="32"/>
          <w:szCs w:val="32"/>
        </w:rPr>
        <w:t>”</w:t>
      </w:r>
      <w:r>
        <w:rPr>
          <w:rFonts w:hint="eastAsia" w:ascii="Times New Roman" w:hAnsi="Times New Roman" w:eastAsia="仿宋_GB2312"/>
          <w:spacing w:val="-2"/>
          <w:sz w:val="32"/>
          <w:szCs w:val="32"/>
        </w:rPr>
        <w:t>的总体目标，在对已登记造册的地质灾害隐患点和房前屋后高陡边坡核实、排查的基础上，对涉疫医疗、观察、检测场所等重要场所和避灾点是否位于地质灾害易发地，对医院、养老院、学校等人口密集特殊场所是否存在地灾隐患，对地灾高易发区的村（居）、学校、建筑边坡、公路、水库、旅游景区等是否存在新增地灾隐患，进一步核实和掌握地质灾害隐患点清单，逐点落实地灾防范措施。</w:t>
      </w:r>
    </w:p>
    <w:p>
      <w:pPr>
        <w:keepNext w:val="0"/>
        <w:keepLines w:val="0"/>
        <w:pageBreakBefore w:val="0"/>
        <w:kinsoku/>
        <w:overflowPunct/>
        <w:topLinePunct w:val="0"/>
        <w:bidi w:val="0"/>
        <w:spacing w:line="600" w:lineRule="exact"/>
        <w:ind w:firstLine="643" w:firstLineChars="200"/>
        <w:rPr>
          <w:rFonts w:ascii="Times New Roman" w:hAnsi="Times New Roman" w:eastAsia="楷体_GB2312"/>
          <w:b/>
          <w:bCs/>
          <w:sz w:val="32"/>
          <w:szCs w:val="32"/>
        </w:rPr>
      </w:pPr>
      <w:r>
        <w:rPr>
          <w:rFonts w:hint="eastAsia" w:ascii="Times New Roman" w:hAnsi="Times New Roman" w:eastAsia="楷体_GB2312"/>
          <w:b/>
          <w:bCs/>
          <w:sz w:val="32"/>
          <w:szCs w:val="32"/>
        </w:rPr>
        <w:t>（七）关于避灾点</w:t>
      </w:r>
    </w:p>
    <w:p>
      <w:pPr>
        <w:keepNext w:val="0"/>
        <w:keepLines w:val="0"/>
        <w:pageBreakBefore w:val="0"/>
        <w:kinsoku/>
        <w:overflowPunct/>
        <w:topLinePunct w:val="0"/>
        <w:bidi w:val="0"/>
        <w:spacing w:line="600" w:lineRule="exact"/>
        <w:ind w:firstLine="640" w:firstLineChars="200"/>
        <w:rPr>
          <w:rFonts w:hint="eastAsia" w:ascii="Times New Roman" w:hAnsi="Times New Roman" w:eastAsia="仿宋_GB2312"/>
          <w:sz w:val="32"/>
          <w:szCs w:val="32"/>
        </w:rPr>
      </w:pPr>
      <w:r>
        <w:rPr>
          <w:rFonts w:hint="eastAsia" w:ascii="Times New Roman" w:hAnsi="Times New Roman" w:eastAsia="仿宋_GB2312"/>
          <w:sz w:val="32"/>
          <w:szCs w:val="32"/>
        </w:rPr>
        <w:t>确保避灾点避开易遭受泥石流、山体滑坡、洪涝等灾害的危险地段，确保避灾点安全责任落实、房屋结构安全、通风排水安全、用电用气安全、消防和应急通道畅通。</w:t>
      </w:r>
    </w:p>
    <w:p>
      <w:pPr>
        <w:keepNext w:val="0"/>
        <w:keepLines w:val="0"/>
        <w:pageBreakBefore w:val="0"/>
        <w:kinsoku/>
        <w:overflowPunct/>
        <w:topLinePunct w:val="0"/>
        <w:bidi w:val="0"/>
        <w:spacing w:line="600" w:lineRule="exact"/>
        <w:ind w:firstLine="643" w:firstLineChars="200"/>
        <w:rPr>
          <w:rFonts w:ascii="Times New Roman" w:hAnsi="Times New Roman" w:eastAsia="楷体_GB2312"/>
          <w:b/>
          <w:bCs/>
          <w:sz w:val="32"/>
          <w:szCs w:val="32"/>
        </w:rPr>
      </w:pPr>
      <w:r>
        <w:rPr>
          <w:rFonts w:hint="eastAsia" w:ascii="Times New Roman" w:hAnsi="Times New Roman" w:eastAsia="楷体_GB2312"/>
          <w:b/>
          <w:bCs/>
          <w:sz w:val="32"/>
          <w:szCs w:val="32"/>
        </w:rPr>
        <w:t>（八）关于森林防火</w:t>
      </w:r>
    </w:p>
    <w:p>
      <w:pPr>
        <w:keepNext w:val="0"/>
        <w:keepLines w:val="0"/>
        <w:pageBreakBefore w:val="0"/>
        <w:kinsoku/>
        <w:overflowPunct/>
        <w:topLinePunct w:val="0"/>
        <w:bidi w:val="0"/>
        <w:spacing w:line="600" w:lineRule="exact"/>
        <w:ind w:firstLine="643" w:firstLineChars="200"/>
        <w:rPr>
          <w:rFonts w:ascii="仿宋_GB2312" w:eastAsia="仿宋_GB2312" w:cs="仿宋_GB2312"/>
          <w:b/>
          <w:bCs/>
          <w:sz w:val="32"/>
          <w:szCs w:val="32"/>
        </w:rPr>
      </w:pPr>
      <w:r>
        <w:rPr>
          <w:rFonts w:ascii="仿宋_GB2312" w:eastAsia="仿宋_GB2312" w:cs="仿宋_GB2312"/>
          <w:b/>
          <w:bCs/>
          <w:sz w:val="32"/>
          <w:szCs w:val="32"/>
        </w:rPr>
        <w:t>1.</w:t>
      </w:r>
      <w:r>
        <w:rPr>
          <w:rFonts w:hint="eastAsia" w:ascii="仿宋_GB2312" w:eastAsia="仿宋_GB2312" w:cs="仿宋_GB2312"/>
          <w:b/>
          <w:bCs/>
          <w:sz w:val="32"/>
          <w:szCs w:val="32"/>
        </w:rPr>
        <w:t>完善防灭火体制机制</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1</w:t>
      </w:r>
      <w:r>
        <w:rPr>
          <w:rFonts w:hint="eastAsia" w:ascii="仿宋_GB2312" w:eastAsia="仿宋_GB2312"/>
          <w:sz w:val="32"/>
          <w:szCs w:val="32"/>
        </w:rPr>
        <w:t>）健全组织体系。按照国务院“</w:t>
      </w:r>
      <w:r>
        <w:rPr>
          <w:rFonts w:ascii="仿宋_GB2312" w:eastAsia="仿宋_GB2312"/>
          <w:sz w:val="32"/>
          <w:szCs w:val="32"/>
        </w:rPr>
        <w:t>7</w:t>
      </w:r>
      <w:r>
        <w:rPr>
          <w:rFonts w:hint="eastAsia" w:ascii="仿宋_GB2312" w:eastAsia="仿宋_GB2312"/>
          <w:sz w:val="32"/>
          <w:szCs w:val="32"/>
        </w:rPr>
        <w:t>·</w:t>
      </w:r>
      <w:r>
        <w:rPr>
          <w:rFonts w:ascii="仿宋_GB2312" w:eastAsia="仿宋_GB2312"/>
          <w:sz w:val="32"/>
          <w:szCs w:val="32"/>
        </w:rPr>
        <w:t>29</w:t>
      </w:r>
      <w:r>
        <w:rPr>
          <w:rFonts w:hint="eastAsia" w:ascii="仿宋_GB2312" w:eastAsia="仿宋_GB2312"/>
          <w:sz w:val="32"/>
          <w:szCs w:val="32"/>
        </w:rPr>
        <w:t>”专题会议和省政府“</w:t>
      </w:r>
      <w:r>
        <w:rPr>
          <w:rFonts w:ascii="仿宋_GB2312" w:eastAsia="仿宋_GB2312"/>
          <w:sz w:val="32"/>
          <w:szCs w:val="32"/>
        </w:rPr>
        <w:t>12</w:t>
      </w:r>
      <w:r>
        <w:rPr>
          <w:rFonts w:hint="eastAsia" w:ascii="仿宋_GB2312" w:eastAsia="仿宋_GB2312"/>
          <w:sz w:val="32"/>
          <w:szCs w:val="32"/>
        </w:rPr>
        <w:t>·</w:t>
      </w:r>
      <w:r>
        <w:rPr>
          <w:rFonts w:ascii="仿宋_GB2312" w:eastAsia="仿宋_GB2312"/>
          <w:sz w:val="32"/>
          <w:szCs w:val="32"/>
        </w:rPr>
        <w:t>29</w:t>
      </w:r>
      <w:r>
        <w:rPr>
          <w:rFonts w:hint="eastAsia" w:ascii="仿宋_GB2312" w:eastAsia="仿宋_GB2312"/>
          <w:sz w:val="32"/>
          <w:szCs w:val="32"/>
        </w:rPr>
        <w:t>”专题会议“上下基本对应”的要求，建立健全森林防灭火指挥机构和组织体系，确保高效运转。林业主管部门明确森林防火机构与负责人，安排专职工作人员，实现森林防火预防工作有机构管，有具体人员抓。</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2</w:t>
      </w:r>
      <w:r>
        <w:rPr>
          <w:rFonts w:hint="eastAsia" w:ascii="仿宋_GB2312" w:eastAsia="仿宋_GB2312"/>
          <w:sz w:val="32"/>
          <w:szCs w:val="32"/>
        </w:rPr>
        <w:t>）调整完善指挥体系。</w:t>
      </w:r>
      <w:r>
        <w:rPr>
          <w:rFonts w:hint="eastAsia" w:ascii="仿宋_GB2312" w:eastAsia="仿宋_GB2312"/>
          <w:sz w:val="32"/>
          <w:szCs w:val="32"/>
          <w:lang w:eastAsia="zh-CN"/>
        </w:rPr>
        <w:t>完善</w:t>
      </w:r>
      <w:r>
        <w:rPr>
          <w:rFonts w:hint="eastAsia" w:ascii="仿宋_GB2312" w:eastAsia="仿宋_GB2312"/>
          <w:sz w:val="32"/>
          <w:szCs w:val="32"/>
        </w:rPr>
        <w:t>《</w:t>
      </w:r>
      <w:r>
        <w:rPr>
          <w:rFonts w:hint="eastAsia" w:ascii="仿宋_GB2312" w:eastAsia="仿宋_GB2312"/>
          <w:sz w:val="32"/>
          <w:szCs w:val="32"/>
          <w:lang w:eastAsia="zh-CN"/>
        </w:rPr>
        <w:t>君山片区</w:t>
      </w:r>
      <w:r>
        <w:rPr>
          <w:rFonts w:hint="eastAsia" w:ascii="仿宋_GB2312" w:eastAsia="仿宋_GB2312"/>
          <w:sz w:val="32"/>
          <w:szCs w:val="32"/>
        </w:rPr>
        <w:t>森林</w:t>
      </w:r>
      <w:r>
        <w:rPr>
          <w:rFonts w:hint="eastAsia" w:ascii="仿宋_GB2312" w:eastAsia="仿宋_GB2312"/>
          <w:sz w:val="32"/>
          <w:szCs w:val="32"/>
          <w:lang w:eastAsia="zh-CN"/>
        </w:rPr>
        <w:t>防灭火</w:t>
      </w:r>
      <w:r>
        <w:rPr>
          <w:rFonts w:hint="eastAsia" w:ascii="仿宋_GB2312" w:eastAsia="仿宋_GB2312"/>
          <w:sz w:val="32"/>
          <w:szCs w:val="32"/>
        </w:rPr>
        <w:t>应急预案》，构建森林火险的预警响应及森林火灾应对工作机制，提高处置能力。</w:t>
      </w:r>
    </w:p>
    <w:p>
      <w:pPr>
        <w:keepNext w:val="0"/>
        <w:keepLines w:val="0"/>
        <w:pageBreakBefore w:val="0"/>
        <w:kinsoku/>
        <w:overflowPunct/>
        <w:topLinePunct w:val="0"/>
        <w:bidi w:val="0"/>
        <w:spacing w:line="600" w:lineRule="exact"/>
        <w:ind w:firstLine="643" w:firstLineChars="200"/>
        <w:rPr>
          <w:rFonts w:ascii="仿宋_GB2312" w:eastAsia="仿宋_GB2312" w:cs="仿宋_GB2312"/>
          <w:b/>
          <w:bCs/>
          <w:sz w:val="32"/>
          <w:szCs w:val="32"/>
        </w:rPr>
      </w:pPr>
      <w:r>
        <w:rPr>
          <w:rFonts w:ascii="仿宋_GB2312" w:eastAsia="仿宋_GB2312" w:cs="仿宋_GB2312"/>
          <w:b/>
          <w:bCs/>
          <w:sz w:val="32"/>
          <w:szCs w:val="32"/>
        </w:rPr>
        <w:t>2.</w:t>
      </w:r>
      <w:r>
        <w:rPr>
          <w:rFonts w:hint="eastAsia" w:ascii="仿宋_GB2312" w:eastAsia="仿宋_GB2312" w:cs="仿宋_GB2312"/>
          <w:b/>
          <w:bCs/>
          <w:sz w:val="32"/>
          <w:szCs w:val="32"/>
        </w:rPr>
        <w:t>森林火灾防控工作</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1</w:t>
      </w:r>
      <w:r>
        <w:rPr>
          <w:rFonts w:hint="eastAsia" w:ascii="仿宋_GB2312" w:eastAsia="仿宋_GB2312"/>
          <w:sz w:val="32"/>
          <w:szCs w:val="32"/>
        </w:rPr>
        <w:t>）强化森林防火宣传体系。按照“政府主导，媒体联动，教育渗透，全民参与”的要求，开展森林防火宣传教育，提高全民防火意识。建立微微信、广播等全方位的宣传教育网络体系，从各条战线、各个层面开展森林防火宣传教育活动，重点开展“进林区、进村宅、进单位、进学校、进风景旅游区”森林防火宣传教育活动，每年防火期组织开展“宣传月”活动，有针对性地对田主、墓主、业主进行宣传，形成全方位、社会化的森林防火宣教格局。</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2</w:t>
      </w:r>
      <w:r>
        <w:rPr>
          <w:rFonts w:hint="eastAsia" w:ascii="仿宋_GB2312" w:eastAsia="仿宋_GB2312"/>
          <w:sz w:val="32"/>
          <w:szCs w:val="32"/>
        </w:rPr>
        <w:t>）持续开展森林火灾隐患排查。全面检查林区及其周边森林火灾隐患，重点检查村镇、风景名胜区、重要目标、国家公园、自然保护区、重点国有林区、林区输配电、高压电、通信等森林火灾隐患。检查野外火源管理和预警监测等情况，重点检查用火审批、高火险时段禁火令、重点卡口以及护林人员驻守情况。强化农事用火、林事用火、祭祀用火等生产性和非生产性野外用火隐患排查。</w:t>
      </w:r>
    </w:p>
    <w:p>
      <w:pPr>
        <w:keepNext w:val="0"/>
        <w:keepLines w:val="0"/>
        <w:pageBreakBefore w:val="0"/>
        <w:kinsoku/>
        <w:overflowPunct/>
        <w:topLinePunct w:val="0"/>
        <w:bidi w:val="0"/>
        <w:spacing w:line="600" w:lineRule="exact"/>
        <w:ind w:firstLine="643" w:firstLineChars="200"/>
        <w:rPr>
          <w:rFonts w:ascii="仿宋_GB2312" w:eastAsia="仿宋_GB2312" w:cs="仿宋_GB2312"/>
          <w:b/>
          <w:bCs/>
          <w:sz w:val="32"/>
          <w:szCs w:val="32"/>
        </w:rPr>
      </w:pPr>
      <w:r>
        <w:rPr>
          <w:rFonts w:ascii="仿宋_GB2312" w:eastAsia="仿宋_GB2312" w:cs="仿宋_GB2312"/>
          <w:b/>
          <w:bCs/>
          <w:sz w:val="32"/>
          <w:szCs w:val="32"/>
        </w:rPr>
        <w:t>3.</w:t>
      </w:r>
      <w:r>
        <w:rPr>
          <w:rFonts w:hint="eastAsia" w:ascii="仿宋_GB2312" w:eastAsia="仿宋_GB2312" w:cs="仿宋_GB2312"/>
          <w:b/>
          <w:bCs/>
          <w:sz w:val="32"/>
          <w:szCs w:val="32"/>
        </w:rPr>
        <w:t>加强防灭火基础能力建设</w:t>
      </w:r>
    </w:p>
    <w:p>
      <w:pPr>
        <w:keepNext w:val="0"/>
        <w:keepLines w:val="0"/>
        <w:pageBreakBefore w:val="0"/>
        <w:kinsoku/>
        <w:overflowPunct/>
        <w:topLinePunct w:val="0"/>
        <w:bidi w:val="0"/>
        <w:spacing w:line="600" w:lineRule="exact"/>
        <w:ind w:firstLine="627" w:firstLineChars="196"/>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1</w:t>
      </w:r>
      <w:r>
        <w:rPr>
          <w:rFonts w:hint="eastAsia" w:ascii="仿宋_GB2312" w:eastAsia="仿宋_GB2312"/>
          <w:sz w:val="32"/>
          <w:szCs w:val="32"/>
        </w:rPr>
        <w:t>）建立建强各类防灭火队伍体系。加强半专业森林消防队伍建设，按照建设标准，落实建队经费，制定发展规划，提高装备水平。强化护林员队伍管理，引入指挥监管系统，充分发挥护林员在林区一线作用，做好森林火情的早期处理相关工作。</w:t>
      </w:r>
    </w:p>
    <w:p>
      <w:pPr>
        <w:keepNext w:val="0"/>
        <w:keepLines w:val="0"/>
        <w:pageBreakBefore w:val="0"/>
        <w:kinsoku/>
        <w:overflowPunct/>
        <w:topLinePunct w:val="0"/>
        <w:bidi w:val="0"/>
        <w:spacing w:line="600" w:lineRule="exact"/>
        <w:ind w:firstLine="627" w:firstLineChars="196"/>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2</w:t>
      </w:r>
      <w:r>
        <w:rPr>
          <w:rFonts w:hint="eastAsia" w:ascii="仿宋_GB2312" w:eastAsia="仿宋_GB2312"/>
          <w:sz w:val="32"/>
          <w:szCs w:val="32"/>
        </w:rPr>
        <w:t>）不断充实森林防火物资装备。本着实用性与超前性相结合的原则，因地制宜，有效配置扑火机具，在配置传统人力灭火机具基础上，提高灭火机械化、现代化灭火机具的配置比例。</w:t>
      </w:r>
    </w:p>
    <w:p>
      <w:pPr>
        <w:keepNext w:val="0"/>
        <w:keepLines w:val="0"/>
        <w:pageBreakBefore w:val="0"/>
        <w:kinsoku/>
        <w:overflowPunct/>
        <w:topLinePunct w:val="0"/>
        <w:bidi w:val="0"/>
        <w:spacing w:line="600" w:lineRule="exact"/>
        <w:ind w:firstLine="627" w:firstLineChars="196"/>
        <w:rPr>
          <w:rFonts w:ascii="仿宋_GB2312" w:eastAsia="仿宋_GB2312"/>
          <w:sz w:val="32"/>
          <w:szCs w:val="32"/>
        </w:rPr>
      </w:pPr>
      <w:r>
        <w:rPr>
          <w:rFonts w:hint="eastAsia" w:ascii="仿宋_GB2312" w:eastAsia="仿宋_GB2312"/>
          <w:sz w:val="32"/>
          <w:szCs w:val="32"/>
        </w:rPr>
        <w:t>（</w:t>
      </w:r>
      <w:r>
        <w:rPr>
          <w:rFonts w:ascii="仿宋_GB2312" w:eastAsia="仿宋_GB2312"/>
          <w:sz w:val="32"/>
          <w:szCs w:val="32"/>
        </w:rPr>
        <w:t>3</w:t>
      </w:r>
      <w:r>
        <w:rPr>
          <w:rFonts w:hint="eastAsia" w:ascii="仿宋_GB2312" w:eastAsia="仿宋_GB2312"/>
          <w:sz w:val="32"/>
          <w:szCs w:val="32"/>
        </w:rPr>
        <w:t>）加强森林火险监测预警。完善预警机制，及时</w:t>
      </w:r>
      <w:r>
        <w:rPr>
          <w:rFonts w:hint="eastAsia" w:ascii="仿宋_GB2312" w:eastAsia="仿宋_GB2312"/>
          <w:sz w:val="32"/>
          <w:szCs w:val="32"/>
          <w:lang w:eastAsia="zh-CN"/>
        </w:rPr>
        <w:t>传达</w:t>
      </w:r>
      <w:r>
        <w:rPr>
          <w:rFonts w:hint="eastAsia" w:ascii="仿宋_GB2312" w:eastAsia="仿宋_GB2312"/>
          <w:sz w:val="32"/>
          <w:szCs w:val="32"/>
        </w:rPr>
        <w:t>发布气候变化信息，适时发布高森林火险预警信息，必要时发布禁火令。</w:t>
      </w:r>
    </w:p>
    <w:p>
      <w:pPr>
        <w:keepNext w:val="0"/>
        <w:keepLines w:val="0"/>
        <w:pageBreakBefore w:val="0"/>
        <w:kinsoku/>
        <w:overflowPunct/>
        <w:topLinePunct w:val="0"/>
        <w:bidi w:val="0"/>
        <w:spacing w:line="600" w:lineRule="exact"/>
        <w:ind w:firstLine="640" w:firstLineChars="200"/>
        <w:rPr>
          <w:rFonts w:ascii="Times New Roman" w:hAnsi="Times New Roman" w:eastAsia="黑体"/>
          <w:sz w:val="32"/>
          <w:szCs w:val="32"/>
        </w:rPr>
      </w:pPr>
      <w:r>
        <w:rPr>
          <w:rFonts w:hint="eastAsia" w:ascii="Times New Roman" w:hAnsi="Times New Roman" w:eastAsia="黑体"/>
          <w:sz w:val="32"/>
          <w:szCs w:val="32"/>
        </w:rPr>
        <w:t>三、时间安排</w:t>
      </w:r>
    </w:p>
    <w:p>
      <w:pPr>
        <w:keepNext w:val="0"/>
        <w:keepLines w:val="0"/>
        <w:pageBreakBefore w:val="0"/>
        <w:kinsoku/>
        <w:overflowPunct/>
        <w:topLinePunct w:val="0"/>
        <w:bidi w:val="0"/>
        <w:spacing w:line="600" w:lineRule="exact"/>
        <w:ind w:firstLine="640" w:firstLineChars="200"/>
        <w:rPr>
          <w:rFonts w:ascii="仿宋_GB2312" w:eastAsia="仿宋_GB2312"/>
          <w:sz w:val="32"/>
          <w:szCs w:val="32"/>
        </w:rPr>
      </w:pPr>
      <w:r>
        <w:rPr>
          <w:rFonts w:hint="eastAsia" w:ascii="仿宋_GB2312" w:eastAsia="仿宋_GB2312"/>
          <w:sz w:val="32"/>
          <w:szCs w:val="32"/>
        </w:rPr>
        <w:t>从</w:t>
      </w:r>
      <w:r>
        <w:rPr>
          <w:rFonts w:ascii="仿宋_GB2312" w:eastAsia="仿宋_GB2312"/>
          <w:sz w:val="32"/>
          <w:szCs w:val="32"/>
        </w:rPr>
        <w:t>2020</w:t>
      </w:r>
      <w:r>
        <w:rPr>
          <w:rFonts w:hint="eastAsia" w:ascii="仿宋_GB2312" w:eastAsia="仿宋_GB2312"/>
          <w:sz w:val="32"/>
          <w:szCs w:val="32"/>
        </w:rPr>
        <w:t>年至</w:t>
      </w:r>
      <w:r>
        <w:rPr>
          <w:rFonts w:ascii="仿宋_GB2312" w:eastAsia="仿宋_GB2312"/>
          <w:sz w:val="32"/>
          <w:szCs w:val="32"/>
        </w:rPr>
        <w:t>2022</w:t>
      </w:r>
      <w:r>
        <w:rPr>
          <w:rFonts w:hint="eastAsia" w:ascii="仿宋_GB2312" w:eastAsia="仿宋_GB2312"/>
          <w:sz w:val="32"/>
          <w:szCs w:val="32"/>
        </w:rPr>
        <w:t>年</w:t>
      </w:r>
      <w:r>
        <w:rPr>
          <w:rFonts w:ascii="仿宋_GB2312" w:eastAsia="仿宋_GB2312"/>
          <w:sz w:val="32"/>
          <w:szCs w:val="32"/>
        </w:rPr>
        <w:t>12</w:t>
      </w:r>
      <w:r>
        <w:rPr>
          <w:rFonts w:hint="eastAsia" w:ascii="仿宋_GB2312" w:eastAsia="仿宋_GB2312"/>
          <w:sz w:val="32"/>
          <w:szCs w:val="32"/>
        </w:rPr>
        <w:t>月，分</w:t>
      </w:r>
      <w:r>
        <w:rPr>
          <w:rFonts w:hint="eastAsia" w:ascii="仿宋_GB2312" w:eastAsia="仿宋_GB2312"/>
          <w:sz w:val="32"/>
          <w:szCs w:val="32"/>
          <w:lang w:eastAsia="zh-CN"/>
        </w:rPr>
        <w:t>三</w:t>
      </w:r>
      <w:r>
        <w:rPr>
          <w:rFonts w:hint="eastAsia" w:ascii="仿宋_GB2312" w:eastAsia="仿宋_GB2312"/>
          <w:sz w:val="32"/>
          <w:szCs w:val="32"/>
        </w:rPr>
        <w:t>个阶段进行。</w:t>
      </w:r>
    </w:p>
    <w:p>
      <w:pPr>
        <w:keepNext w:val="0"/>
        <w:keepLines w:val="0"/>
        <w:pageBreakBefore w:val="0"/>
        <w:kinsoku/>
        <w:overflowPunct/>
        <w:topLinePunct w:val="0"/>
        <w:bidi w:val="0"/>
        <w:spacing w:line="600" w:lineRule="exact"/>
        <w:ind w:firstLine="643" w:firstLineChars="200"/>
        <w:rPr>
          <w:rFonts w:ascii="Times New Roman" w:hAnsi="Times New Roman" w:eastAsia="仿宋_GB2312"/>
          <w:sz w:val="32"/>
          <w:szCs w:val="32"/>
        </w:rPr>
      </w:pPr>
      <w:r>
        <w:rPr>
          <w:rFonts w:hint="eastAsia" w:ascii="楷体_GB2312" w:eastAsia="楷体_GB2312"/>
          <w:b/>
          <w:bCs/>
          <w:sz w:val="32"/>
          <w:szCs w:val="32"/>
        </w:rPr>
        <w:t>（</w:t>
      </w:r>
      <w:r>
        <w:rPr>
          <w:rFonts w:hint="eastAsia" w:ascii="楷体_GB2312" w:eastAsia="楷体_GB2312"/>
          <w:b/>
          <w:bCs/>
          <w:sz w:val="32"/>
          <w:szCs w:val="32"/>
          <w:lang w:eastAsia="zh-CN"/>
        </w:rPr>
        <w:t>一</w:t>
      </w:r>
      <w:r>
        <w:rPr>
          <w:rFonts w:hint="eastAsia" w:ascii="楷体_GB2312" w:eastAsia="楷体_GB2312"/>
          <w:b/>
          <w:bCs/>
          <w:sz w:val="32"/>
          <w:szCs w:val="32"/>
        </w:rPr>
        <w:t>）排查整治（</w:t>
      </w:r>
      <w:r>
        <w:rPr>
          <w:rFonts w:ascii="楷体_GB2312" w:eastAsia="楷体_GB2312"/>
          <w:b/>
          <w:bCs/>
          <w:sz w:val="32"/>
          <w:szCs w:val="32"/>
        </w:rPr>
        <w:t>2020</w:t>
      </w:r>
      <w:r>
        <w:rPr>
          <w:rFonts w:hint="eastAsia" w:ascii="楷体_GB2312" w:eastAsia="楷体_GB2312"/>
          <w:b/>
          <w:bCs/>
          <w:sz w:val="32"/>
          <w:szCs w:val="32"/>
        </w:rPr>
        <w:t>年）。</w:t>
      </w:r>
      <w:r>
        <w:rPr>
          <w:rFonts w:hint="eastAsia" w:ascii="楷体_GB2312" w:eastAsia="楷体_GB2312"/>
          <w:sz w:val="32"/>
          <w:szCs w:val="32"/>
          <w:lang w:eastAsia="zh-CN"/>
        </w:rPr>
        <w:t>各相关处室</w:t>
      </w:r>
      <w:r>
        <w:rPr>
          <w:rFonts w:hint="eastAsia" w:ascii="仿宋_GB2312" w:eastAsia="仿宋_GB2312"/>
          <w:sz w:val="32"/>
          <w:szCs w:val="32"/>
        </w:rPr>
        <w:t>对行业系统、辖区内自然灾害风险进行系统性研判和排查，建立问题清单、责任清单、销号清单，落实责任单位、责任人，制定对策措施和时间表，逐一落实整改，实现风险隐患防控闭环管理，不留盲点死角，真正做到“一抓到底、见底清零”，确保整治工作取得实效。</w:t>
      </w:r>
    </w:p>
    <w:p>
      <w:pPr>
        <w:keepNext w:val="0"/>
        <w:keepLines w:val="0"/>
        <w:pageBreakBefore w:val="0"/>
        <w:kinsoku/>
        <w:overflowPunct/>
        <w:topLinePunct w:val="0"/>
        <w:bidi w:val="0"/>
        <w:spacing w:line="600" w:lineRule="exact"/>
        <w:ind w:firstLine="627" w:firstLineChars="200"/>
        <w:rPr>
          <w:rFonts w:ascii="Times New Roman" w:hAnsi="Times New Roman" w:eastAsia="仿宋_GB2312"/>
          <w:spacing w:val="-4"/>
          <w:sz w:val="32"/>
          <w:szCs w:val="32"/>
        </w:rPr>
      </w:pPr>
      <w:r>
        <w:rPr>
          <w:rFonts w:hint="eastAsia" w:ascii="楷体_GB2312" w:eastAsia="楷体_GB2312"/>
          <w:b/>
          <w:bCs/>
          <w:spacing w:val="-4"/>
          <w:sz w:val="32"/>
          <w:szCs w:val="32"/>
        </w:rPr>
        <w:t>（</w:t>
      </w:r>
      <w:r>
        <w:rPr>
          <w:rFonts w:hint="eastAsia" w:ascii="楷体_GB2312" w:eastAsia="楷体_GB2312"/>
          <w:b/>
          <w:bCs/>
          <w:spacing w:val="-4"/>
          <w:sz w:val="32"/>
          <w:szCs w:val="32"/>
          <w:lang w:eastAsia="zh-CN"/>
        </w:rPr>
        <w:t>二</w:t>
      </w:r>
      <w:r>
        <w:rPr>
          <w:rFonts w:hint="eastAsia" w:ascii="楷体_GB2312" w:eastAsia="楷体_GB2312"/>
          <w:b/>
          <w:bCs/>
          <w:spacing w:val="-4"/>
          <w:sz w:val="32"/>
          <w:szCs w:val="32"/>
        </w:rPr>
        <w:t>）集中攻坚（</w:t>
      </w:r>
      <w:r>
        <w:rPr>
          <w:rFonts w:ascii="楷体_GB2312" w:eastAsia="楷体_GB2312"/>
          <w:b/>
          <w:bCs/>
          <w:spacing w:val="-4"/>
          <w:sz w:val="32"/>
          <w:szCs w:val="32"/>
        </w:rPr>
        <w:t>2021</w:t>
      </w:r>
      <w:r>
        <w:rPr>
          <w:rFonts w:hint="eastAsia" w:ascii="楷体_GB2312" w:eastAsia="楷体_GB2312"/>
          <w:b/>
          <w:bCs/>
          <w:spacing w:val="-4"/>
          <w:sz w:val="32"/>
          <w:szCs w:val="32"/>
        </w:rPr>
        <w:t>年）。</w:t>
      </w:r>
      <w:r>
        <w:rPr>
          <w:rFonts w:hint="eastAsia" w:ascii="仿宋_GB2312" w:eastAsia="仿宋_GB2312"/>
          <w:spacing w:val="-4"/>
          <w:sz w:val="32"/>
          <w:szCs w:val="32"/>
        </w:rPr>
        <w:t>动态更新问题清单、责任清单、销号清单、责任单位、责任人、对策措施，针对重难点问题，要加大专项整治力度，不断落实和完善治理措施，推动建立健全风险防控体系长效机制，整治工作取得明显成效。</w:t>
      </w:r>
    </w:p>
    <w:p>
      <w:pPr>
        <w:keepNext w:val="0"/>
        <w:keepLines w:val="0"/>
        <w:pageBreakBefore w:val="0"/>
        <w:kinsoku/>
        <w:overflowPunct/>
        <w:topLinePunct w:val="0"/>
        <w:bidi w:val="0"/>
        <w:spacing w:line="600" w:lineRule="exact"/>
        <w:ind w:firstLine="627" w:firstLineChars="200"/>
        <w:rPr>
          <w:rFonts w:ascii="仿宋_GB2312" w:eastAsia="仿宋_GB2312"/>
          <w:spacing w:val="-4"/>
          <w:sz w:val="32"/>
          <w:szCs w:val="32"/>
        </w:rPr>
      </w:pPr>
      <w:r>
        <w:rPr>
          <w:rFonts w:hint="eastAsia" w:ascii="楷体_GB2312" w:eastAsia="楷体_GB2312"/>
          <w:b/>
          <w:bCs/>
          <w:spacing w:val="-4"/>
          <w:sz w:val="32"/>
          <w:szCs w:val="32"/>
        </w:rPr>
        <w:t>（</w:t>
      </w:r>
      <w:r>
        <w:rPr>
          <w:rFonts w:hint="eastAsia" w:ascii="楷体_GB2312" w:eastAsia="楷体_GB2312"/>
          <w:b/>
          <w:bCs/>
          <w:spacing w:val="-4"/>
          <w:sz w:val="32"/>
          <w:szCs w:val="32"/>
          <w:lang w:eastAsia="zh-CN"/>
        </w:rPr>
        <w:t>三</w:t>
      </w:r>
      <w:r>
        <w:rPr>
          <w:rFonts w:hint="eastAsia" w:ascii="楷体_GB2312" w:eastAsia="楷体_GB2312"/>
          <w:b/>
          <w:bCs/>
          <w:spacing w:val="-4"/>
          <w:sz w:val="32"/>
          <w:szCs w:val="32"/>
        </w:rPr>
        <w:t>）巩固提升（</w:t>
      </w:r>
      <w:r>
        <w:rPr>
          <w:rFonts w:ascii="楷体_GB2312" w:eastAsia="楷体_GB2312"/>
          <w:b/>
          <w:bCs/>
          <w:spacing w:val="-4"/>
          <w:sz w:val="32"/>
          <w:szCs w:val="32"/>
        </w:rPr>
        <w:t>2022</w:t>
      </w:r>
      <w:r>
        <w:rPr>
          <w:rFonts w:hint="eastAsia" w:ascii="楷体_GB2312" w:eastAsia="楷体_GB2312"/>
          <w:b/>
          <w:bCs/>
          <w:spacing w:val="-4"/>
          <w:sz w:val="32"/>
          <w:szCs w:val="32"/>
        </w:rPr>
        <w:t>年）。</w:t>
      </w:r>
      <w:r>
        <w:rPr>
          <w:rFonts w:hint="eastAsia" w:ascii="仿宋_GB2312" w:eastAsia="仿宋_GB2312"/>
          <w:spacing w:val="-4"/>
          <w:sz w:val="32"/>
          <w:szCs w:val="32"/>
        </w:rPr>
        <w:t>对“三年行动”中好的经验做法进行总结推广，固化既成机制和创新成果，健全长效机制，形成一套较为完备的自然风险防控体系。</w:t>
      </w: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9"/>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pPr>
    </w:p>
    <w:p>
      <w:pPr>
        <w:pStyle w:val="2"/>
        <w:keepNext w:val="0"/>
        <w:keepLines w:val="0"/>
        <w:pageBreakBefore w:val="0"/>
        <w:kinsoku/>
        <w:overflowPunct/>
        <w:topLinePunct w:val="0"/>
        <w:bidi w:val="0"/>
        <w:spacing w:after="0" w:line="600" w:lineRule="exact"/>
      </w:pPr>
    </w:p>
    <w:p>
      <w:pPr>
        <w:keepNext w:val="0"/>
        <w:keepLines w:val="0"/>
        <w:pageBreakBefore w:val="0"/>
        <w:kinsoku/>
        <w:overflowPunct/>
        <w:topLinePunct w:val="0"/>
        <w:bidi w:val="0"/>
        <w:spacing w:line="600" w:lineRule="exact"/>
      </w:pPr>
    </w:p>
    <w:p>
      <w:pPr>
        <w:keepNext w:val="0"/>
        <w:keepLines w:val="0"/>
        <w:pageBreakBefore w:val="0"/>
        <w:kinsoku/>
        <w:overflowPunct/>
        <w:topLinePunct w:val="0"/>
        <w:bidi w:val="0"/>
        <w:spacing w:line="600" w:lineRule="exact"/>
        <w:rPr>
          <w:rFonts w:hint="eastAsia" w:ascii="黑体" w:eastAsia="黑体" w:cs="黑体"/>
          <w:sz w:val="32"/>
          <w:szCs w:val="32"/>
          <w:lang w:val="en-US" w:eastAsia="zh-CN"/>
        </w:rPr>
      </w:pPr>
      <w:r>
        <w:rPr>
          <w:rFonts w:hint="eastAsia" w:ascii="黑体" w:eastAsia="黑体" w:cs="黑体"/>
          <w:sz w:val="32"/>
          <w:szCs w:val="32"/>
        </w:rPr>
        <w:t>附件</w:t>
      </w:r>
      <w:r>
        <w:rPr>
          <w:rFonts w:ascii="黑体" w:eastAsia="黑体" w:cs="黑体"/>
          <w:sz w:val="32"/>
          <w:szCs w:val="32"/>
        </w:rPr>
        <w:t>1</w:t>
      </w:r>
      <w:r>
        <w:rPr>
          <w:rFonts w:hint="eastAsia" w:ascii="黑体" w:eastAsia="黑体" w:cs="黑体"/>
          <w:sz w:val="32"/>
          <w:szCs w:val="32"/>
          <w:lang w:val="en-US" w:eastAsia="zh-CN"/>
        </w:rPr>
        <w:t>2</w:t>
      </w:r>
    </w:p>
    <w:p>
      <w:pPr>
        <w:pStyle w:val="9"/>
        <w:keepNext w:val="0"/>
        <w:keepLines w:val="0"/>
        <w:pageBreakBefore w:val="0"/>
        <w:kinsoku/>
        <w:overflowPunct/>
        <w:topLinePunct w:val="0"/>
        <w:bidi w:val="0"/>
        <w:spacing w:line="600" w:lineRule="exact"/>
        <w:rPr>
          <w:rFonts w:hint="eastAsia"/>
          <w:lang w:val="en-US" w:eastAsia="zh-CN"/>
        </w:rPr>
      </w:pPr>
    </w:p>
    <w:p>
      <w:pPr>
        <w:keepNext w:val="0"/>
        <w:keepLines w:val="0"/>
        <w:pageBreakBefore w:val="0"/>
        <w:kinsoku/>
        <w:overflowPunct/>
        <w:topLinePunct w:val="0"/>
        <w:bidi w:val="0"/>
        <w:spacing w:line="600" w:lineRule="exact"/>
        <w:jc w:val="center"/>
        <w:rPr>
          <w:rFonts w:ascii="方正小标宋简体" w:eastAsia="方正小标宋简体" w:cs="方正小标宋简体"/>
          <w:sz w:val="44"/>
          <w:szCs w:val="44"/>
        </w:rPr>
      </w:pPr>
      <w:r>
        <w:rPr>
          <w:rFonts w:hint="eastAsia" w:ascii="方正小标宋简体" w:eastAsia="方正小标宋简体" w:cs="方正小标宋简体"/>
          <w:sz w:val="44"/>
          <w:szCs w:val="44"/>
        </w:rPr>
        <w:t>安全隐患“一抓到底、见底清零”工作机制</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仿宋_GB2312" w:eastAsia="仿宋_GB2312" w:cs="仿宋_GB2312"/>
          <w:sz w:val="32"/>
          <w:szCs w:val="32"/>
        </w:rPr>
        <w:t>为推进</w:t>
      </w:r>
      <w:r>
        <w:rPr>
          <w:rFonts w:hint="eastAsia" w:ascii="仿宋_GB2312" w:eastAsia="仿宋_GB2312" w:cs="仿宋_GB2312"/>
          <w:sz w:val="32"/>
          <w:szCs w:val="32"/>
          <w:lang w:eastAsia="zh-CN"/>
        </w:rPr>
        <w:t>片区</w:t>
      </w:r>
      <w:r>
        <w:rPr>
          <w:rFonts w:hint="eastAsia" w:ascii="仿宋_GB2312" w:eastAsia="仿宋_GB2312" w:cs="仿宋_GB2312"/>
          <w:sz w:val="32"/>
          <w:szCs w:val="32"/>
        </w:rPr>
        <w:t>安全隐患大排查大整治和安全生产专项整治三年行动有序开展，推动企业主体、政府监管、监督检查责任有效落实，层层压实拧紧安全生产责任链条，确保安全隐患排查整治到位，根据有关规定，制定安全隐患“一抓到底、见底清零”工作机制。</w:t>
      </w:r>
    </w:p>
    <w:p>
      <w:pPr>
        <w:keepNext w:val="0"/>
        <w:keepLines w:val="0"/>
        <w:pageBreakBefore w:val="0"/>
        <w:kinsoku/>
        <w:overflowPunct/>
        <w:topLinePunct w:val="0"/>
        <w:bidi w:val="0"/>
        <w:spacing w:line="600" w:lineRule="exact"/>
        <w:ind w:firstLine="640" w:firstLineChars="200"/>
        <w:rPr>
          <w:rFonts w:hint="eastAsia" w:ascii="仿宋_GB2312" w:eastAsia="仿宋_GB2312" w:cs="仿宋_GB2312"/>
          <w:sz w:val="32"/>
          <w:szCs w:val="32"/>
          <w:lang w:val="en-US" w:eastAsia="zh-CN"/>
        </w:rPr>
      </w:pPr>
      <w:r>
        <w:rPr>
          <w:rFonts w:hint="eastAsia" w:ascii="黑体" w:eastAsia="黑体" w:cs="黑体"/>
          <w:sz w:val="32"/>
          <w:szCs w:val="32"/>
        </w:rPr>
        <w:t>一、着力落实企业主体责任。</w:t>
      </w:r>
      <w:r>
        <w:rPr>
          <w:rFonts w:hint="eastAsia" w:ascii="仿宋_GB2312" w:eastAsia="仿宋_GB2312" w:cs="仿宋_GB2312"/>
          <w:kern w:val="0"/>
          <w:sz w:val="32"/>
          <w:szCs w:val="32"/>
          <w:shd w:val="clear" w:color="auto" w:fill="FFFFFF"/>
        </w:rPr>
        <w:t>各领域所有企业单位（场所）</w:t>
      </w:r>
      <w:r>
        <w:rPr>
          <w:rFonts w:hint="eastAsia" w:ascii="仿宋_GB2312" w:eastAsia="仿宋_GB2312" w:cs="仿宋_GB2312"/>
          <w:sz w:val="32"/>
          <w:szCs w:val="32"/>
        </w:rPr>
        <w:t>要落实安全首责、扛起主体责任，</w:t>
      </w:r>
      <w:r>
        <w:rPr>
          <w:rFonts w:hint="eastAsia" w:ascii="仿宋_GB2312" w:eastAsia="仿宋_GB2312" w:cs="仿宋_GB2312"/>
          <w:kern w:val="0"/>
          <w:sz w:val="32"/>
          <w:szCs w:val="32"/>
          <w:shd w:val="clear" w:color="auto" w:fill="FFFFFF"/>
        </w:rPr>
        <w:t>抓全员发动、自查自纠、整改落实，确保排查整治落到实处、抓出实效。</w:t>
      </w:r>
      <w:r>
        <w:rPr>
          <w:rFonts w:hint="eastAsia" w:ascii="仿宋_GB2312" w:eastAsia="仿宋_GB2312" w:cs="仿宋_GB2312"/>
          <w:sz w:val="32"/>
          <w:szCs w:val="32"/>
        </w:rPr>
        <w:t>主要负责人要依法全面履责，加强安全管理，每季度组织一次全面的隐患排查治理，深入开展自查自纠；要建立企业隐患排查整改制度，鼓励员工人人讲安全、处处想安全、事事抓安全；对排查出的隐患要建立隐患清单、整改清单、销号清单，重大隐患要实行内部挂牌督办，明确整改时限、责任人、验收人，签字归档备查；要立足自身整改隐患，因客观条件限制无法完成整改的，应书面向主管部门报告，由主管部门及时协调解决</w:t>
      </w:r>
      <w:r>
        <w:rPr>
          <w:rFonts w:hint="eastAsia" w:ascii="仿宋_GB2312" w:eastAsia="仿宋_GB2312" w:cs="仿宋_GB2312"/>
          <w:kern w:val="0"/>
          <w:sz w:val="32"/>
          <w:szCs w:val="32"/>
          <w:shd w:val="clear" w:color="auto" w:fill="FFFFFF"/>
          <w:lang w:eastAsia="zh-CN"/>
        </w:rPr>
        <w:t>。</w:t>
      </w:r>
    </w:p>
    <w:p>
      <w:pPr>
        <w:keepNext w:val="0"/>
        <w:keepLines w:val="0"/>
        <w:pageBreakBefore w:val="0"/>
        <w:kinsoku/>
        <w:overflowPunct/>
        <w:topLinePunct w:val="0"/>
        <w:bidi w:val="0"/>
        <w:spacing w:line="600" w:lineRule="exact"/>
        <w:ind w:firstLine="640" w:firstLineChars="200"/>
        <w:rPr>
          <w:rFonts w:hint="eastAsia" w:ascii="仿宋_GB2312" w:eastAsia="仿宋_GB2312" w:cs="仿宋_GB2312"/>
          <w:kern w:val="0"/>
          <w:sz w:val="32"/>
          <w:szCs w:val="32"/>
          <w:shd w:val="clear" w:color="auto" w:fill="FFFFFF"/>
          <w:lang w:eastAsia="zh-CN"/>
        </w:rPr>
      </w:pPr>
      <w:r>
        <w:rPr>
          <w:rFonts w:hint="eastAsia" w:ascii="黑体" w:eastAsia="黑体" w:cs="黑体"/>
          <w:sz w:val="32"/>
          <w:szCs w:val="32"/>
        </w:rPr>
        <w:t>二、着力落实政府监管责任。</w:t>
      </w:r>
      <w:r>
        <w:rPr>
          <w:rFonts w:hint="eastAsia" w:ascii="仿宋_GB2312" w:eastAsia="仿宋_GB2312" w:cs="仿宋_GB2312"/>
          <w:kern w:val="0"/>
          <w:sz w:val="32"/>
          <w:szCs w:val="32"/>
          <w:shd w:val="clear" w:color="auto" w:fill="FFFFFF"/>
          <w:lang w:eastAsia="zh-CN"/>
        </w:rPr>
        <w:t>由</w:t>
      </w:r>
      <w:r>
        <w:rPr>
          <w:rFonts w:hint="eastAsia" w:ascii="仿宋_GB2312" w:eastAsia="仿宋_GB2312" w:cs="仿宋_GB2312"/>
          <w:kern w:val="0"/>
          <w:sz w:val="32"/>
          <w:szCs w:val="32"/>
          <w:shd w:val="clear" w:color="auto" w:fill="FFFFFF"/>
        </w:rPr>
        <w:t>党政主要领导负总责，切实肩负起安全生产第一责任人的责任，分管领导、班子其他成员要按照“党政同责、一岗双责、齐抓共管、失职追责”的要求履职尽责。</w:t>
      </w:r>
      <w:r>
        <w:rPr>
          <w:rFonts w:hint="eastAsia" w:ascii="仿宋_GB2312" w:eastAsia="仿宋_GB2312" w:cs="仿宋_GB2312"/>
          <w:kern w:val="0"/>
          <w:sz w:val="32"/>
          <w:szCs w:val="32"/>
          <w:shd w:val="clear" w:color="auto" w:fill="FFFFFF"/>
          <w:lang w:eastAsia="zh-CN"/>
        </w:rPr>
        <w:t>各有关处室</w:t>
      </w:r>
      <w:r>
        <w:rPr>
          <w:rFonts w:hint="eastAsia" w:ascii="仿宋_GB2312" w:eastAsia="仿宋_GB2312" w:cs="仿宋_GB2312"/>
          <w:kern w:val="0"/>
          <w:sz w:val="32"/>
          <w:szCs w:val="32"/>
          <w:shd w:val="clear" w:color="auto" w:fill="FFFFFF"/>
        </w:rPr>
        <w:t>要落实属地责任，</w:t>
      </w:r>
      <w:r>
        <w:rPr>
          <w:rFonts w:hint="eastAsia" w:ascii="仿宋_GB2312" w:eastAsia="仿宋_GB2312" w:cs="仿宋_GB2312"/>
          <w:sz w:val="32"/>
          <w:szCs w:val="32"/>
        </w:rPr>
        <w:t>按照“三个必须”要求</w:t>
      </w:r>
      <w:r>
        <w:rPr>
          <w:rFonts w:hint="eastAsia" w:ascii="仿宋_GB2312" w:eastAsia="仿宋_GB2312" w:cs="仿宋_GB2312"/>
          <w:sz w:val="32"/>
          <w:szCs w:val="32"/>
          <w:lang w:eastAsia="zh-CN"/>
        </w:rPr>
        <w:t>，</w:t>
      </w:r>
      <w:r>
        <w:rPr>
          <w:rFonts w:hint="eastAsia" w:ascii="仿宋_GB2312" w:eastAsia="仿宋_GB2312" w:cs="仿宋_GB2312"/>
          <w:kern w:val="0"/>
          <w:sz w:val="32"/>
          <w:szCs w:val="32"/>
          <w:shd w:val="clear" w:color="auto" w:fill="FFFFFF"/>
        </w:rPr>
        <w:t>落实会商联络、排查整治、信息报告、督查督办等制度</w:t>
      </w:r>
      <w:r>
        <w:rPr>
          <w:rFonts w:hint="eastAsia" w:ascii="仿宋_GB2312" w:eastAsia="仿宋_GB2312" w:cs="仿宋_GB2312"/>
          <w:kern w:val="0"/>
          <w:sz w:val="32"/>
          <w:szCs w:val="32"/>
          <w:shd w:val="clear" w:color="auto" w:fill="FFFFFF"/>
          <w:lang w:eastAsia="zh-CN"/>
        </w:rPr>
        <w:t>，</w:t>
      </w:r>
      <w:r>
        <w:rPr>
          <w:rFonts w:hint="eastAsia" w:ascii="仿宋_GB2312" w:eastAsia="仿宋_GB2312" w:cs="仿宋_GB2312"/>
          <w:kern w:val="0"/>
          <w:sz w:val="32"/>
          <w:szCs w:val="32"/>
          <w:shd w:val="clear" w:color="auto" w:fill="FFFFFF"/>
        </w:rPr>
        <w:t>抓好宣传发动、排查登记、跟踪整改</w:t>
      </w:r>
      <w:r>
        <w:rPr>
          <w:rFonts w:hint="eastAsia" w:ascii="仿宋_GB2312" w:eastAsia="仿宋_GB2312" w:cs="仿宋_GB2312"/>
          <w:kern w:val="0"/>
          <w:sz w:val="32"/>
          <w:szCs w:val="32"/>
          <w:shd w:val="clear" w:color="auto" w:fill="FFFFFF"/>
          <w:lang w:eastAsia="zh-CN"/>
        </w:rPr>
        <w:t>，</w:t>
      </w:r>
      <w:r>
        <w:rPr>
          <w:rFonts w:hint="eastAsia" w:ascii="仿宋_GB2312" w:eastAsia="仿宋_GB2312" w:cs="仿宋_GB2312"/>
          <w:sz w:val="32"/>
          <w:szCs w:val="32"/>
        </w:rPr>
        <w:t>督促各领域所有单位（场所）落实主体责任，抓全员发动、自查自纠、整改落实，确保大排查大整治和三年行动得到有效落实。</w:t>
      </w:r>
      <w:r>
        <w:rPr>
          <w:rFonts w:hint="eastAsia" w:ascii="仿宋_GB2312" w:eastAsia="仿宋_GB2312" w:cs="仿宋_GB2312"/>
          <w:kern w:val="0"/>
          <w:sz w:val="32"/>
          <w:szCs w:val="32"/>
          <w:shd w:val="clear" w:color="auto" w:fill="FFFFFF"/>
        </w:rPr>
        <w:t>各村要抓宣传、抓巡查、抓举报。凡因问题隐患跟踪督促整改不到位而引发事故的，都要倒查追究责任</w:t>
      </w:r>
      <w:r>
        <w:rPr>
          <w:rFonts w:hint="eastAsia" w:ascii="仿宋_GB2312" w:eastAsia="仿宋_GB2312" w:cs="仿宋_GB2312"/>
          <w:kern w:val="0"/>
          <w:sz w:val="32"/>
          <w:szCs w:val="32"/>
          <w:shd w:val="clear" w:color="auto" w:fill="FFFFFF"/>
          <w:lang w:eastAsia="zh-CN"/>
        </w:rPr>
        <w:t>。</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黑体" w:eastAsia="黑体" w:cs="黑体"/>
          <w:sz w:val="32"/>
          <w:szCs w:val="32"/>
        </w:rPr>
        <w:t>三、着力落实监督检查责任。</w:t>
      </w:r>
      <w:r>
        <w:rPr>
          <w:rFonts w:hint="eastAsia" w:ascii="仿宋_GB2312" w:hAnsi="仿宋_GB2312" w:eastAsia="仿宋_GB2312" w:cs="仿宋_GB2312"/>
          <w:sz w:val="32"/>
          <w:szCs w:val="32"/>
          <w:lang w:eastAsia="zh-CN"/>
        </w:rPr>
        <w:t>安全监管部门要充分发挥监督职能，深入开展监督检查工作，确保及时发现排除隐患问题。</w:t>
      </w:r>
      <w:r>
        <w:rPr>
          <w:rFonts w:hint="eastAsia" w:ascii="仿宋_GB2312" w:eastAsia="仿宋_GB2312" w:cs="仿宋_GB2312"/>
          <w:sz w:val="32"/>
          <w:szCs w:val="32"/>
        </w:rPr>
        <w:t>每次指导检查执法，都要建立监督检查、问题隐患清单，对发现的重大隐患要专门造册归档，明确隐患点、整改时限、责任部门、责任人、验收人，签字归档备案，并负责跟踪督促整改到位。对发现的问题隐患涉嫌违法的要</w:t>
      </w:r>
      <w:r>
        <w:rPr>
          <w:rFonts w:hint="eastAsia" w:ascii="仿宋_GB2312" w:eastAsia="仿宋_GB2312" w:cs="仿宋_GB2312"/>
          <w:sz w:val="32"/>
          <w:szCs w:val="32"/>
          <w:lang w:eastAsia="zh-CN"/>
        </w:rPr>
        <w:t>联合有关部门</w:t>
      </w:r>
      <w:r>
        <w:rPr>
          <w:rFonts w:hint="eastAsia" w:ascii="仿宋_GB2312" w:eastAsia="仿宋_GB2312" w:cs="仿宋_GB2312"/>
          <w:sz w:val="32"/>
          <w:szCs w:val="32"/>
        </w:rPr>
        <w:t>严格执法；对存在重大隐患没有自查、内部没有挂牌督办或发生事故的企业（单位）主要负责人由行业</w:t>
      </w:r>
      <w:r>
        <w:rPr>
          <w:rFonts w:hint="eastAsia" w:ascii="仿宋_GB2312" w:eastAsia="仿宋_GB2312" w:cs="仿宋_GB2312"/>
          <w:sz w:val="32"/>
          <w:szCs w:val="32"/>
          <w:lang w:eastAsia="zh-CN"/>
        </w:rPr>
        <w:t>管理</w:t>
      </w:r>
      <w:r>
        <w:rPr>
          <w:rFonts w:hint="eastAsia" w:ascii="仿宋_GB2312" w:eastAsia="仿宋_GB2312" w:cs="仿宋_GB2312"/>
          <w:sz w:val="32"/>
          <w:szCs w:val="32"/>
        </w:rPr>
        <w:t>部门</w:t>
      </w:r>
      <w:r>
        <w:rPr>
          <w:rFonts w:hint="eastAsia" w:ascii="仿宋_GB2312" w:eastAsia="仿宋_GB2312" w:cs="仿宋_GB2312"/>
          <w:sz w:val="32"/>
          <w:szCs w:val="32"/>
          <w:lang w:eastAsia="zh-CN"/>
        </w:rPr>
        <w:t>进行约谈</w:t>
      </w:r>
      <w:r>
        <w:rPr>
          <w:rFonts w:hint="eastAsia" w:ascii="仿宋_GB2312" w:eastAsia="仿宋_GB2312" w:cs="仿宋_GB2312"/>
          <w:sz w:val="32"/>
          <w:szCs w:val="32"/>
        </w:rPr>
        <w:t>，并</w:t>
      </w:r>
      <w:r>
        <w:rPr>
          <w:rFonts w:hint="eastAsia" w:ascii="仿宋_GB2312" w:eastAsia="仿宋_GB2312" w:cs="仿宋_GB2312"/>
          <w:sz w:val="32"/>
          <w:szCs w:val="32"/>
          <w:lang w:eastAsia="zh-CN"/>
        </w:rPr>
        <w:t>上报有关部门</w:t>
      </w:r>
      <w:r>
        <w:rPr>
          <w:rFonts w:hint="eastAsia" w:ascii="仿宋_GB2312" w:eastAsia="仿宋_GB2312" w:cs="仿宋_GB2312"/>
          <w:sz w:val="32"/>
          <w:szCs w:val="32"/>
        </w:rPr>
        <w:t>实行顶格处罚，确保责任到位、整改到位。</w:t>
      </w:r>
    </w:p>
    <w:p>
      <w:pPr>
        <w:keepNext w:val="0"/>
        <w:keepLines w:val="0"/>
        <w:pageBreakBefore w:val="0"/>
        <w:kinsoku/>
        <w:overflowPunct/>
        <w:topLinePunct w:val="0"/>
        <w:bidi w:val="0"/>
        <w:spacing w:line="600" w:lineRule="exact"/>
        <w:ind w:firstLine="640" w:firstLineChars="200"/>
        <w:rPr>
          <w:rFonts w:ascii="仿宋_GB2312" w:eastAsia="仿宋_GB2312" w:cs="仿宋_GB2312"/>
          <w:sz w:val="32"/>
          <w:szCs w:val="32"/>
        </w:rPr>
      </w:pPr>
      <w:r>
        <w:rPr>
          <w:rFonts w:hint="eastAsia" w:ascii="黑体" w:eastAsia="黑体" w:cs="黑体"/>
          <w:sz w:val="32"/>
          <w:szCs w:val="32"/>
        </w:rPr>
        <w:t>四、着力落实安全隐患分级分类管理。</w:t>
      </w:r>
      <w:r>
        <w:rPr>
          <w:rFonts w:hint="eastAsia" w:ascii="仿宋_GB2312" w:eastAsia="仿宋_GB2312" w:cs="仿宋_GB2312"/>
          <w:sz w:val="32"/>
          <w:szCs w:val="32"/>
        </w:rPr>
        <w:t>各有关</w:t>
      </w:r>
      <w:r>
        <w:rPr>
          <w:rFonts w:hint="eastAsia" w:ascii="仿宋_GB2312" w:eastAsia="仿宋_GB2312" w:cs="仿宋_GB2312"/>
          <w:sz w:val="32"/>
          <w:szCs w:val="32"/>
          <w:lang w:eastAsia="zh-CN"/>
        </w:rPr>
        <w:t>处室要</w:t>
      </w:r>
      <w:r>
        <w:rPr>
          <w:rFonts w:hint="eastAsia" w:ascii="仿宋_GB2312" w:eastAsia="仿宋_GB2312" w:cs="仿宋_GB2312"/>
          <w:sz w:val="32"/>
          <w:szCs w:val="32"/>
        </w:rPr>
        <w:t>按照危及人身安全隐患立查立改，重大隐患挂牌督办，较大隐患限期整改、一般隐患及时整改的原则，落实分级分类管理。对</w:t>
      </w:r>
      <w:r>
        <w:rPr>
          <w:rFonts w:hint="eastAsia" w:ascii="仿宋_GB2312" w:eastAsia="仿宋_GB2312" w:cs="仿宋_GB2312"/>
          <w:sz w:val="32"/>
          <w:szCs w:val="32"/>
          <w:lang w:eastAsia="zh-CN"/>
        </w:rPr>
        <w:t>无法及时落实整改的</w:t>
      </w:r>
      <w:r>
        <w:rPr>
          <w:rFonts w:hint="eastAsia" w:ascii="仿宋_GB2312" w:eastAsia="仿宋_GB2312" w:cs="仿宋_GB2312"/>
          <w:sz w:val="32"/>
          <w:szCs w:val="32"/>
        </w:rPr>
        <w:t>重大隐患要提</w:t>
      </w:r>
      <w:r>
        <w:rPr>
          <w:rFonts w:hint="eastAsia" w:ascii="仿宋_GB2312" w:eastAsia="仿宋_GB2312" w:cs="仿宋_GB2312"/>
          <w:sz w:val="32"/>
          <w:szCs w:val="32"/>
          <w:lang w:eastAsia="zh-CN"/>
        </w:rPr>
        <w:t>请片区管理局党委会议研究，并通过管理局党委挂牌督办进行跟踪推进</w:t>
      </w:r>
      <w:r>
        <w:rPr>
          <w:rFonts w:hint="eastAsia" w:ascii="仿宋_GB2312" w:eastAsia="仿宋_GB2312" w:cs="仿宋_GB2312"/>
          <w:sz w:val="32"/>
          <w:szCs w:val="32"/>
        </w:rPr>
        <w:t>。</w:t>
      </w:r>
      <w:r>
        <w:rPr>
          <w:rFonts w:hint="eastAsia" w:ascii="仿宋_GB2312" w:eastAsia="仿宋_GB2312" w:cs="仿宋_GB2312"/>
          <w:sz w:val="32"/>
          <w:szCs w:val="32"/>
          <w:lang w:eastAsia="zh-CN"/>
        </w:rPr>
        <w:t>通过</w:t>
      </w:r>
      <w:r>
        <w:rPr>
          <w:rFonts w:hint="eastAsia" w:ascii="仿宋_GB2312" w:eastAsia="仿宋_GB2312" w:cs="仿宋_GB2312"/>
          <w:sz w:val="32"/>
          <w:szCs w:val="32"/>
        </w:rPr>
        <w:t>建立监督清单、问题清单、整改清单、销号清单、执法清单和问责清单等“六个清单”，明确责任单位、责任人，定准对策措施，倒排时间表，逐一落实整改，做到动态闭环管理。要建立网格化安全隐患排查整治机制，逐片逐项逐点排查安全</w:t>
      </w:r>
      <w:r>
        <w:rPr>
          <w:rFonts w:hint="eastAsia" w:ascii="仿宋_GB2312" w:eastAsia="仿宋_GB2312" w:cs="仿宋_GB2312"/>
          <w:sz w:val="32"/>
          <w:szCs w:val="32"/>
          <w:lang w:val="en-US" w:eastAsia="zh-CN"/>
        </w:rPr>
        <w:t xml:space="preserve"> </w:t>
      </w:r>
      <w:r>
        <w:rPr>
          <w:rFonts w:hint="eastAsia" w:ascii="仿宋_GB2312" w:eastAsia="仿宋_GB2312" w:cs="仿宋_GB2312"/>
          <w:sz w:val="32"/>
          <w:szCs w:val="32"/>
        </w:rPr>
        <w:t>隐患，建立安全隐患清单，做好分级分类分责任部门分责任人工作，做到“一</w:t>
      </w:r>
      <w:r>
        <w:rPr>
          <w:rFonts w:hint="eastAsia" w:ascii="仿宋_GB2312" w:eastAsia="仿宋_GB2312" w:cs="仿宋_GB2312"/>
          <w:sz w:val="32"/>
          <w:szCs w:val="32"/>
          <w:lang w:eastAsia="zh-CN"/>
        </w:rPr>
        <w:t>领域</w:t>
      </w:r>
      <w:r>
        <w:rPr>
          <w:rFonts w:hint="eastAsia" w:ascii="仿宋_GB2312" w:eastAsia="仿宋_GB2312" w:cs="仿宋_GB2312"/>
          <w:sz w:val="32"/>
          <w:szCs w:val="32"/>
        </w:rPr>
        <w:t>一册、一企一档”。</w:t>
      </w:r>
    </w:p>
    <w:p>
      <w:pPr>
        <w:keepNext w:val="0"/>
        <w:keepLines w:val="0"/>
        <w:pageBreakBefore w:val="0"/>
        <w:kinsoku/>
        <w:overflowPunct/>
        <w:topLinePunct w:val="0"/>
        <w:bidi w:val="0"/>
        <w:spacing w:line="600" w:lineRule="exact"/>
        <w:ind w:firstLine="640" w:firstLineChars="200"/>
        <w:rPr>
          <w:rFonts w:hint="eastAsia" w:ascii="仿宋_GB2312" w:eastAsia="仿宋_GB2312" w:cs="仿宋_GB2312"/>
          <w:sz w:val="32"/>
          <w:szCs w:val="32"/>
        </w:rPr>
      </w:pPr>
      <w:r>
        <w:rPr>
          <w:rFonts w:hint="eastAsia" w:ascii="黑体" w:eastAsia="黑体" w:cs="黑体"/>
          <w:sz w:val="32"/>
          <w:szCs w:val="32"/>
        </w:rPr>
        <w:t>五、着力落实问责追责机制。</w:t>
      </w:r>
      <w:r>
        <w:rPr>
          <w:rFonts w:hint="eastAsia" w:ascii="仿宋_GB2312" w:eastAsia="仿宋_GB2312" w:cs="仿宋_GB2312"/>
          <w:sz w:val="32"/>
          <w:szCs w:val="32"/>
          <w:lang w:eastAsia="zh-CN"/>
        </w:rPr>
        <w:t>政法综治处</w:t>
      </w:r>
      <w:r>
        <w:rPr>
          <w:rFonts w:hint="eastAsia" w:ascii="仿宋_GB2312" w:eastAsia="仿宋_GB2312" w:cs="仿宋_GB2312"/>
          <w:sz w:val="32"/>
          <w:szCs w:val="32"/>
        </w:rPr>
        <w:t>要联合</w:t>
      </w:r>
      <w:r>
        <w:rPr>
          <w:rFonts w:hint="eastAsia" w:ascii="仿宋_GB2312" w:eastAsia="仿宋_GB2312" w:cs="仿宋_GB2312"/>
          <w:sz w:val="32"/>
          <w:szCs w:val="32"/>
          <w:lang w:eastAsia="zh-CN"/>
        </w:rPr>
        <w:t>党政办督查组</w:t>
      </w:r>
      <w:r>
        <w:rPr>
          <w:rFonts w:hint="eastAsia" w:ascii="仿宋_GB2312" w:eastAsia="仿宋_GB2312" w:cs="仿宋_GB2312"/>
          <w:sz w:val="32"/>
          <w:szCs w:val="32"/>
        </w:rPr>
        <w:t>开展督查，综合运用考核、约谈、通报、挂牌督办等方式，切实纠正大排查大整治和三年行动过程中存在的推诿扯皮、责任悬空、纸上整改等问题。对整治工作不负责、不作为，分工责任不落实、措施不得力，重大问题隐患悬而不决，逾期没有完成目标任务的，</w:t>
      </w:r>
      <w:r>
        <w:rPr>
          <w:rFonts w:hint="eastAsia" w:ascii="仿宋_GB2312" w:eastAsia="仿宋_GB2312" w:cs="仿宋_GB2312"/>
          <w:sz w:val="32"/>
          <w:szCs w:val="32"/>
          <w:lang w:eastAsia="zh-CN"/>
        </w:rPr>
        <w:t>要及时移交纪检监察部门</w:t>
      </w:r>
      <w:r>
        <w:rPr>
          <w:rFonts w:hint="eastAsia" w:ascii="仿宋_GB2312" w:eastAsia="仿宋_GB2312" w:cs="仿宋_GB2312"/>
          <w:sz w:val="32"/>
          <w:szCs w:val="32"/>
        </w:rPr>
        <w:t>。对挂牌督办和限期整改的隐患，在整改期限内发生问题的要追究企业及相关责任人的责任；整改到期，因跟踪督促不到位或把关不严、验收不认真而引发问题的，要追究</w:t>
      </w:r>
      <w:r>
        <w:rPr>
          <w:rFonts w:hint="eastAsia" w:ascii="仿宋_GB2312" w:eastAsia="仿宋_GB2312" w:cs="仿宋_GB2312"/>
          <w:sz w:val="32"/>
          <w:szCs w:val="32"/>
          <w:lang w:eastAsia="zh-CN"/>
        </w:rPr>
        <w:t>相关处室</w:t>
      </w:r>
      <w:r>
        <w:rPr>
          <w:rFonts w:hint="eastAsia" w:ascii="仿宋_GB2312" w:eastAsia="仿宋_GB2312" w:cs="仿宋_GB2312"/>
          <w:sz w:val="32"/>
          <w:szCs w:val="32"/>
        </w:rPr>
        <w:t>和督办人的责任。对大排查大整治和三年行动工作失职渎职，造成事故发生，依纪依规追究责任。</w:t>
      </w:r>
    </w:p>
    <w:p>
      <w:pPr>
        <w:pStyle w:val="2"/>
        <w:ind w:left="0" w:leftChars="0" w:firstLine="0" w:firstLineChars="0"/>
        <w:rPr>
          <w:rFonts w:hint="eastAsia" w:ascii="仿宋_GB2312" w:eastAsia="仿宋_GB2312" w:cs="仿宋_GB2312"/>
          <w:sz w:val="32"/>
          <w:szCs w:val="32"/>
        </w:rPr>
      </w:pPr>
      <w:bookmarkStart w:id="19" w:name="_GoBack"/>
      <w:bookmarkEnd w:id="19"/>
    </w:p>
    <w:sectPr>
      <w:footerReference r:id="rId3"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3000509000000000000"/>
    <w:charset w:val="86"/>
    <w:family w:val="script"/>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方正小标宋_GBK">
    <w:altName w:val="微软雅黑"/>
    <w:panose1 w:val="03000509000000000000"/>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ascii="宋体" w:hAnsi="宋体"/>
        <w:sz w:val="28"/>
        <w:szCs w:val="28"/>
      </w:rPr>
    </w:pPr>
    <w:r>
      <w:rPr>
        <w:sz w:val="2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jc w:val="right"/>
                          </w:pPr>
                          <w:r>
                            <w:rPr>
                              <w:rFonts w:hint="eastAsia" w:ascii="宋体" w:hAnsi="宋体"/>
                              <w:sz w:val="28"/>
                              <w:szCs w:val="28"/>
                            </w:rPr>
                            <w:t>—</w:t>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13</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jc w:val="right"/>
                    </w:pPr>
                    <w:r>
                      <w:rPr>
                        <w:rFonts w:hint="eastAsia" w:ascii="宋体" w:hAnsi="宋体"/>
                        <w:sz w:val="28"/>
                        <w:szCs w:val="28"/>
                      </w:rPr>
                      <w:t>—</w:t>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13</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299F95"/>
    <w:multiLevelType w:val="singleLevel"/>
    <w:tmpl w:val="38299F95"/>
    <w:lvl w:ilvl="0" w:tentative="0">
      <w:start w:val="3"/>
      <w:numFmt w:val="chineseCounting"/>
      <w:suff w:val="nothing"/>
      <w:lvlText w:val="（%1）"/>
      <w:lvlJc w:val="left"/>
      <w:rPr>
        <w:rFonts w:hint="eastAsia"/>
      </w:rPr>
    </w:lvl>
  </w:abstractNum>
  <w:abstractNum w:abstractNumId="1">
    <w:nsid w:val="58E620AD"/>
    <w:multiLevelType w:val="singleLevel"/>
    <w:tmpl w:val="58E620AD"/>
    <w:lvl w:ilvl="0" w:tentative="0">
      <w:start w:val="1"/>
      <w:numFmt w:val="chineseCounting"/>
      <w:suff w:val="nothing"/>
      <w:lvlText w:val="（%1）"/>
      <w:lvlJc w:val="left"/>
      <w:pPr>
        <w:tabs>
          <w:tab w:val="left" w:pos="0"/>
        </w:tabs>
      </w:pPr>
      <w:rPr>
        <w:rFonts w:hint="eastAsia" w:cs="Times New Roman"/>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机要室">
    <w15:presenceInfo w15:providerId="None" w15:userId="机要室"/>
  </w15:person>
  <w15:person w15:author="徐凯">
    <w15:presenceInfo w15:providerId="None" w15:userId="徐凯"/>
  </w15:person>
  <w15:person w15:author="531217058@qq.com">
    <w15:presenceInfo w15:providerId="None" w15:userId="531217058@qq.com"/>
  </w15:person>
  <w15:person w15:author="lzn">
    <w15:presenceInfo w15:providerId="None" w15:userId="lz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EA0655"/>
    <w:rsid w:val="019453C0"/>
    <w:rsid w:val="05FF3714"/>
    <w:rsid w:val="0922680A"/>
    <w:rsid w:val="0C457EBF"/>
    <w:rsid w:val="0FFD07F0"/>
    <w:rsid w:val="132B4452"/>
    <w:rsid w:val="141F11C9"/>
    <w:rsid w:val="17F06A8A"/>
    <w:rsid w:val="1A497A68"/>
    <w:rsid w:val="1B6C2922"/>
    <w:rsid w:val="1C376B60"/>
    <w:rsid w:val="1F8D088A"/>
    <w:rsid w:val="27907922"/>
    <w:rsid w:val="29A159AA"/>
    <w:rsid w:val="30796460"/>
    <w:rsid w:val="333E302F"/>
    <w:rsid w:val="35BF0DDC"/>
    <w:rsid w:val="36996A19"/>
    <w:rsid w:val="3A756BF4"/>
    <w:rsid w:val="3AD258E8"/>
    <w:rsid w:val="42FD5D89"/>
    <w:rsid w:val="43673290"/>
    <w:rsid w:val="4D4538D7"/>
    <w:rsid w:val="4DCE13E3"/>
    <w:rsid w:val="4F6949CE"/>
    <w:rsid w:val="54A973E4"/>
    <w:rsid w:val="550D1AF6"/>
    <w:rsid w:val="5C105A3D"/>
    <w:rsid w:val="5C704114"/>
    <w:rsid w:val="5CBC1EDD"/>
    <w:rsid w:val="61180B63"/>
    <w:rsid w:val="62151C00"/>
    <w:rsid w:val="685B55E6"/>
    <w:rsid w:val="696B0FF0"/>
    <w:rsid w:val="6B8034B1"/>
    <w:rsid w:val="6DD66FB4"/>
    <w:rsid w:val="6EEA0655"/>
    <w:rsid w:val="736B4FA2"/>
    <w:rsid w:val="73786C66"/>
    <w:rsid w:val="7BF54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val="0"/>
      <w:spacing w:before="100" w:beforeAutospacing="1" w:after="100" w:afterAutospacing="1"/>
      <w:ind w:left="0" w:right="0"/>
      <w:jc w:val="left"/>
    </w:pPr>
    <w:rPr>
      <w:rFonts w:ascii="Calibri" w:hAnsi="Calibri" w:eastAsia="宋体" w:cs="Times New Roman"/>
      <w:kern w:val="0"/>
      <w:sz w:val="24"/>
      <w:szCs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Acetate"/>
    <w:basedOn w:val="1"/>
    <w:next w:val="1"/>
    <w:qFormat/>
    <w:uiPriority w:val="99"/>
    <w:pPr>
      <w:textAlignment w:val="baseline"/>
    </w:pPr>
    <w:rPr>
      <w:sz w:val="18"/>
      <w:szCs w:val="18"/>
    </w:rPr>
  </w:style>
  <w:style w:type="character" w:customStyle="1" w:styleId="10">
    <w:name w:val="NormalCharacter"/>
    <w:semiHidden/>
    <w:qFormat/>
    <w:uiPriority w:val="0"/>
  </w:style>
  <w:style w:type="paragraph" w:customStyle="1" w:styleId="11">
    <w:name w:val="公文主体"/>
    <w:basedOn w:val="1"/>
    <w:qFormat/>
    <w:uiPriority w:val="99"/>
    <w:pPr>
      <w:spacing w:line="580" w:lineRule="exact"/>
      <w:ind w:firstLine="200" w:firstLineChars="200"/>
    </w:pPr>
    <w:rPr>
      <w:rFonts w:eastAsia="仿宋_GB2312"/>
      <w:sz w:val="32"/>
    </w:rPr>
  </w:style>
  <w:style w:type="paragraph" w:customStyle="1" w:styleId="12">
    <w:name w:val="大标题"/>
    <w:basedOn w:val="11"/>
    <w:next w:val="13"/>
    <w:qFormat/>
    <w:uiPriority w:val="99"/>
    <w:pPr>
      <w:ind w:firstLine="0" w:firstLineChars="0"/>
      <w:jc w:val="center"/>
      <w:outlineLvl w:val="0"/>
    </w:pPr>
    <w:rPr>
      <w:rFonts w:eastAsia="方正小标宋简体"/>
      <w:sz w:val="44"/>
    </w:rPr>
  </w:style>
  <w:style w:type="paragraph" w:customStyle="1" w:styleId="13">
    <w:name w:val="标题注释"/>
    <w:basedOn w:val="11"/>
    <w:next w:val="14"/>
    <w:qFormat/>
    <w:uiPriority w:val="99"/>
    <w:pPr>
      <w:ind w:firstLine="0" w:firstLineChars="0"/>
      <w:jc w:val="center"/>
      <w:outlineLvl w:val="1"/>
    </w:pPr>
    <w:rPr>
      <w:rFonts w:eastAsia="楷体_GB2312"/>
    </w:rPr>
  </w:style>
  <w:style w:type="paragraph" w:customStyle="1" w:styleId="14">
    <w:name w:val="主送单位"/>
    <w:basedOn w:val="11"/>
    <w:next w:val="11"/>
    <w:qFormat/>
    <w:uiPriority w:val="99"/>
    <w:pPr>
      <w:ind w:firstLine="0" w:firstLineChars="0"/>
      <w:outlineLvl w:val="1"/>
    </w:pPr>
  </w:style>
  <w:style w:type="paragraph" w:customStyle="1" w:styleId="15">
    <w:name w:val="一级标题"/>
    <w:next w:val="11"/>
    <w:qFormat/>
    <w:uiPriority w:val="99"/>
    <w:pPr>
      <w:widowControl w:val="0"/>
      <w:spacing w:line="580" w:lineRule="exact"/>
      <w:ind w:firstLine="200" w:firstLineChars="200"/>
      <w:jc w:val="both"/>
      <w:outlineLvl w:val="2"/>
    </w:pPr>
    <w:rPr>
      <w:rFonts w:ascii="Calibri" w:hAnsi="Calibri" w:eastAsia="黑体" w:cs="Times New Roman"/>
      <w:kern w:val="2"/>
      <w:sz w:val="32"/>
      <w:szCs w:val="24"/>
      <w:lang w:val="en-US" w:eastAsia="zh-CN" w:bidi="ar-SA"/>
    </w:rPr>
  </w:style>
  <w:style w:type="paragraph" w:customStyle="1" w:styleId="16">
    <w:name w:val="二级标题"/>
    <w:next w:val="11"/>
    <w:link w:val="17"/>
    <w:qFormat/>
    <w:uiPriority w:val="99"/>
    <w:pPr>
      <w:widowControl w:val="0"/>
      <w:spacing w:line="580" w:lineRule="exact"/>
      <w:ind w:firstLine="200" w:firstLineChars="200"/>
      <w:jc w:val="both"/>
      <w:outlineLvl w:val="3"/>
    </w:pPr>
    <w:rPr>
      <w:rFonts w:ascii="Calibri" w:hAnsi="Calibri" w:eastAsia="楷体_GB2312" w:cs="Times New Roman"/>
      <w:kern w:val="0"/>
      <w:sz w:val="20"/>
      <w:szCs w:val="20"/>
      <w:lang w:val="en-US" w:eastAsia="zh-CN" w:bidi="ar-SA"/>
    </w:rPr>
  </w:style>
  <w:style w:type="character" w:customStyle="1" w:styleId="17">
    <w:name w:val="二级标题 Char"/>
    <w:link w:val="16"/>
    <w:qFormat/>
    <w:locked/>
    <w:uiPriority w:val="99"/>
    <w:rPr>
      <w:rFonts w:ascii="Calibri" w:hAnsi="Calibri" w:eastAsia="楷体_GB2312" w:cs="Times New Roman"/>
      <w:kern w:val="0"/>
      <w:sz w:val="20"/>
      <w:szCs w:val="20"/>
      <w:lang w:val="en-US" w:eastAsia="zh-CN" w:bidi="ar-SA"/>
    </w:rPr>
  </w:style>
  <w:style w:type="paragraph" w:customStyle="1" w:styleId="18">
    <w:name w:val="Default"/>
    <w:unhideWhenUsed/>
    <w:qFormat/>
    <w:uiPriority w:val="99"/>
    <w:pPr>
      <w:widowControl w:val="0"/>
      <w:autoSpaceDE w:val="0"/>
      <w:autoSpaceDN w:val="0"/>
      <w:adjustRightInd w:val="0"/>
    </w:pPr>
    <w:rPr>
      <w:rFonts w:hint="eastAsia" w:ascii="方正小标宋_GBK" w:hAnsi="方正小标宋_GBK" w:eastAsia="方正小标宋_GBK" w:cs="Times New Roman"/>
      <w:color w:val="000000"/>
      <w:sz w:val="24"/>
      <w:szCs w:val="22"/>
      <w:lang w:val="en-US" w:eastAsia="zh-CN"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2020-09-16T09:35:00Z</dcterms:created>
  <dc:creator>Administrator</dc:creator>
  <cp:lastModifiedBy>宁…</cp:lastModifiedBy>
  <cp:lastPrinted>2020-10-10T02:29:00Z</cp:lastPrinted>
  <dcterms:modified xsi:type="dcterms:W3CDTF">2020-10-11T11:52:21Z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