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110"/>
        <w:jc w:val="left"/>
        <w:rPr>
          <w:ins w:id="1" w:author="hp" w:date="2021-06-16T17:35:58Z"/>
          <w:rFonts w:hint="default" w:ascii="仿宋_GB2312" w:hAnsi="仿宋_GB2312" w:eastAsia="仿宋_GB2312" w:cs="仿宋_GB2312"/>
          <w:b w:val="0"/>
          <w:bCs/>
          <w:sz w:val="32"/>
          <w:szCs w:val="32"/>
          <w:lang w:eastAsia="zh-CN"/>
          <w:rPrChange w:id="2" w:author="hp" w:date="2021-06-16T17:36:11Z">
            <w:rPr>
              <w:ins w:id="3" w:author="hp" w:date="2021-06-16T17:35:58Z"/>
              <w:rFonts w:hint="eastAsia" w:ascii="方正小标宋简体" w:hAnsi="方正小标宋简体" w:eastAsia="方正小标宋简体" w:cs="方正小标宋简体"/>
              <w:b w:val="0"/>
              <w:bCs/>
              <w:sz w:val="44"/>
              <w:szCs w:val="44"/>
              <w:lang w:eastAsia="zh-CN"/>
            </w:rPr>
          </w:rPrChange>
        </w:rPr>
        <w:pPrChange w:id="0" w:author="hp" w:date="2021-06-16T17:36:01Z">
          <w:pPr>
            <w:ind w:left="110"/>
            <w:jc w:val="center"/>
          </w:pPr>
        </w:pPrChange>
      </w:pPr>
      <w:ins w:id="4" w:author="hp" w:date="2021-06-16T17:36:07Z">
        <w:r>
          <w:rPr>
            <w:rFonts w:hint="eastAsia" w:ascii="仿宋_GB2312" w:hAnsi="仿宋_GB2312" w:eastAsia="仿宋_GB2312" w:cs="仿宋_GB2312"/>
            <w:b w:val="0"/>
            <w:bCs/>
            <w:sz w:val="32"/>
            <w:szCs w:val="32"/>
            <w:lang w:val="en-US" w:eastAsia="zh-CN"/>
            <w:rPrChange w:id="5" w:author="hp" w:date="2021-06-16T17:36:11Z">
              <w:rPr>
                <w:rFonts w:hint="eastAsia" w:ascii="仿宋_GB2312" w:hAnsi="仿宋_GB2312" w:eastAsia="仿宋_GB2312" w:cs="仿宋_GB2312"/>
                <w:b w:val="0"/>
                <w:bCs/>
                <w:sz w:val="44"/>
                <w:szCs w:val="44"/>
                <w:lang w:val="en-US" w:eastAsia="zh-CN"/>
              </w:rPr>
            </w:rPrChange>
          </w:rPr>
          <w:t>附件</w:t>
        </w:r>
      </w:ins>
      <w:ins w:id="7" w:author="hp" w:date="2021-06-16T17:36:08Z">
        <w:r>
          <w:rPr>
            <w:rFonts w:hint="eastAsia" w:ascii="仿宋_GB2312" w:hAnsi="仿宋_GB2312" w:eastAsia="仿宋_GB2312" w:cs="仿宋_GB2312"/>
            <w:b w:val="0"/>
            <w:bCs/>
            <w:sz w:val="32"/>
            <w:szCs w:val="32"/>
            <w:lang w:val="en-US" w:eastAsia="zh-CN"/>
            <w:rPrChange w:id="8" w:author="hp" w:date="2021-06-16T17:36:11Z">
              <w:rPr>
                <w:rFonts w:hint="eastAsia" w:ascii="仿宋_GB2312" w:hAnsi="仿宋_GB2312" w:eastAsia="仿宋_GB2312" w:cs="仿宋_GB2312"/>
                <w:b w:val="0"/>
                <w:bCs/>
                <w:sz w:val="44"/>
                <w:szCs w:val="44"/>
                <w:lang w:val="en-US" w:eastAsia="zh-CN"/>
              </w:rPr>
            </w:rPrChange>
          </w:rPr>
          <w:t>1</w:t>
        </w:r>
      </w:ins>
      <w:bookmarkStart w:id="6" w:name="_GoBack"/>
      <w:bookmarkEnd w:id="6"/>
    </w:p>
    <w:p>
      <w:pPr>
        <w:ind w:left="110"/>
        <w:jc w:val="center"/>
        <w:rPr>
          <w:rFonts w:hint="eastAsia" w:ascii="方正小标宋简体" w:hAnsi="方正小标宋简体" w:eastAsia="方正小标宋简体" w:cs="方正小标宋简体"/>
          <w:b w:val="0"/>
          <w:bCs/>
          <w:sz w:val="44"/>
          <w:szCs w:val="44"/>
          <w:lang w:eastAsia="zh-CN"/>
          <w:rPrChange w:id="10" w:author="hp" w:date="2021-06-16T17:35:48Z">
            <w:rPr>
              <w:rFonts w:ascii="Times New Roman" w:hAnsi="Times New Roman" w:eastAsia="Times New Roman" w:cs="Times New Roman"/>
              <w:b/>
              <w:sz w:val="48"/>
              <w:szCs w:val="48"/>
              <w:lang w:eastAsia="zh-CN"/>
            </w:rPr>
          </w:rPrChange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sz w:val="44"/>
          <w:szCs w:val="44"/>
          <w:lang w:eastAsia="zh-CN"/>
          <w:rPrChange w:id="11" w:author="hp" w:date="2021-06-16T17:35:48Z">
            <w:rPr>
              <w:rFonts w:hint="eastAsia" w:ascii="Times New Roman" w:hAnsi="Times New Roman" w:eastAsia="Times New Roman" w:cs="Times New Roman"/>
              <w:b/>
              <w:sz w:val="48"/>
              <w:szCs w:val="48"/>
              <w:lang w:eastAsia="zh-CN"/>
            </w:rPr>
          </w:rPrChange>
        </w:rPr>
        <w:t>授权委托书</w:t>
      </w:r>
      <w:ins w:id="12" w:author="hp" w:date="2021-06-16T17:35:17Z">
        <w:r>
          <w:rPr>
            <w:rFonts w:hint="eastAsia" w:ascii="方正小标宋简体" w:hAnsi="方正小标宋简体" w:eastAsia="方正小标宋简体" w:cs="方正小标宋简体"/>
            <w:b w:val="0"/>
            <w:bCs/>
            <w:sz w:val="44"/>
            <w:szCs w:val="44"/>
            <w:lang w:eastAsia="zh-CN"/>
            <w:rPrChange w:id="13" w:author="hp" w:date="2021-06-16T17:35:48Z">
              <w:rPr>
                <w:rFonts w:hint="eastAsia" w:ascii="Times New Roman" w:hAnsi="Times New Roman" w:eastAsia="Times New Roman" w:cs="Times New Roman"/>
                <w:b/>
                <w:sz w:val="48"/>
                <w:szCs w:val="48"/>
                <w:lang w:eastAsia="zh-CN"/>
              </w:rPr>
            </w:rPrChange>
          </w:rPr>
          <w:t>（</w:t>
        </w:r>
      </w:ins>
      <w:ins w:id="15" w:author="hp" w:date="2021-06-16T17:35:29Z">
        <w:r>
          <w:rPr>
            <w:rFonts w:hint="eastAsia" w:ascii="方正小标宋简体" w:hAnsi="方正小标宋简体" w:eastAsia="方正小标宋简体" w:cs="方正小标宋简体"/>
            <w:b w:val="0"/>
            <w:bCs/>
            <w:sz w:val="44"/>
            <w:szCs w:val="44"/>
            <w:lang w:val="en-US" w:eastAsia="zh-CN"/>
            <w:rPrChange w:id="16" w:author="hp" w:date="2021-06-16T17:35:48Z">
              <w:rPr>
                <w:rFonts w:hint="eastAsia" w:ascii="Times New Roman" w:hAnsi="Times New Roman" w:eastAsia="Times New Roman" w:cs="Times New Roman"/>
                <w:b/>
                <w:sz w:val="48"/>
                <w:szCs w:val="48"/>
                <w:lang w:val="en-US" w:eastAsia="zh-CN"/>
              </w:rPr>
            </w:rPrChange>
          </w:rPr>
          <w:t>奖补</w:t>
        </w:r>
      </w:ins>
      <w:ins w:id="18" w:author="hp" w:date="2021-06-16T17:35:30Z">
        <w:r>
          <w:rPr>
            <w:rFonts w:hint="eastAsia" w:ascii="方正小标宋简体" w:hAnsi="方正小标宋简体" w:eastAsia="方正小标宋简体" w:cs="方正小标宋简体"/>
            <w:b w:val="0"/>
            <w:bCs/>
            <w:sz w:val="44"/>
            <w:szCs w:val="44"/>
            <w:lang w:val="en-US" w:eastAsia="zh-CN"/>
            <w:rPrChange w:id="19" w:author="hp" w:date="2021-06-16T17:35:48Z">
              <w:rPr>
                <w:rFonts w:hint="eastAsia" w:ascii="Times New Roman" w:hAnsi="Times New Roman" w:eastAsia="Times New Roman" w:cs="Times New Roman"/>
                <w:b/>
                <w:sz w:val="48"/>
                <w:szCs w:val="48"/>
                <w:lang w:val="en-US" w:eastAsia="zh-CN"/>
              </w:rPr>
            </w:rPrChange>
          </w:rPr>
          <w:t>形式</w:t>
        </w:r>
      </w:ins>
      <w:ins w:id="21" w:author="hp" w:date="2021-06-16T17:35:17Z">
        <w:r>
          <w:rPr>
            <w:rFonts w:hint="eastAsia" w:ascii="方正小标宋简体" w:hAnsi="方正小标宋简体" w:eastAsia="方正小标宋简体" w:cs="方正小标宋简体"/>
            <w:b w:val="0"/>
            <w:bCs/>
            <w:sz w:val="44"/>
            <w:szCs w:val="44"/>
            <w:lang w:eastAsia="zh-CN"/>
            <w:rPrChange w:id="22" w:author="hp" w:date="2021-06-16T17:35:48Z">
              <w:rPr>
                <w:rFonts w:hint="eastAsia" w:ascii="Times New Roman" w:hAnsi="Times New Roman" w:eastAsia="Times New Roman" w:cs="Times New Roman"/>
                <w:b/>
                <w:sz w:val="48"/>
                <w:szCs w:val="48"/>
                <w:lang w:eastAsia="zh-CN"/>
              </w:rPr>
            </w:rPrChange>
          </w:rPr>
          <w:t>）</w:t>
        </w:r>
      </w:ins>
    </w:p>
    <w:p>
      <w:pPr>
        <w:spacing w:line="600" w:lineRule="exact"/>
        <w:ind w:firstLine="560" w:firstLineChars="200"/>
        <w:rPr>
          <w:rFonts w:hint="default" w:ascii="宋体" w:hAnsi="宋体" w:cs="宋体"/>
          <w:sz w:val="28"/>
          <w:szCs w:val="28"/>
          <w:lang w:val="en-US" w:eastAsia="zh-CN"/>
        </w:rPr>
        <w:pPrChange w:id="24" w:author="hp" w:date="2021-06-16T17:25:56Z">
          <w:pPr/>
        </w:pPrChange>
      </w:pPr>
      <w:r>
        <w:rPr>
          <w:rFonts w:hint="eastAsia" w:ascii="宋体" w:hAnsi="宋体" w:cs="宋体"/>
          <w:sz w:val="28"/>
          <w:szCs w:val="28"/>
          <w:lang w:eastAsia="zh-CN"/>
        </w:rPr>
        <w:t>甲方：</w:t>
      </w:r>
      <w:r>
        <w:rPr>
          <w:rFonts w:hint="eastAsia" w:ascii="宋体" w:hAnsi="宋体" w:cs="宋体"/>
          <w:sz w:val="28"/>
          <w:szCs w:val="28"/>
          <w:lang w:val="en-US" w:eastAsia="zh-CN"/>
        </w:rPr>
        <w:t xml:space="preserve">          身份证号码：</w:t>
      </w:r>
    </w:p>
    <w:p>
      <w:pPr>
        <w:spacing w:line="600" w:lineRule="exact"/>
        <w:ind w:firstLine="560" w:firstLineChars="200"/>
        <w:rPr>
          <w:rFonts w:hint="default" w:ascii="宋体" w:hAnsi="宋体" w:cs="宋体"/>
          <w:sz w:val="28"/>
          <w:szCs w:val="28"/>
          <w:lang w:val="en-US" w:eastAsia="zh-CN"/>
        </w:rPr>
        <w:pPrChange w:id="25" w:author="hp" w:date="2021-06-16T17:25:58Z">
          <w:pPr/>
        </w:pPrChange>
      </w:pPr>
      <w:r>
        <w:rPr>
          <w:rFonts w:hint="eastAsia" w:ascii="宋体" w:hAnsi="宋体" w:cs="宋体"/>
          <w:sz w:val="28"/>
          <w:szCs w:val="28"/>
          <w:lang w:eastAsia="zh-CN"/>
        </w:rPr>
        <w:t>乙方：</w:t>
      </w:r>
      <w:ins w:id="26" w:author="ONEPLUS A6000" w:date="2021-01-19T17:16:00Z">
        <w:r>
          <w:rPr>
            <w:rFonts w:hint="eastAsia" w:ascii="宋体" w:hAnsi="宋体" w:cs="宋体"/>
            <w:sz w:val="28"/>
            <w:szCs w:val="28"/>
            <w:lang w:eastAsia="zh-CN"/>
          </w:rPr>
          <w:t xml:space="preserve">    </w:t>
        </w:r>
      </w:ins>
      <w:del w:id="27" w:author="ONEPLUS A6000" w:date="2021-01-19T17:16:00Z">
        <w:r>
          <w:rPr>
            <w:rFonts w:hint="eastAsia" w:ascii="宋体" w:hAnsi="宋体" w:cs="宋体"/>
            <w:sz w:val="28"/>
            <w:szCs w:val="28"/>
            <w:lang w:eastAsia="zh-CN"/>
          </w:rPr>
          <w:delText>潘慈福</w:delText>
        </w:r>
      </w:del>
      <w:r>
        <w:rPr>
          <w:rFonts w:hint="eastAsia" w:ascii="宋体" w:hAnsi="宋体" w:cs="宋体"/>
          <w:sz w:val="28"/>
          <w:szCs w:val="28"/>
          <w:lang w:val="en-US" w:eastAsia="zh-CN"/>
        </w:rPr>
        <w:t xml:space="preserve">     </w:t>
      </w:r>
      <w:ins w:id="28" w:author="hp" w:date="2021-06-16T17:25:55Z">
        <w:r>
          <w:rPr>
            <w:rFonts w:hint="eastAsia" w:ascii="宋体" w:hAnsi="宋体" w:cs="宋体"/>
            <w:sz w:val="28"/>
            <w:szCs w:val="28"/>
            <w:lang w:val="en-US" w:eastAsia="zh-CN"/>
          </w:rPr>
          <w:t xml:space="preserve"> </w:t>
        </w:r>
      </w:ins>
      <w:r>
        <w:rPr>
          <w:rFonts w:hint="eastAsia" w:ascii="宋体" w:hAnsi="宋体" w:cs="宋体"/>
          <w:sz w:val="28"/>
          <w:szCs w:val="28"/>
          <w:lang w:val="en-US" w:eastAsia="zh-CN"/>
        </w:rPr>
        <w:t>身份证号码：</w:t>
      </w:r>
    </w:p>
    <w:p>
      <w:pPr>
        <w:spacing w:line="600" w:lineRule="exact"/>
        <w:ind w:firstLine="560" w:firstLineChars="200"/>
        <w:rPr>
          <w:rFonts w:ascii="宋体" w:hAnsi="宋体" w:cs="宋体"/>
          <w:sz w:val="28"/>
          <w:szCs w:val="28"/>
          <w:lang w:eastAsia="zh-CN"/>
        </w:rPr>
        <w:pPrChange w:id="29" w:author="hp" w:date="2021-06-16T17:26:01Z">
          <w:pPr>
            <w:ind w:firstLine="280" w:firstLineChars="100"/>
          </w:pPr>
        </w:pPrChange>
      </w:pPr>
      <w:r>
        <w:rPr>
          <w:rFonts w:hint="eastAsia" w:ascii="宋体" w:hAnsi="宋体" w:cs="宋体"/>
          <w:sz w:val="28"/>
          <w:szCs w:val="28"/>
          <w:lang w:eastAsia="zh-CN"/>
        </w:rPr>
        <w:t>为响应上级民生工程</w:t>
      </w:r>
      <w:r>
        <w:rPr>
          <w:rFonts w:ascii="宋体" w:hAnsi="宋体" w:cs="宋体"/>
          <w:sz w:val="28"/>
          <w:szCs w:val="28"/>
          <w:lang w:eastAsia="zh-CN"/>
        </w:rPr>
        <w:t>—</w:t>
      </w:r>
      <w:r>
        <w:rPr>
          <w:rFonts w:hint="eastAsia" w:ascii="宋体" w:hAnsi="宋体" w:cs="宋体"/>
          <w:sz w:val="28"/>
          <w:szCs w:val="28"/>
          <w:lang w:eastAsia="zh-CN"/>
        </w:rPr>
        <w:t>农村</w:t>
      </w:r>
      <w:bookmarkStart w:id="0" w:name="_Hlk525822737"/>
      <w:r>
        <w:rPr>
          <w:rFonts w:hint="eastAsia" w:ascii="宋体" w:hAnsi="宋体" w:cs="宋体"/>
          <w:sz w:val="28"/>
          <w:szCs w:val="28"/>
          <w:lang w:eastAsia="zh-CN"/>
        </w:rPr>
        <w:t>三格化粪池</w:t>
      </w:r>
      <w:bookmarkEnd w:id="0"/>
      <w:r>
        <w:rPr>
          <w:rFonts w:hint="eastAsia" w:ascii="宋体" w:hAnsi="宋体" w:cs="宋体"/>
          <w:sz w:val="28"/>
          <w:szCs w:val="28"/>
          <w:lang w:eastAsia="zh-CN"/>
        </w:rPr>
        <w:t>建设工作布置，改进农村污水治理环境，经双方商议，甲方拟将</w:t>
      </w:r>
      <w:ins w:id="30" w:author="ONEPLUS A6000" w:date="2021-01-19T17:17:00Z">
        <w:r>
          <w:rPr>
            <w:rFonts w:hint="default" w:ascii="宋体" w:hAnsi="宋体" w:cs="宋体"/>
            <w:sz w:val="28"/>
            <w:szCs w:val="28"/>
            <w:lang w:val="en-US" w:eastAsia="zh-CN"/>
          </w:rPr>
          <w:t>2020</w:t>
        </w:r>
      </w:ins>
      <w:del w:id="31" w:author="ONEPLUS A6000" w:date="2021-01-19T17:17:00Z">
        <w:r>
          <w:rPr>
            <w:rFonts w:hint="eastAsia" w:ascii="宋体" w:hAnsi="宋体" w:cs="宋体"/>
            <w:sz w:val="28"/>
            <w:szCs w:val="28"/>
            <w:lang w:eastAsia="zh-CN"/>
          </w:rPr>
          <w:delText>二〇一八</w:delText>
        </w:r>
      </w:del>
      <w:r>
        <w:rPr>
          <w:rFonts w:hint="eastAsia" w:ascii="宋体" w:hAnsi="宋体" w:cs="宋体"/>
          <w:sz w:val="28"/>
          <w:szCs w:val="28"/>
          <w:lang w:eastAsia="zh-CN"/>
        </w:rPr>
        <w:t>年</w:t>
      </w:r>
      <w:del w:id="32" w:author="hp" w:date="2021-06-16T17:24:36Z">
        <w:r>
          <w:rPr>
            <w:rFonts w:hint="eastAsia" w:ascii="宋体" w:hAnsi="宋体" w:cs="宋体"/>
            <w:sz w:val="28"/>
            <w:szCs w:val="28"/>
            <w:lang w:eastAsia="zh-CN"/>
          </w:rPr>
          <w:delText>九月</w:delText>
        </w:r>
      </w:del>
      <w:r>
        <w:rPr>
          <w:rFonts w:hint="eastAsia" w:ascii="宋体" w:hAnsi="宋体" w:cs="宋体"/>
          <w:sz w:val="28"/>
          <w:szCs w:val="28"/>
          <w:lang w:eastAsia="zh-CN"/>
        </w:rPr>
        <w:t>申请的三格化粪池以总价</w:t>
      </w:r>
      <w:bookmarkStart w:id="1" w:name="_Hlk526859491"/>
      <w:r>
        <w:rPr>
          <w:rFonts w:hint="eastAsia" w:ascii="宋体" w:hAnsi="宋体" w:cs="宋体"/>
          <w:sz w:val="28"/>
          <w:szCs w:val="28"/>
          <w:lang w:eastAsia="zh-CN"/>
        </w:rPr>
        <w:t>承包</w:t>
      </w:r>
      <w:bookmarkEnd w:id="1"/>
      <w:r>
        <w:rPr>
          <w:rFonts w:hint="eastAsia" w:ascii="宋体" w:hAnsi="宋体" w:cs="宋体"/>
          <w:sz w:val="28"/>
          <w:szCs w:val="28"/>
          <w:lang w:eastAsia="zh-CN"/>
        </w:rPr>
        <w:t>的方式承包给乙方施工。相关事宜协议如下：</w:t>
      </w:r>
    </w:p>
    <w:p>
      <w:pPr>
        <w:spacing w:line="600" w:lineRule="exact"/>
        <w:ind w:firstLine="560" w:firstLineChars="200"/>
        <w:rPr>
          <w:rFonts w:ascii="宋体" w:hAnsi="宋体" w:cs="宋体"/>
          <w:sz w:val="28"/>
          <w:szCs w:val="28"/>
          <w:lang w:eastAsia="zh-CN"/>
        </w:rPr>
        <w:pPrChange w:id="33" w:author="hp" w:date="2021-06-16T17:26:09Z">
          <w:pPr/>
        </w:pPrChange>
      </w:pPr>
      <w:del w:id="34" w:author="hp" w:date="2021-06-16T17:26:03Z">
        <w:bookmarkStart w:id="2" w:name="_Hlk526860571"/>
        <w:r>
          <w:rPr>
            <w:rFonts w:hint="default" w:ascii="宋体" w:hAnsi="宋体" w:cs="Times New Roman"/>
            <w:sz w:val="28"/>
            <w:szCs w:val="28"/>
            <w:lang w:val="en-US" w:eastAsia="zh-CN"/>
          </w:rPr>
          <w:delText>一</w:delText>
        </w:r>
      </w:del>
      <w:del w:id="35" w:author="hp" w:date="2021-06-16T17:26:03Z">
        <w:r>
          <w:rPr>
            <w:rFonts w:hint="default" w:ascii="宋体" w:hAnsi="宋体" w:cs="宋体"/>
            <w:sz w:val="28"/>
            <w:szCs w:val="28"/>
            <w:lang w:val="en-US" w:eastAsia="zh-CN"/>
          </w:rPr>
          <w:delText>、</w:delText>
        </w:r>
      </w:del>
      <w:ins w:id="36" w:author="hp" w:date="2021-06-16T17:26:06Z">
        <w:r>
          <w:rPr>
            <w:rFonts w:hint="eastAsia" w:ascii="宋体" w:hAnsi="宋体" w:cs="宋体"/>
            <w:sz w:val="28"/>
            <w:szCs w:val="28"/>
            <w:lang w:val="en-US" w:eastAsia="zh-CN"/>
          </w:rPr>
          <w:t>一</w:t>
        </w:r>
      </w:ins>
      <w:ins w:id="37" w:author="hp" w:date="2021-06-16T17:26:07Z">
        <w:r>
          <w:rPr>
            <w:rFonts w:hint="eastAsia" w:ascii="宋体" w:hAnsi="宋体" w:cs="宋体"/>
            <w:sz w:val="28"/>
            <w:szCs w:val="28"/>
            <w:lang w:val="en-US" w:eastAsia="zh-CN"/>
          </w:rPr>
          <w:t>、</w:t>
        </w:r>
      </w:ins>
      <w:r>
        <w:rPr>
          <w:rFonts w:hint="eastAsia" w:ascii="宋体" w:hAnsi="宋体" w:cs="宋体"/>
          <w:sz w:val="28"/>
          <w:szCs w:val="28"/>
          <w:lang w:eastAsia="zh-CN"/>
        </w:rPr>
        <w:t>承包的总价</w:t>
      </w:r>
      <w:bookmarkEnd w:id="2"/>
      <w:r>
        <w:rPr>
          <w:rFonts w:hint="eastAsia" w:ascii="宋体" w:hAnsi="宋体" w:cs="宋体"/>
          <w:sz w:val="28"/>
          <w:szCs w:val="28"/>
          <w:lang w:eastAsia="zh-CN"/>
        </w:rPr>
        <w:t>为人民币</w:t>
      </w:r>
      <w:r>
        <w:rPr>
          <w:rFonts w:hint="eastAsia" w:ascii="宋体" w:hAnsi="宋体" w:cs="宋体"/>
          <w:sz w:val="28"/>
          <w:szCs w:val="28"/>
          <w:lang w:val="en-US" w:eastAsia="zh-CN"/>
        </w:rPr>
        <w:t>壹仟捌百元整（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￥</w:t>
      </w:r>
      <w:r>
        <w:rPr>
          <w:rFonts w:hint="eastAsia" w:ascii="宋体" w:hAnsi="宋体" w:cs="宋体"/>
          <w:sz w:val="28"/>
          <w:szCs w:val="28"/>
          <w:lang w:eastAsia="zh-CN"/>
        </w:rPr>
        <w:t>1</w:t>
      </w:r>
      <w:r>
        <w:rPr>
          <w:rFonts w:ascii="宋体" w:hAnsi="宋体" w:cs="宋体"/>
          <w:sz w:val="28"/>
          <w:szCs w:val="28"/>
          <w:lang w:eastAsia="zh-CN"/>
        </w:rPr>
        <w:t>800</w:t>
      </w:r>
      <w:r>
        <w:rPr>
          <w:rFonts w:hint="eastAsia" w:ascii="宋体" w:hAnsi="宋体" w:cs="宋体"/>
          <w:sz w:val="28"/>
          <w:szCs w:val="28"/>
          <w:lang w:eastAsia="zh-CN"/>
        </w:rPr>
        <w:t>元）。</w:t>
      </w:r>
    </w:p>
    <w:p>
      <w:pPr>
        <w:spacing w:line="600" w:lineRule="exact"/>
        <w:ind w:firstLine="560" w:firstLineChars="200"/>
        <w:rPr>
          <w:rFonts w:hint="eastAsia" w:ascii="宋体" w:hAnsi="宋体" w:cs="宋体"/>
          <w:sz w:val="28"/>
          <w:szCs w:val="28"/>
          <w:lang w:eastAsia="zh-CN"/>
        </w:rPr>
        <w:pPrChange w:id="38" w:author="hp" w:date="2021-06-16T17:26:10Z">
          <w:pPr/>
        </w:pPrChange>
      </w:pPr>
      <w:r>
        <w:rPr>
          <w:rFonts w:hint="eastAsia" w:ascii="宋体" w:hAnsi="宋体" w:cs="宋体"/>
          <w:sz w:val="28"/>
          <w:szCs w:val="28"/>
          <w:lang w:eastAsia="zh-CN"/>
        </w:rPr>
        <w:t>二、承包的施工范围为：</w:t>
      </w:r>
    </w:p>
    <w:p>
      <w:pPr>
        <w:spacing w:line="600" w:lineRule="exact"/>
        <w:ind w:firstLine="560" w:firstLineChars="200"/>
        <w:rPr>
          <w:rFonts w:ascii="宋体" w:hAnsi="宋体" w:cs="宋体"/>
          <w:sz w:val="28"/>
          <w:szCs w:val="28"/>
          <w:lang w:eastAsia="zh-CN"/>
        </w:rPr>
        <w:pPrChange w:id="39" w:author="hp" w:date="2021-06-16T17:25:44Z">
          <w:pPr>
            <w:ind w:firstLine="560" w:firstLineChars="200"/>
          </w:pPr>
        </w:pPrChange>
      </w:pPr>
      <w:r>
        <w:rPr>
          <w:rFonts w:ascii="宋体" w:hAnsi="宋体" w:cs="宋体"/>
          <w:sz w:val="28"/>
          <w:szCs w:val="28"/>
          <w:lang w:eastAsia="zh-CN"/>
        </w:rPr>
        <w:t>1</w:t>
      </w:r>
      <w:del w:id="40" w:author="hp" w:date="2021-06-16T17:24:41Z">
        <w:r>
          <w:rPr>
            <w:rFonts w:hint="eastAsia" w:ascii="宋体" w:hAnsi="宋体" w:cs="宋体"/>
            <w:sz w:val="28"/>
            <w:szCs w:val="28"/>
            <w:lang w:eastAsia="zh-CN"/>
          </w:rPr>
          <w:delText>、</w:delText>
        </w:r>
      </w:del>
      <w:ins w:id="41" w:author="hp" w:date="2021-06-16T17:24:44Z">
        <w:bookmarkStart w:id="3" w:name="_Hlk526860170"/>
        <w:r>
          <w:rPr>
            <w:rFonts w:hint="eastAsia" w:ascii="宋体" w:hAnsi="宋体" w:cs="宋体"/>
            <w:sz w:val="28"/>
            <w:szCs w:val="28"/>
            <w:lang w:val="en-US" w:eastAsia="zh-CN"/>
          </w:rPr>
          <w:t>.</w:t>
        </w:r>
      </w:ins>
      <w:r>
        <w:rPr>
          <w:rFonts w:hint="eastAsia" w:ascii="宋体" w:hAnsi="宋体" w:cs="宋体"/>
          <w:sz w:val="28"/>
          <w:szCs w:val="28"/>
          <w:lang w:eastAsia="zh-CN"/>
        </w:rPr>
        <w:t>装配式</w:t>
      </w:r>
      <w:bookmarkStart w:id="4" w:name="_Hlk526862485"/>
      <w:r>
        <w:rPr>
          <w:rFonts w:hint="eastAsia" w:ascii="宋体" w:hAnsi="宋体" w:cs="宋体"/>
          <w:sz w:val="28"/>
          <w:szCs w:val="28"/>
          <w:lang w:eastAsia="zh-CN"/>
        </w:rPr>
        <w:t>三格化粪池</w:t>
      </w:r>
      <w:bookmarkEnd w:id="3"/>
      <w:bookmarkEnd w:id="4"/>
      <w:r>
        <w:rPr>
          <w:rFonts w:hint="eastAsia" w:ascii="宋体" w:hAnsi="宋体" w:cs="宋体"/>
          <w:sz w:val="28"/>
          <w:szCs w:val="28"/>
          <w:lang w:eastAsia="zh-CN"/>
        </w:rPr>
        <w:t>采购及安装；</w:t>
      </w:r>
    </w:p>
    <w:p>
      <w:pPr>
        <w:spacing w:line="600" w:lineRule="exact"/>
        <w:ind w:left="0" w:firstLine="560" w:firstLineChars="200"/>
        <w:rPr>
          <w:rFonts w:ascii="宋体" w:hAnsi="宋体" w:cs="宋体"/>
          <w:sz w:val="28"/>
          <w:szCs w:val="28"/>
          <w:lang w:eastAsia="zh-CN"/>
        </w:rPr>
        <w:pPrChange w:id="42" w:author="hp" w:date="2021-06-16T17:25:45Z">
          <w:pPr>
            <w:ind w:left="110" w:firstLine="570"/>
          </w:pPr>
        </w:pPrChange>
      </w:pPr>
      <w:r>
        <w:rPr>
          <w:rFonts w:ascii="宋体" w:hAnsi="宋体" w:cs="宋体"/>
          <w:sz w:val="28"/>
          <w:szCs w:val="28"/>
          <w:lang w:eastAsia="zh-CN"/>
        </w:rPr>
        <w:t>2</w:t>
      </w:r>
      <w:del w:id="43" w:author="hp" w:date="2021-06-16T17:24:46Z">
        <w:r>
          <w:rPr>
            <w:rFonts w:hint="default" w:ascii="宋体" w:hAnsi="宋体" w:cs="宋体"/>
            <w:sz w:val="28"/>
            <w:szCs w:val="28"/>
            <w:lang w:val="en-US" w:eastAsia="zh-CN"/>
          </w:rPr>
          <w:delText>、</w:delText>
        </w:r>
      </w:del>
      <w:ins w:id="44" w:author="hp" w:date="2021-06-16T17:24:46Z">
        <w:r>
          <w:rPr>
            <w:rFonts w:hint="eastAsia" w:ascii="宋体" w:hAnsi="宋体" w:cs="宋体"/>
            <w:sz w:val="28"/>
            <w:szCs w:val="28"/>
            <w:lang w:val="en-US" w:eastAsia="zh-CN"/>
          </w:rPr>
          <w:t>.</w:t>
        </w:r>
      </w:ins>
      <w:r>
        <w:rPr>
          <w:rFonts w:hint="eastAsia" w:ascii="宋体" w:hAnsi="宋体" w:cs="宋体"/>
          <w:sz w:val="28"/>
          <w:szCs w:val="28"/>
          <w:lang w:eastAsia="zh-CN"/>
        </w:rPr>
        <w:t>蹲便器与三格化粪池的连接，连接管道长度不大于4</w:t>
      </w:r>
      <w:r>
        <w:rPr>
          <w:rFonts w:ascii="宋体" w:hAnsi="宋体" w:cs="宋体"/>
          <w:sz w:val="28"/>
          <w:szCs w:val="28"/>
          <w:lang w:eastAsia="zh-CN"/>
        </w:rPr>
        <w:t>M</w:t>
      </w:r>
      <w:r>
        <w:rPr>
          <w:rFonts w:hint="eastAsia" w:ascii="宋体" w:hAnsi="宋体" w:cs="宋体"/>
          <w:sz w:val="28"/>
          <w:szCs w:val="28"/>
          <w:lang w:eastAsia="zh-CN"/>
        </w:rPr>
        <w:t>。</w:t>
      </w:r>
      <w:r>
        <w:rPr>
          <w:rFonts w:ascii="宋体" w:hAnsi="宋体" w:cs="宋体"/>
          <w:sz w:val="28"/>
          <w:szCs w:val="28"/>
          <w:lang w:eastAsia="zh-CN"/>
        </w:rPr>
        <w:t xml:space="preserve"> </w:t>
      </w:r>
    </w:p>
    <w:p>
      <w:pPr>
        <w:spacing w:line="600" w:lineRule="exact"/>
        <w:ind w:left="0" w:firstLine="560" w:firstLineChars="200"/>
        <w:rPr>
          <w:rFonts w:ascii="宋体" w:hAnsi="宋体" w:cs="Times New Roman"/>
          <w:sz w:val="28"/>
          <w:szCs w:val="28"/>
          <w:lang w:eastAsia="zh-CN"/>
        </w:rPr>
        <w:pPrChange w:id="45" w:author="hp" w:date="2021-06-16T17:25:47Z">
          <w:pPr>
            <w:ind w:left="110" w:firstLine="560" w:firstLineChars="200"/>
          </w:pPr>
        </w:pPrChange>
      </w:pPr>
      <w:r>
        <w:rPr>
          <w:rFonts w:ascii="宋体" w:hAnsi="宋体" w:cs="Times New Roman"/>
          <w:sz w:val="28"/>
          <w:szCs w:val="28"/>
          <w:lang w:eastAsia="zh-CN"/>
        </w:rPr>
        <w:t>3</w:t>
      </w:r>
      <w:del w:id="46" w:author="hp" w:date="2021-06-16T17:24:48Z">
        <w:r>
          <w:rPr>
            <w:rFonts w:hint="default" w:ascii="宋体" w:hAnsi="宋体" w:cs="Times New Roman"/>
            <w:sz w:val="28"/>
            <w:szCs w:val="28"/>
            <w:lang w:val="en-US" w:eastAsia="zh-CN"/>
          </w:rPr>
          <w:delText>、</w:delText>
        </w:r>
      </w:del>
      <w:ins w:id="47" w:author="hp" w:date="2021-06-16T17:24:48Z">
        <w:r>
          <w:rPr>
            <w:rFonts w:hint="eastAsia" w:ascii="宋体" w:hAnsi="宋体" w:cs="Times New Roman"/>
            <w:sz w:val="28"/>
            <w:szCs w:val="28"/>
            <w:lang w:val="en-US" w:eastAsia="zh-CN"/>
          </w:rPr>
          <w:t>.</w:t>
        </w:r>
      </w:ins>
      <w:r>
        <w:rPr>
          <w:rFonts w:hint="eastAsia" w:ascii="宋体" w:hAnsi="宋体" w:cs="Times New Roman"/>
          <w:sz w:val="28"/>
          <w:szCs w:val="28"/>
          <w:lang w:eastAsia="zh-CN"/>
        </w:rPr>
        <w:t>完成</w:t>
      </w:r>
      <w:r>
        <w:rPr>
          <w:rFonts w:hint="eastAsia" w:ascii="宋体" w:hAnsi="宋体" w:cs="宋体"/>
          <w:sz w:val="28"/>
          <w:szCs w:val="28"/>
          <w:lang w:eastAsia="zh-CN"/>
        </w:rPr>
        <w:t>装配式三格化粪池安装的挖方、回填、弃碴、清理</w:t>
      </w:r>
    </w:p>
    <w:p>
      <w:pPr>
        <w:spacing w:line="600" w:lineRule="exact"/>
        <w:ind w:left="0" w:firstLine="560" w:firstLineChars="200"/>
        <w:rPr>
          <w:rFonts w:ascii="宋体" w:hAnsi="宋体" w:cs="宋体"/>
          <w:sz w:val="28"/>
          <w:szCs w:val="28"/>
          <w:lang w:eastAsia="zh-CN"/>
        </w:rPr>
        <w:pPrChange w:id="48" w:author="hp" w:date="2021-06-16T17:25:48Z">
          <w:pPr>
            <w:ind w:left="110" w:firstLine="570"/>
          </w:pPr>
        </w:pPrChange>
      </w:pPr>
      <w:r>
        <w:rPr>
          <w:rFonts w:ascii="宋体" w:hAnsi="宋体" w:cs="宋体"/>
          <w:sz w:val="28"/>
          <w:szCs w:val="28"/>
          <w:lang w:eastAsia="zh-CN"/>
        </w:rPr>
        <w:t>4</w:t>
      </w:r>
      <w:del w:id="49" w:author="hp" w:date="2021-06-16T17:24:49Z">
        <w:r>
          <w:rPr>
            <w:rFonts w:hint="default" w:ascii="宋体" w:hAnsi="宋体" w:cs="宋体"/>
            <w:sz w:val="28"/>
            <w:szCs w:val="28"/>
            <w:lang w:val="en-US" w:eastAsia="zh-CN"/>
          </w:rPr>
          <w:delText>、</w:delText>
        </w:r>
      </w:del>
      <w:ins w:id="50" w:author="hp" w:date="2021-06-16T17:24:49Z">
        <w:r>
          <w:rPr>
            <w:rFonts w:hint="eastAsia" w:ascii="宋体" w:hAnsi="宋体" w:cs="宋体"/>
            <w:sz w:val="28"/>
            <w:szCs w:val="28"/>
            <w:lang w:val="en-US" w:eastAsia="zh-CN"/>
          </w:rPr>
          <w:t>.</w:t>
        </w:r>
      </w:ins>
      <w:r>
        <w:rPr>
          <w:rFonts w:hint="eastAsia" w:ascii="宋体" w:hAnsi="宋体" w:cs="宋体"/>
          <w:sz w:val="28"/>
          <w:szCs w:val="28"/>
          <w:lang w:eastAsia="zh-CN"/>
        </w:rPr>
        <w:t>完成竣工验收资料，通过上级相关的验收；</w:t>
      </w:r>
    </w:p>
    <w:p>
      <w:pPr>
        <w:spacing w:line="600" w:lineRule="exact"/>
        <w:ind w:firstLine="560" w:firstLineChars="200"/>
        <w:rPr>
          <w:rFonts w:ascii="宋体" w:hAnsi="宋体" w:cs="宋体"/>
          <w:sz w:val="28"/>
          <w:szCs w:val="28"/>
          <w:lang w:eastAsia="zh-CN"/>
        </w:rPr>
        <w:pPrChange w:id="51" w:author="hp" w:date="2021-06-16T17:26:12Z">
          <w:pPr/>
        </w:pPrChange>
      </w:pPr>
      <w:r>
        <w:rPr>
          <w:rFonts w:hint="eastAsia" w:ascii="宋体" w:hAnsi="宋体" w:cs="宋体"/>
          <w:sz w:val="28"/>
          <w:szCs w:val="28"/>
          <w:lang w:eastAsia="zh-CN"/>
        </w:rPr>
        <w:t>三、时间期限：从</w:t>
      </w:r>
      <w:r>
        <w:rPr>
          <w:rFonts w:ascii="宋体" w:hAnsi="宋体" w:cs="Times New Roman"/>
          <w:sz w:val="28"/>
          <w:szCs w:val="28"/>
          <w:lang w:eastAsia="zh-CN"/>
        </w:rPr>
        <w:t>20</w:t>
      </w:r>
      <w:ins w:id="52" w:author="ONEPLUS A6000" w:date="2021-01-19T17:17:00Z">
        <w:r>
          <w:rPr>
            <w:rFonts w:ascii="宋体" w:hAnsi="宋体" w:cs="Times New Roman"/>
            <w:sz w:val="28"/>
            <w:szCs w:val="28"/>
            <w:lang w:val="en-US" w:eastAsia="zh-CN"/>
          </w:rPr>
          <w:t>20</w:t>
        </w:r>
      </w:ins>
      <w:del w:id="53" w:author="ONEPLUS A6000" w:date="2021-01-19T17:17:00Z">
        <w:r>
          <w:rPr>
            <w:rFonts w:ascii="宋体" w:hAnsi="宋体" w:cs="Times New Roman"/>
            <w:sz w:val="28"/>
            <w:szCs w:val="28"/>
            <w:lang w:eastAsia="zh-CN"/>
          </w:rPr>
          <w:delText>18</w:delText>
        </w:r>
      </w:del>
      <w:r>
        <w:rPr>
          <w:rFonts w:hint="eastAsia" w:ascii="宋体" w:hAnsi="宋体" w:cs="宋体"/>
          <w:sz w:val="28"/>
          <w:szCs w:val="28"/>
          <w:lang w:eastAsia="zh-CN"/>
        </w:rPr>
        <w:t>年</w:t>
      </w:r>
      <w:r>
        <w:rPr>
          <w:rFonts w:ascii="宋体" w:hAnsi="宋体" w:cs="Times New Roman"/>
          <w:sz w:val="28"/>
          <w:szCs w:val="28"/>
          <w:lang w:eastAsia="zh-CN"/>
        </w:rPr>
        <w:t>9</w:t>
      </w:r>
      <w:r>
        <w:rPr>
          <w:rFonts w:hint="eastAsia" w:ascii="宋体" w:hAnsi="宋体" w:cs="宋体"/>
          <w:sz w:val="28"/>
          <w:szCs w:val="28"/>
          <w:lang w:eastAsia="zh-CN"/>
        </w:rPr>
        <w:t>月</w:t>
      </w:r>
      <w:ins w:id="54" w:author="hp" w:date="2021-06-16T17:24:52Z">
        <w:r>
          <w:rPr>
            <w:rFonts w:hint="eastAsia" w:ascii="宋体" w:hAnsi="宋体" w:cs="宋体"/>
            <w:sz w:val="28"/>
            <w:szCs w:val="28"/>
            <w:lang w:val="en-US" w:eastAsia="zh-CN"/>
          </w:rPr>
          <w:t xml:space="preserve"> </w:t>
        </w:r>
      </w:ins>
      <w:ins w:id="55" w:author="hp" w:date="2021-06-16T17:24:53Z">
        <w:r>
          <w:rPr>
            <w:rFonts w:hint="eastAsia" w:ascii="宋体" w:hAnsi="宋体" w:cs="宋体"/>
            <w:sz w:val="28"/>
            <w:szCs w:val="28"/>
            <w:lang w:val="en-US" w:eastAsia="zh-CN"/>
          </w:rPr>
          <w:t xml:space="preserve"> </w:t>
        </w:r>
      </w:ins>
      <w:del w:id="56" w:author="ONEPLUS A6000" w:date="2021-01-19T17:17:00Z">
        <w:r>
          <w:rPr>
            <w:rFonts w:hint="eastAsia" w:ascii="宋体" w:hAnsi="宋体" w:cs="宋体"/>
            <w:sz w:val="28"/>
            <w:szCs w:val="28"/>
            <w:lang w:eastAsia="zh-CN"/>
          </w:rPr>
          <w:delText>1</w:delText>
        </w:r>
      </w:del>
      <w:del w:id="57" w:author="ONEPLUS A6000" w:date="2021-01-19T17:17:00Z">
        <w:r>
          <w:rPr>
            <w:rFonts w:ascii="宋体" w:hAnsi="宋体" w:cs="宋体"/>
            <w:sz w:val="28"/>
            <w:szCs w:val="28"/>
            <w:lang w:eastAsia="zh-CN"/>
          </w:rPr>
          <w:delText>3</w:delText>
        </w:r>
      </w:del>
      <w:r>
        <w:rPr>
          <w:rFonts w:hint="eastAsia" w:ascii="宋体" w:hAnsi="宋体" w:cs="宋体"/>
          <w:sz w:val="28"/>
          <w:szCs w:val="28"/>
          <w:lang w:eastAsia="zh-CN"/>
        </w:rPr>
        <w:t>日至</w:t>
      </w:r>
      <w:r>
        <w:rPr>
          <w:rFonts w:ascii="宋体" w:hAnsi="宋体" w:cs="Times New Roman"/>
          <w:sz w:val="28"/>
          <w:szCs w:val="28"/>
          <w:lang w:eastAsia="zh-CN"/>
        </w:rPr>
        <w:t>20</w:t>
      </w:r>
      <w:ins w:id="58" w:author="ONEPLUS A6000" w:date="2021-01-19T17:17:00Z">
        <w:r>
          <w:rPr>
            <w:rFonts w:ascii="宋体" w:hAnsi="宋体" w:cs="Times New Roman"/>
            <w:sz w:val="28"/>
            <w:szCs w:val="28"/>
            <w:lang w:val="en-US" w:eastAsia="zh-CN"/>
          </w:rPr>
          <w:t>20</w:t>
        </w:r>
      </w:ins>
      <w:del w:id="59" w:author="ONEPLUS A6000" w:date="2021-01-19T17:17:00Z">
        <w:r>
          <w:rPr>
            <w:rFonts w:ascii="宋体" w:hAnsi="宋体" w:cs="Times New Roman"/>
            <w:sz w:val="28"/>
            <w:szCs w:val="28"/>
            <w:lang w:eastAsia="zh-CN"/>
          </w:rPr>
          <w:delText>18</w:delText>
        </w:r>
      </w:del>
      <w:r>
        <w:rPr>
          <w:rFonts w:hint="eastAsia" w:ascii="宋体" w:hAnsi="宋体" w:cs="宋体"/>
          <w:sz w:val="28"/>
          <w:szCs w:val="28"/>
          <w:lang w:eastAsia="zh-CN"/>
        </w:rPr>
        <w:t>年</w:t>
      </w:r>
      <w:r>
        <w:rPr>
          <w:rFonts w:ascii="宋体" w:hAnsi="宋体" w:cs="Times New Roman"/>
          <w:sz w:val="28"/>
          <w:szCs w:val="28"/>
          <w:lang w:eastAsia="zh-CN"/>
        </w:rPr>
        <w:t>12</w:t>
      </w:r>
      <w:r>
        <w:rPr>
          <w:rFonts w:hint="eastAsia" w:ascii="宋体" w:hAnsi="宋体" w:cs="宋体"/>
          <w:sz w:val="28"/>
          <w:szCs w:val="28"/>
          <w:lang w:eastAsia="zh-CN"/>
        </w:rPr>
        <w:t>月</w:t>
      </w:r>
      <w:r>
        <w:rPr>
          <w:rFonts w:ascii="宋体" w:hAnsi="宋体" w:cs="宋体"/>
          <w:sz w:val="28"/>
          <w:szCs w:val="28"/>
          <w:lang w:eastAsia="zh-CN"/>
        </w:rPr>
        <w:t>31</w:t>
      </w:r>
      <w:r>
        <w:rPr>
          <w:rFonts w:hint="eastAsia" w:ascii="宋体" w:hAnsi="宋体" w:cs="宋体"/>
          <w:sz w:val="28"/>
          <w:szCs w:val="28"/>
          <w:lang w:eastAsia="zh-CN"/>
        </w:rPr>
        <w:t>日完成任务。</w:t>
      </w:r>
    </w:p>
    <w:p>
      <w:pPr>
        <w:spacing w:line="600" w:lineRule="exact"/>
        <w:ind w:firstLine="560" w:firstLineChars="200"/>
        <w:rPr>
          <w:ins w:id="61" w:author="拓维" w:date="2020-12-10T00:55:00Z"/>
          <w:rFonts w:hint="eastAsia" w:ascii="宋体" w:hAnsi="宋体" w:cs="宋体"/>
          <w:sz w:val="28"/>
          <w:szCs w:val="28"/>
          <w:lang w:eastAsia="zh-CN"/>
        </w:rPr>
        <w:pPrChange w:id="60" w:author="hp" w:date="2021-06-16T17:26:14Z">
          <w:pPr/>
        </w:pPrChange>
      </w:pPr>
      <w:r>
        <w:rPr>
          <w:rFonts w:hint="eastAsia" w:ascii="宋体" w:hAnsi="宋体" w:cs="宋体"/>
          <w:sz w:val="28"/>
          <w:szCs w:val="28"/>
          <w:lang w:eastAsia="zh-CN"/>
        </w:rPr>
        <w:t>四、不论原材料及安装人工费如何调整，承包总价不变。</w:t>
      </w:r>
    </w:p>
    <w:p>
      <w:pPr>
        <w:spacing w:line="600" w:lineRule="exact"/>
        <w:ind w:firstLine="560" w:firstLineChars="200"/>
        <w:rPr>
          <w:ins w:id="63" w:author="拓维" w:date="2020-12-10T00:57:00Z"/>
          <w:rFonts w:hint="eastAsia" w:ascii="宋体" w:hAnsi="宋体" w:cs="宋体"/>
          <w:sz w:val="28"/>
          <w:szCs w:val="28"/>
          <w:lang w:eastAsia="zh-CN"/>
        </w:rPr>
        <w:pPrChange w:id="62" w:author="hp" w:date="2021-06-16T17:26:16Z">
          <w:pPr/>
        </w:pPrChange>
      </w:pPr>
      <w:ins w:id="64" w:author="拓维" w:date="2020-12-10T00:55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五、</w:t>
        </w:r>
      </w:ins>
      <w:ins w:id="65" w:author="拓维" w:date="2020-12-10T00:56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委托权限：甲方全权委托乙方代建</w:t>
        </w:r>
      </w:ins>
      <w:ins w:id="66" w:author="拓维" w:date="2020-12-10T00:57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甲方于</w:t>
        </w:r>
      </w:ins>
      <w:ins w:id="67" w:author="ONEPLUS A6000" w:date="2021-01-19T17:17:00Z">
        <w:r>
          <w:rPr>
            <w:rFonts w:hint="default" w:ascii="宋体" w:hAnsi="宋体" w:cs="宋体"/>
            <w:sz w:val="28"/>
            <w:szCs w:val="28"/>
            <w:lang w:val="en-US" w:eastAsia="zh-CN"/>
          </w:rPr>
          <w:t>2020</w:t>
        </w:r>
      </w:ins>
      <w:ins w:id="68" w:author="拓维" w:date="2020-12-10T00:57:00Z">
        <w:del w:id="69" w:author="ONEPLUS A6000" w:date="2021-01-19T17:17:00Z">
          <w:r>
            <w:rPr>
              <w:rFonts w:hint="eastAsia" w:ascii="宋体" w:hAnsi="宋体" w:cs="宋体"/>
              <w:sz w:val="28"/>
              <w:szCs w:val="28"/>
              <w:lang w:eastAsia="zh-CN"/>
            </w:rPr>
            <w:delText>二〇一八</w:delText>
          </w:r>
        </w:del>
      </w:ins>
      <w:ins w:id="70" w:author="拓维" w:date="2020-12-10T00:57:00Z">
        <w:r>
          <w:rPr>
            <w:rFonts w:hint="eastAsia" w:ascii="宋体" w:hAnsi="宋体" w:cs="宋体"/>
            <w:sz w:val="28"/>
            <w:szCs w:val="28"/>
            <w:lang w:eastAsia="zh-CN"/>
          </w:rPr>
          <w:t>年九月申请的三格化粪池</w:t>
        </w:r>
      </w:ins>
      <w:ins w:id="71" w:author="拓维" w:date="2020-12-10T00:58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项目</w:t>
        </w:r>
      </w:ins>
      <w:ins w:id="72" w:author="拓维" w:date="2020-12-10T00:57:00Z">
        <w:r>
          <w:rPr>
            <w:rFonts w:hint="eastAsia" w:ascii="宋体" w:hAnsi="宋体" w:cs="宋体"/>
            <w:sz w:val="28"/>
            <w:szCs w:val="28"/>
            <w:lang w:eastAsia="zh-CN"/>
          </w:rPr>
          <w:t>。</w:t>
        </w:r>
      </w:ins>
    </w:p>
    <w:p>
      <w:pPr>
        <w:spacing w:line="600" w:lineRule="exact"/>
        <w:ind w:firstLine="560" w:firstLineChars="200"/>
        <w:rPr>
          <w:rFonts w:hint="default" w:ascii="宋体" w:hAnsi="宋体" w:cs="宋体"/>
          <w:sz w:val="28"/>
          <w:szCs w:val="28"/>
          <w:lang w:val="en-US" w:eastAsia="zh-CN"/>
        </w:rPr>
        <w:pPrChange w:id="73" w:author="hp" w:date="2021-06-16T17:26:17Z">
          <w:pPr/>
        </w:pPrChange>
      </w:pPr>
      <w:ins w:id="74" w:author="拓维" w:date="2020-12-10T00:57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六、</w:t>
        </w:r>
      </w:ins>
      <w:ins w:id="75" w:author="拓维" w:date="2020-12-10T00:58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乙方代建的</w:t>
        </w:r>
      </w:ins>
      <w:ins w:id="76" w:author="拓维" w:date="2020-12-10T00:58:00Z">
        <w:r>
          <w:rPr>
            <w:rFonts w:hint="eastAsia" w:ascii="宋体" w:hAnsi="宋体" w:cs="宋体"/>
            <w:sz w:val="28"/>
            <w:szCs w:val="28"/>
            <w:lang w:eastAsia="zh-CN"/>
          </w:rPr>
          <w:t>三格化粪池</w:t>
        </w:r>
      </w:ins>
      <w:ins w:id="77" w:author="拓维" w:date="2020-12-10T00:58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项目工艺须</w:t>
        </w:r>
      </w:ins>
      <w:ins w:id="78" w:author="拓维" w:date="2020-12-10T00:59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达</w:t>
        </w:r>
      </w:ins>
      <w:ins w:id="79" w:author="拓维" w:date="2020-12-10T11:05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到《苏平片区管理局农村户厕改造奖补实施方案》（岚苏平管综[2020]229号）</w:t>
        </w:r>
      </w:ins>
      <w:ins w:id="80" w:author="拓维" w:date="2020-12-10T11:06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规定的标准</w:t>
        </w:r>
      </w:ins>
      <w:ins w:id="81" w:author="拓维" w:date="2020-12-10T00:59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，</w:t>
        </w:r>
      </w:ins>
      <w:ins w:id="82" w:author="拓维" w:date="2020-12-10T10:47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按照</w:t>
        </w:r>
      </w:ins>
      <w:ins w:id="83" w:author="拓维" w:date="2020-12-10T11:06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该文件</w:t>
        </w:r>
      </w:ins>
      <w:ins w:id="84" w:author="拓维" w:date="2020-12-10T10:48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的规定</w:t>
        </w:r>
      </w:ins>
      <w:ins w:id="85" w:author="拓维" w:date="2020-12-10T00:57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验收</w:t>
        </w:r>
      </w:ins>
      <w:ins w:id="86" w:author="拓维" w:date="2020-12-10T00:59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合格后</w:t>
        </w:r>
      </w:ins>
      <w:ins w:id="87" w:author="拓维" w:date="2020-12-10T10:48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，</w:t>
        </w:r>
      </w:ins>
      <w:ins w:id="88" w:author="拓维" w:date="2020-12-10T01:05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可</w:t>
        </w:r>
      </w:ins>
      <w:ins w:id="89" w:author="拓维" w:date="2020-12-10T00:59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由</w:t>
        </w:r>
      </w:ins>
      <w:ins w:id="90" w:author="拓维" w:date="2020-12-10T00:59:00Z">
        <w:r>
          <w:rPr>
            <w:rFonts w:hint="eastAsia" w:ascii="宋体" w:hAnsi="宋体" w:cs="宋体"/>
            <w:sz w:val="28"/>
            <w:szCs w:val="28"/>
            <w:highlight w:val="yellow"/>
            <w:lang w:val="en-US" w:eastAsia="zh-CN"/>
          </w:rPr>
          <w:t>村委会</w:t>
        </w:r>
      </w:ins>
      <w:ins w:id="91" w:author="拓维" w:date="2020-12-10T01:00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直接支付奖补资金款给乙方</w:t>
        </w:r>
      </w:ins>
      <w:ins w:id="92" w:author="拓维" w:date="2020-12-10T01:24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，后期</w:t>
        </w:r>
      </w:ins>
      <w:ins w:id="93" w:author="拓维" w:date="2020-12-10T01:25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保维护运营由甲方自行承担。</w:t>
        </w:r>
      </w:ins>
    </w:p>
    <w:p>
      <w:pPr>
        <w:spacing w:line="600" w:lineRule="exact"/>
        <w:ind w:firstLine="560" w:firstLineChars="200"/>
        <w:rPr>
          <w:ins w:id="95" w:author="拓维" w:date="2020-12-10T00:36:00Z"/>
          <w:rFonts w:hint="eastAsia" w:ascii="宋体" w:hAnsi="宋体" w:cs="宋体"/>
          <w:sz w:val="28"/>
          <w:szCs w:val="28"/>
          <w:lang w:eastAsia="zh-CN"/>
        </w:rPr>
        <w:pPrChange w:id="94" w:author="hp" w:date="2021-06-16T17:26:20Z">
          <w:pPr/>
        </w:pPrChange>
      </w:pPr>
      <w:ins w:id="96" w:author="拓维" w:date="2020-12-10T01:27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七</w:t>
        </w:r>
      </w:ins>
      <w:r>
        <w:rPr>
          <w:rFonts w:hint="eastAsia" w:ascii="宋体" w:hAnsi="宋体" w:cs="宋体"/>
          <w:sz w:val="28"/>
          <w:szCs w:val="28"/>
          <w:lang w:eastAsia="zh-CN"/>
        </w:rPr>
        <w:t>、结算及付款方式与上级验收拨付同步，</w:t>
      </w:r>
      <w:ins w:id="97" w:author="拓维" w:date="2020-12-10T00:21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甲方授权</w:t>
        </w:r>
      </w:ins>
      <w:ins w:id="98" w:author="拓维" w:date="2020-12-10T00:22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乙方代为</w:t>
        </w:r>
      </w:ins>
      <w:ins w:id="99" w:author="拓维" w:date="2020-12-10T00:27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收取</w:t>
        </w:r>
      </w:ins>
      <w:ins w:id="100" w:author="拓维" w:date="2020-12-10T00:40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政府拨付的</w:t>
        </w:r>
      </w:ins>
      <w:ins w:id="101" w:author="拓维" w:date="2020-12-10T00:27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建设</w:t>
        </w:r>
      </w:ins>
      <w:ins w:id="102" w:author="拓维" w:date="2020-12-10T00:28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化粪池的</w:t>
        </w:r>
      </w:ins>
      <w:ins w:id="103" w:author="拓维" w:date="2020-12-10T00:40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奖补资金</w:t>
        </w:r>
      </w:ins>
      <w:ins w:id="104" w:author="拓维" w:date="2020-12-10T00:28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款，</w:t>
        </w:r>
      </w:ins>
      <w:ins w:id="105" w:author="拓维" w:date="2020-12-10T00:33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甲方不能再向</w:t>
        </w:r>
      </w:ins>
      <w:ins w:id="106" w:author="拓维" w:date="2020-12-10T00:33:00Z">
        <w:commentRangeStart w:id="0"/>
        <w:r>
          <w:rPr>
            <w:rFonts w:hint="eastAsia" w:ascii="宋体" w:hAnsi="宋体" w:cs="宋体"/>
            <w:sz w:val="28"/>
            <w:szCs w:val="28"/>
            <w:highlight w:val="yellow"/>
            <w:lang w:val="en-US" w:eastAsia="zh-CN"/>
          </w:rPr>
          <w:t>村委会</w:t>
        </w:r>
        <w:commentRangeEnd w:id="0"/>
      </w:ins>
      <w:r>
        <w:commentReference w:id="0"/>
      </w:r>
      <w:ins w:id="107" w:author="拓维" w:date="2020-12-10T00:34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请求拨付该</w:t>
        </w:r>
      </w:ins>
      <w:ins w:id="108" w:author="拓维" w:date="2020-12-10T00:40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奖补资金款</w:t>
        </w:r>
      </w:ins>
      <w:ins w:id="109" w:author="拓维" w:date="2020-12-10T00:34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。</w:t>
        </w:r>
      </w:ins>
      <w:r>
        <w:rPr>
          <w:rFonts w:hint="eastAsia" w:ascii="宋体" w:hAnsi="宋体" w:cs="宋体"/>
          <w:sz w:val="28"/>
          <w:szCs w:val="28"/>
          <w:lang w:eastAsia="zh-CN"/>
        </w:rPr>
        <w:t>甲方另行委托</w:t>
      </w:r>
      <w:r>
        <w:rPr>
          <w:rFonts w:hint="eastAsia" w:ascii="宋体" w:hAnsi="宋体" w:cs="宋体"/>
          <w:sz w:val="28"/>
          <w:szCs w:val="28"/>
          <w:highlight w:val="yellow"/>
          <w:lang w:eastAsia="zh-CN"/>
        </w:rPr>
        <w:t>村委会</w:t>
      </w:r>
      <w:r>
        <w:rPr>
          <w:rFonts w:hint="eastAsia" w:ascii="宋体" w:hAnsi="宋体" w:cs="宋体"/>
          <w:sz w:val="28"/>
          <w:szCs w:val="28"/>
          <w:lang w:eastAsia="zh-CN"/>
        </w:rPr>
        <w:t>直接将</w:t>
      </w:r>
      <w:ins w:id="110" w:author="拓维" w:date="2020-12-10T00:40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奖补资金款</w:t>
        </w:r>
      </w:ins>
      <w:del w:id="111" w:author="拓维" w:date="2020-12-10T00:40:00Z">
        <w:r>
          <w:rPr>
            <w:rFonts w:hint="eastAsia" w:ascii="宋体" w:hAnsi="宋体" w:cs="宋体"/>
            <w:sz w:val="28"/>
            <w:szCs w:val="28"/>
            <w:lang w:eastAsia="zh-CN"/>
          </w:rPr>
          <w:delText>补助款项</w:delText>
        </w:r>
      </w:del>
      <w:r>
        <w:rPr>
          <w:rFonts w:hint="eastAsia" w:ascii="宋体" w:hAnsi="宋体" w:cs="宋体"/>
          <w:sz w:val="28"/>
          <w:szCs w:val="28"/>
          <w:lang w:eastAsia="zh-CN"/>
        </w:rPr>
        <w:t>汇至乙方</w:t>
      </w:r>
      <w:ins w:id="112" w:author="拓维" w:date="2020-12-10T00:38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指定</w:t>
        </w:r>
      </w:ins>
      <w:r>
        <w:rPr>
          <w:rFonts w:hint="eastAsia" w:ascii="宋体" w:hAnsi="宋体" w:cs="宋体"/>
          <w:sz w:val="28"/>
          <w:szCs w:val="28"/>
          <w:lang w:eastAsia="zh-CN"/>
        </w:rPr>
        <w:t>的帐户</w:t>
      </w:r>
      <w:ins w:id="113" w:author="拓维" w:date="2020-12-10T00:34:00Z">
        <w:r>
          <w:rPr>
            <w:rFonts w:hint="eastAsia" w:ascii="宋体" w:hAnsi="宋体" w:cs="宋体"/>
            <w:sz w:val="28"/>
            <w:szCs w:val="28"/>
            <w:lang w:eastAsia="zh-CN"/>
          </w:rPr>
          <w:t>，</w:t>
        </w:r>
      </w:ins>
      <w:ins w:id="114" w:author="拓维" w:date="2020-12-10T00:34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或</w:t>
        </w:r>
      </w:ins>
      <w:ins w:id="115" w:author="拓维" w:date="2020-12-10T00:35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由乙方持此授权委托书</w:t>
        </w:r>
      </w:ins>
      <w:ins w:id="116" w:author="拓维" w:date="2020-12-10T00:36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向</w:t>
        </w:r>
      </w:ins>
      <w:ins w:id="117" w:author="拓维" w:date="2020-12-10T00:36:00Z">
        <w:r>
          <w:rPr>
            <w:rFonts w:hint="eastAsia" w:ascii="宋体" w:hAnsi="宋体" w:cs="宋体"/>
            <w:sz w:val="28"/>
            <w:szCs w:val="28"/>
            <w:highlight w:val="yellow"/>
            <w:lang w:val="en-US" w:eastAsia="zh-CN"/>
            <w:rPrChange w:id="118" w:author="拓维" w:date="2020-12-10T10:51:00Z"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</w:rPrChange>
          </w:rPr>
          <w:t>村委会</w:t>
        </w:r>
      </w:ins>
      <w:ins w:id="119" w:author="拓维" w:date="2020-12-10T00:36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申请拨付</w:t>
        </w:r>
      </w:ins>
      <w:ins w:id="120" w:author="拓维" w:date="2020-12-10T00:41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奖补资金款</w:t>
        </w:r>
      </w:ins>
      <w:ins w:id="121" w:author="拓维" w:date="2020-12-10T00:38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至乙方指定的账户</w:t>
        </w:r>
      </w:ins>
      <w:r>
        <w:rPr>
          <w:rFonts w:hint="eastAsia" w:ascii="宋体" w:hAnsi="宋体" w:cs="宋体"/>
          <w:sz w:val="28"/>
          <w:szCs w:val="28"/>
          <w:lang w:eastAsia="zh-CN"/>
        </w:rPr>
        <w:t>。</w:t>
      </w:r>
    </w:p>
    <w:p>
      <w:pPr>
        <w:spacing w:line="600" w:lineRule="exact"/>
        <w:ind w:firstLine="560"/>
        <w:rPr>
          <w:ins w:id="123" w:author="拓维" w:date="2020-12-10T00:37:00Z"/>
          <w:rFonts w:hint="eastAsia" w:ascii="宋体" w:hAnsi="宋体" w:cs="宋体"/>
          <w:sz w:val="28"/>
          <w:szCs w:val="28"/>
          <w:lang w:val="en-US" w:eastAsia="zh-CN"/>
        </w:rPr>
        <w:pPrChange w:id="122" w:author="hp" w:date="2021-06-16T17:25:35Z">
          <w:pPr>
            <w:ind w:firstLine="560"/>
          </w:pPr>
        </w:pPrChange>
      </w:pPr>
      <w:ins w:id="124" w:author="拓维" w:date="2020-12-10T00:36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乙方</w:t>
        </w:r>
      </w:ins>
      <w:ins w:id="125" w:author="拓维" w:date="2020-12-10T00:38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指定</w:t>
        </w:r>
      </w:ins>
      <w:ins w:id="126" w:author="拓维" w:date="2020-12-10T00:36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的账户信息如下：</w:t>
        </w:r>
      </w:ins>
    </w:p>
    <w:p>
      <w:pPr>
        <w:spacing w:line="600" w:lineRule="exact"/>
        <w:ind w:firstLine="560"/>
        <w:rPr>
          <w:ins w:id="128" w:author="拓维" w:date="2020-12-10T00:36:00Z"/>
          <w:rFonts w:hint="default" w:ascii="宋体" w:hAnsi="宋体" w:cs="宋体"/>
          <w:sz w:val="28"/>
          <w:szCs w:val="28"/>
          <w:lang w:val="en-US" w:eastAsia="zh-CN"/>
        </w:rPr>
        <w:pPrChange w:id="127" w:author="hp" w:date="2021-06-16T17:25:35Z">
          <w:pPr>
            <w:ind w:firstLine="560"/>
          </w:pPr>
        </w:pPrChange>
      </w:pPr>
      <w:ins w:id="129" w:author="拓维" w:date="2020-12-10T00:37:00Z">
        <w:commentRangeStart w:id="1"/>
        <w:r>
          <w:rPr>
            <w:rFonts w:hint="eastAsia" w:ascii="宋体" w:hAnsi="宋体" w:cs="宋体"/>
            <w:sz w:val="28"/>
            <w:szCs w:val="28"/>
            <w:lang w:val="en-US" w:eastAsia="zh-CN"/>
          </w:rPr>
          <w:t>户名：xxxxxxxxxxx</w:t>
        </w:r>
      </w:ins>
    </w:p>
    <w:p>
      <w:pPr>
        <w:spacing w:line="600" w:lineRule="exact"/>
        <w:ind w:firstLine="560"/>
        <w:rPr>
          <w:ins w:id="131" w:author="拓维" w:date="2020-12-10T00:37:00Z"/>
          <w:rFonts w:hint="eastAsia" w:ascii="宋体" w:hAnsi="宋体" w:cs="宋体"/>
          <w:sz w:val="28"/>
          <w:szCs w:val="28"/>
          <w:lang w:val="en-US" w:eastAsia="zh-CN"/>
        </w:rPr>
        <w:pPrChange w:id="130" w:author="hp" w:date="2021-06-16T17:25:35Z">
          <w:pPr>
            <w:ind w:firstLine="560"/>
          </w:pPr>
        </w:pPrChange>
      </w:pPr>
      <w:ins w:id="132" w:author="拓维" w:date="2020-12-10T00:36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开户行</w:t>
        </w:r>
      </w:ins>
      <w:ins w:id="133" w:author="拓维" w:date="2020-12-10T00:37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：xxxxxxxxxxx</w:t>
        </w:r>
      </w:ins>
    </w:p>
    <w:p>
      <w:pPr>
        <w:spacing w:line="600" w:lineRule="exact"/>
        <w:ind w:firstLine="560"/>
        <w:rPr>
          <w:rFonts w:hint="default" w:ascii="宋体" w:hAnsi="宋体" w:cs="宋体"/>
          <w:sz w:val="28"/>
          <w:szCs w:val="28"/>
          <w:lang w:val="en-US" w:eastAsia="zh-CN"/>
        </w:rPr>
        <w:pPrChange w:id="134" w:author="hp" w:date="2021-06-16T17:25:35Z">
          <w:pPr>
            <w:ind w:firstLine="560"/>
          </w:pPr>
        </w:pPrChange>
      </w:pPr>
      <w:ins w:id="135" w:author="拓维" w:date="2020-12-10T00:37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账号：xxxxxxxxxxx</w:t>
        </w:r>
        <w:commentRangeEnd w:id="1"/>
      </w:ins>
      <w:r>
        <w:commentReference w:id="1"/>
      </w:r>
    </w:p>
    <w:p>
      <w:pPr>
        <w:spacing w:line="600" w:lineRule="exact"/>
        <w:ind w:firstLine="560" w:firstLineChars="200"/>
        <w:rPr>
          <w:rFonts w:ascii="宋体" w:hAnsi="宋体" w:cs="Times New Roman"/>
          <w:sz w:val="28"/>
          <w:szCs w:val="28"/>
          <w:lang w:eastAsia="zh-CN"/>
        </w:rPr>
        <w:pPrChange w:id="136" w:author="hp" w:date="2021-06-16T17:26:23Z">
          <w:pPr/>
        </w:pPrChange>
      </w:pPr>
      <w:del w:id="137" w:author="拓维" w:date="2020-12-10T01:27:00Z">
        <w:r>
          <w:rPr>
            <w:rFonts w:hint="default" w:ascii="宋体" w:hAnsi="宋体" w:cs="Times New Roman"/>
            <w:sz w:val="28"/>
            <w:szCs w:val="28"/>
            <w:lang w:val="en-US" w:eastAsia="zh-CN"/>
          </w:rPr>
          <w:delText>六</w:delText>
        </w:r>
      </w:del>
      <w:ins w:id="138" w:author="拓维" w:date="2020-12-10T01:27:00Z">
        <w:r>
          <w:rPr>
            <w:rFonts w:hint="eastAsia" w:ascii="宋体" w:hAnsi="宋体" w:cs="Times New Roman"/>
            <w:sz w:val="28"/>
            <w:szCs w:val="28"/>
            <w:lang w:val="en-US" w:eastAsia="zh-CN"/>
          </w:rPr>
          <w:t>八</w:t>
        </w:r>
      </w:ins>
      <w:r>
        <w:rPr>
          <w:rFonts w:hint="eastAsia" w:ascii="宋体" w:hAnsi="宋体" w:cs="Times New Roman"/>
          <w:sz w:val="28"/>
          <w:szCs w:val="28"/>
          <w:lang w:eastAsia="zh-CN"/>
        </w:rPr>
        <w:t>、本合同由榕山村委会监证。</w:t>
      </w:r>
    </w:p>
    <w:p>
      <w:pPr>
        <w:spacing w:line="600" w:lineRule="exact"/>
        <w:ind w:firstLine="560" w:firstLineChars="200"/>
        <w:rPr>
          <w:rFonts w:hint="eastAsia" w:ascii="宋体" w:hAnsi="宋体" w:cs="宋体"/>
          <w:sz w:val="28"/>
          <w:szCs w:val="28"/>
          <w:lang w:eastAsia="zh-CN"/>
        </w:rPr>
        <w:pPrChange w:id="139" w:author="hp" w:date="2021-06-16T17:26:25Z">
          <w:pPr/>
        </w:pPrChange>
      </w:pPr>
      <w:del w:id="140" w:author="拓维" w:date="2020-12-10T01:27:00Z">
        <w:r>
          <w:rPr>
            <w:rFonts w:hint="default" w:ascii="宋体" w:hAnsi="宋体" w:cs="宋体"/>
            <w:sz w:val="28"/>
            <w:szCs w:val="28"/>
            <w:lang w:val="en-US" w:eastAsia="zh-CN"/>
          </w:rPr>
          <w:delText>七</w:delText>
        </w:r>
      </w:del>
      <w:ins w:id="141" w:author="拓维" w:date="2020-12-10T01:27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九</w:t>
        </w:r>
      </w:ins>
      <w:r>
        <w:rPr>
          <w:rFonts w:hint="eastAsia" w:ascii="宋体" w:hAnsi="宋体" w:cs="宋体"/>
          <w:sz w:val="28"/>
          <w:szCs w:val="28"/>
          <w:lang w:eastAsia="zh-CN"/>
        </w:rPr>
        <w:t>、本合同甲、乙双方及</w:t>
      </w:r>
      <w:bookmarkStart w:id="5" w:name="_Hlk526862044"/>
      <w:r>
        <w:rPr>
          <w:rFonts w:hint="eastAsia" w:ascii="宋体" w:hAnsi="宋体" w:cs="宋体"/>
          <w:sz w:val="28"/>
          <w:szCs w:val="28"/>
          <w:lang w:eastAsia="zh-CN"/>
        </w:rPr>
        <w:t>监</w:t>
      </w:r>
      <w:bookmarkEnd w:id="5"/>
      <w:r>
        <w:rPr>
          <w:rFonts w:hint="eastAsia" w:ascii="宋体" w:hAnsi="宋体" w:cs="宋体"/>
          <w:sz w:val="28"/>
          <w:szCs w:val="28"/>
          <w:lang w:eastAsia="zh-CN"/>
        </w:rPr>
        <w:t>证方签章后生效。</w:t>
      </w:r>
    </w:p>
    <w:p>
      <w:pPr>
        <w:spacing w:line="600" w:lineRule="exact"/>
        <w:ind w:firstLine="560" w:firstLineChars="200"/>
        <w:rPr>
          <w:rFonts w:ascii="宋体" w:hAnsi="宋体" w:cs="Times New Roman"/>
          <w:sz w:val="28"/>
          <w:szCs w:val="28"/>
          <w:lang w:eastAsia="zh-CN"/>
        </w:rPr>
        <w:pPrChange w:id="142" w:author="hp" w:date="2021-06-16T17:26:27Z">
          <w:pPr/>
        </w:pPrChange>
      </w:pPr>
      <w:del w:id="143" w:author="拓维" w:date="2020-12-10T01:27:00Z">
        <w:r>
          <w:rPr>
            <w:rFonts w:hint="default" w:ascii="宋体" w:hAnsi="宋体" w:cs="宋体"/>
            <w:sz w:val="28"/>
            <w:szCs w:val="28"/>
            <w:lang w:val="en-US" w:eastAsia="zh-CN"/>
          </w:rPr>
          <w:delText>八</w:delText>
        </w:r>
      </w:del>
      <w:ins w:id="144" w:author="拓维" w:date="2020-12-10T01:27:00Z">
        <w:r>
          <w:rPr>
            <w:rFonts w:hint="eastAsia" w:ascii="宋体" w:hAnsi="宋体" w:cs="宋体"/>
            <w:sz w:val="28"/>
            <w:szCs w:val="28"/>
            <w:lang w:val="en-US" w:eastAsia="zh-CN"/>
          </w:rPr>
          <w:t>十</w:t>
        </w:r>
      </w:ins>
      <w:r>
        <w:rPr>
          <w:rFonts w:hint="eastAsia" w:ascii="宋体" w:hAnsi="宋体" w:cs="宋体"/>
          <w:sz w:val="28"/>
          <w:szCs w:val="28"/>
          <w:lang w:eastAsia="zh-CN"/>
        </w:rPr>
        <w:t>、本合同一式三份，甲方、乙方及监证方各一份。</w:t>
      </w:r>
    </w:p>
    <w:p>
      <w:pPr>
        <w:spacing w:line="600" w:lineRule="exact"/>
        <w:rPr>
          <w:rFonts w:ascii="宋体" w:hAnsi="宋体" w:cs="宋体"/>
          <w:sz w:val="28"/>
          <w:szCs w:val="28"/>
          <w:lang w:eastAsia="zh-CN"/>
        </w:rPr>
        <w:pPrChange w:id="145" w:author="hp" w:date="2021-06-16T17:25:35Z">
          <w:pPr/>
        </w:pPrChange>
      </w:pPr>
      <w:r>
        <w:rPr>
          <w:rFonts w:hint="eastAsia" w:ascii="宋体" w:hAnsi="宋体" w:cs="宋体"/>
          <w:sz w:val="28"/>
          <w:szCs w:val="28"/>
          <w:lang w:eastAsia="zh-CN"/>
        </w:rPr>
        <w:t>甲方（签字）：</w:t>
      </w:r>
      <w:r>
        <w:rPr>
          <w:rFonts w:hint="eastAsia" w:ascii="宋体" w:hAnsi="宋体" w:cs="Times New Roman"/>
          <w:sz w:val="28"/>
          <w:szCs w:val="28"/>
          <w:lang w:eastAsia="zh-CN"/>
        </w:rPr>
        <w:t xml:space="preserve"> </w:t>
      </w:r>
      <w:r>
        <w:rPr>
          <w:rFonts w:ascii="宋体" w:hAnsi="宋体" w:cs="Times New Roman"/>
          <w:sz w:val="28"/>
          <w:szCs w:val="28"/>
          <w:lang w:eastAsia="zh-CN"/>
        </w:rPr>
        <w:t xml:space="preserve">             </w:t>
      </w:r>
      <w:r>
        <w:rPr>
          <w:rFonts w:hint="eastAsia" w:ascii="宋体" w:hAnsi="宋体" w:cs="宋体"/>
          <w:sz w:val="28"/>
          <w:szCs w:val="28"/>
          <w:lang w:eastAsia="zh-CN"/>
        </w:rPr>
        <w:t>乙方（签字）：</w:t>
      </w:r>
    </w:p>
    <w:p>
      <w:pPr>
        <w:spacing w:line="600" w:lineRule="exact"/>
        <w:rPr>
          <w:rFonts w:hint="eastAsia" w:ascii="宋体" w:hAnsi="宋体" w:cs="宋体"/>
          <w:sz w:val="28"/>
          <w:szCs w:val="28"/>
          <w:lang w:eastAsia="zh-CN"/>
        </w:rPr>
        <w:pPrChange w:id="146" w:author="hp" w:date="2021-06-16T17:25:35Z">
          <w:pPr/>
        </w:pPrChange>
      </w:pPr>
      <w:r>
        <w:rPr>
          <w:rFonts w:hint="eastAsia" w:ascii="宋体" w:hAnsi="宋体" w:cs="宋体"/>
          <w:sz w:val="28"/>
          <w:szCs w:val="28"/>
          <w:lang w:eastAsia="zh-CN"/>
        </w:rPr>
        <w:t>监证方：</w:t>
      </w:r>
    </w:p>
    <w:p>
      <w:pPr>
        <w:spacing w:line="600" w:lineRule="exact"/>
        <w:ind w:firstLine="4480" w:firstLineChars="1600"/>
        <w:rPr>
          <w:rFonts w:ascii="宋体" w:hAnsi="宋体" w:cs="宋体"/>
          <w:sz w:val="28"/>
          <w:szCs w:val="28"/>
          <w:lang w:eastAsia="zh-CN"/>
        </w:rPr>
        <w:pPrChange w:id="147" w:author="hp" w:date="2021-06-16T17:25:35Z">
          <w:pPr>
            <w:ind w:firstLine="4480" w:firstLineChars="1600"/>
          </w:pPr>
        </w:pPrChange>
      </w:pPr>
      <w:r>
        <w:rPr>
          <w:rFonts w:ascii="宋体" w:hAnsi="宋体" w:cs="宋体"/>
          <w:sz w:val="28"/>
          <w:szCs w:val="28"/>
          <w:lang w:eastAsia="zh-CN"/>
        </w:rPr>
        <w:t xml:space="preserve"> </w:t>
      </w:r>
      <w:ins w:id="148" w:author="ONEPLUS A6000" w:date="2021-01-19T17:17:00Z">
        <w:r>
          <w:rPr>
            <w:rFonts w:ascii="宋体" w:hAnsi="宋体" w:cs="宋体"/>
            <w:sz w:val="28"/>
            <w:szCs w:val="28"/>
            <w:lang w:val="en-US" w:eastAsia="zh-CN"/>
          </w:rPr>
          <w:t>2020</w:t>
        </w:r>
      </w:ins>
      <w:del w:id="149" w:author="ONEPLUS A6000" w:date="2021-01-19T17:17:00Z">
        <w:r>
          <w:rPr>
            <w:rFonts w:hint="eastAsia" w:ascii="宋体" w:hAnsi="宋体" w:cs="宋体"/>
            <w:sz w:val="28"/>
            <w:szCs w:val="28"/>
            <w:lang w:eastAsia="zh-CN"/>
          </w:rPr>
          <w:delText>二〇一八</w:delText>
        </w:r>
      </w:del>
      <w:r>
        <w:rPr>
          <w:rFonts w:hint="eastAsia" w:ascii="宋体" w:hAnsi="宋体" w:cs="宋体"/>
          <w:sz w:val="28"/>
          <w:szCs w:val="28"/>
          <w:lang w:eastAsia="zh-CN"/>
        </w:rPr>
        <w:t>年</w:t>
      </w:r>
      <w:del w:id="150" w:author="ONEPLUS A6000" w:date="2021-01-19T17:17:00Z">
        <w:r>
          <w:rPr>
            <w:rFonts w:hint="eastAsia" w:ascii="宋体" w:hAnsi="宋体" w:cs="宋体"/>
            <w:sz w:val="28"/>
            <w:szCs w:val="28"/>
            <w:lang w:eastAsia="zh-CN"/>
          </w:rPr>
          <w:delText>九</w:delText>
        </w:r>
      </w:del>
      <w:ins w:id="151" w:author="ONEPLUS A6000" w:date="2021-01-19T17:17:00Z">
        <w:r>
          <w:rPr>
            <w:rFonts w:hint="default" w:ascii="宋体" w:hAnsi="宋体" w:cs="宋体"/>
            <w:sz w:val="28"/>
            <w:szCs w:val="28"/>
            <w:lang w:val="en-US" w:eastAsia="zh-CN"/>
          </w:rPr>
          <w:t xml:space="preserve"> </w:t>
        </w:r>
      </w:ins>
      <w:r>
        <w:rPr>
          <w:rFonts w:hint="eastAsia" w:ascii="宋体" w:hAnsi="宋体" w:cs="宋体"/>
          <w:sz w:val="28"/>
          <w:szCs w:val="28"/>
          <w:lang w:eastAsia="zh-CN"/>
        </w:rPr>
        <w:t>月</w:t>
      </w:r>
      <w:ins w:id="152" w:author="ONEPLUS A6000" w:date="2021-01-19T17:17:00Z">
        <w:r>
          <w:rPr>
            <w:rFonts w:hint="default" w:ascii="宋体" w:hAnsi="宋体" w:cs="宋体"/>
            <w:sz w:val="28"/>
            <w:szCs w:val="28"/>
            <w:lang w:val="en-US" w:eastAsia="zh-CN"/>
          </w:rPr>
          <w:t xml:space="preserve"> </w:t>
        </w:r>
      </w:ins>
      <w:ins w:id="153" w:author="hp" w:date="2021-06-16T17:26:31Z">
        <w:r>
          <w:rPr>
            <w:rFonts w:hint="eastAsia" w:ascii="宋体" w:hAnsi="宋体" w:cs="宋体"/>
            <w:sz w:val="28"/>
            <w:szCs w:val="28"/>
            <w:lang w:val="en-US" w:eastAsia="zh-CN"/>
          </w:rPr>
          <w:t xml:space="preserve"> </w:t>
        </w:r>
      </w:ins>
      <w:del w:id="154" w:author="ONEPLUS A6000" w:date="2021-01-19T17:17:00Z">
        <w:r>
          <w:rPr>
            <w:rFonts w:hint="eastAsia" w:ascii="宋体" w:hAnsi="宋体" w:cs="宋体"/>
            <w:sz w:val="28"/>
            <w:szCs w:val="28"/>
            <w:lang w:eastAsia="zh-CN"/>
          </w:rPr>
          <w:delText>九</w:delText>
        </w:r>
      </w:del>
      <w:r>
        <w:rPr>
          <w:rFonts w:hint="eastAsia" w:ascii="宋体" w:hAnsi="宋体" w:cs="宋体"/>
          <w:sz w:val="28"/>
          <w:szCs w:val="28"/>
          <w:lang w:eastAsia="zh-CN"/>
        </w:rPr>
        <w:t>日</w:t>
      </w:r>
    </w:p>
    <w:p>
      <w:pPr>
        <w:jc w:val="center"/>
        <w:rPr>
          <w:ins w:id="155" w:author="hp" w:date="2021-06-16T17:35:11Z"/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ascii="宋体" w:hAnsi="宋体" w:cs="宋体"/>
          <w:sz w:val="28"/>
          <w:szCs w:val="28"/>
          <w:lang w:eastAsia="zh-CN"/>
        </w:rPr>
        <w:br w:type="page"/>
      </w:r>
      <w:ins w:id="156" w:author="hp" w:date="2021-06-16T17:35:11Z">
        <w:r>
          <w:rPr>
            <w:rFonts w:hint="eastAsia" w:ascii="方正小标宋简体" w:hAnsi="方正小标宋简体" w:eastAsia="方正小标宋简体" w:cs="方正小标宋简体"/>
            <w:sz w:val="44"/>
            <w:szCs w:val="44"/>
          </w:rPr>
          <w:t>授权委托书</w:t>
        </w:r>
      </w:ins>
    </w:p>
    <w:p>
      <w:pPr>
        <w:jc w:val="center"/>
        <w:rPr>
          <w:ins w:id="157" w:author="hp" w:date="2021-06-16T17:35:11Z"/>
          <w:rFonts w:hint="eastAsia" w:ascii="仿宋_GB2312" w:hAnsi="仿宋_GB2312" w:eastAsia="仿宋_GB2312" w:cs="仿宋_GB2312"/>
          <w:sz w:val="28"/>
          <w:szCs w:val="28"/>
          <w:lang w:eastAsia="zh-CN"/>
        </w:rPr>
      </w:pPr>
      <w:ins w:id="158" w:author="hp" w:date="2021-06-16T17:35:11Z">
        <w:r>
          <w:rPr>
            <w:rFonts w:hint="eastAsia" w:ascii="仿宋_GB2312" w:hAnsi="仿宋_GB2312" w:eastAsia="仿宋_GB2312" w:cs="仿宋_GB2312"/>
            <w:sz w:val="28"/>
            <w:szCs w:val="28"/>
            <w:lang w:eastAsia="zh-CN"/>
          </w:rPr>
          <w:t>（</w:t>
        </w:r>
      </w:ins>
      <w:ins w:id="159" w:author="hp" w:date="2021-06-16T17:35:11Z">
        <w:r>
          <w:rPr>
            <w:rFonts w:hint="eastAsia" w:ascii="仿宋_GB2312" w:hAnsi="仿宋_GB2312" w:eastAsia="仿宋_GB2312" w:cs="仿宋_GB2312"/>
            <w:sz w:val="28"/>
            <w:szCs w:val="28"/>
            <w:lang w:val="en-US" w:eastAsia="zh-CN"/>
          </w:rPr>
          <w:t>委托村委会统一招投标</w:t>
        </w:r>
      </w:ins>
      <w:ins w:id="160" w:author="hp" w:date="2021-06-16T17:35:11Z">
        <w:r>
          <w:rPr>
            <w:rFonts w:hint="eastAsia" w:ascii="仿宋_GB2312" w:hAnsi="仿宋_GB2312" w:eastAsia="仿宋_GB2312" w:cs="仿宋_GB2312"/>
            <w:sz w:val="28"/>
            <w:szCs w:val="28"/>
            <w:lang w:eastAsia="zh-CN"/>
          </w:rPr>
          <w:t>）</w:t>
        </w:r>
      </w:ins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ins w:id="161" w:author="hp" w:date="2021-06-16T17:35:11Z"/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ins w:id="162" w:author="hp" w:date="2021-06-16T17:35:11Z"/>
          <w:rFonts w:hint="eastAsia" w:ascii="仿宋_GB2312" w:hAnsi="仿宋_GB2312" w:eastAsia="仿宋_GB2312" w:cs="仿宋_GB2312"/>
          <w:sz w:val="32"/>
          <w:szCs w:val="32"/>
          <w:lang w:eastAsia="zh-CN"/>
        </w:rPr>
      </w:pPr>
      <w:ins w:id="163" w:author="hp" w:date="2021-06-16T17:35:11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本人系</w:t>
        </w:r>
      </w:ins>
      <w:ins w:id="164" w:author="hp" w:date="2021-06-16T17:35:11Z">
        <w:r>
          <w:rPr>
            <w:rFonts w:hint="eastAsia" w:ascii="仿宋_GB2312" w:hAnsi="仿宋_GB2312" w:eastAsia="仿宋_GB2312" w:cs="仿宋_GB2312"/>
            <w:sz w:val="32"/>
            <w:szCs w:val="32"/>
            <w:u w:val="single"/>
            <w:lang w:val="en-US" w:eastAsia="zh-CN"/>
          </w:rPr>
          <w:t xml:space="preserve">           </w:t>
        </w:r>
      </w:ins>
      <w:ins w:id="165" w:author="hp" w:date="2021-06-16T17:35:11Z">
        <w:r>
          <w:rPr>
            <w:rFonts w:hint="eastAsia" w:ascii="仿宋_GB2312" w:hAnsi="仿宋_GB2312" w:eastAsia="仿宋_GB2312" w:cs="仿宋_GB2312"/>
            <w:sz w:val="32"/>
            <w:szCs w:val="32"/>
            <w:u w:val="none"/>
            <w:lang w:val="en-US" w:eastAsia="zh-CN"/>
          </w:rPr>
          <w:t>村村民，根据实验区农村人居环境整治工作部署，本人自愿申请在自家房屋旁进行户厕无害化改造及污水接纳管，以共同改进农村污水治理环境</w:t>
        </w:r>
      </w:ins>
      <w:ins w:id="166" w:author="hp" w:date="2021-06-16T17:35:11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t>。</w:t>
        </w:r>
      </w:ins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ins w:id="167" w:author="hp" w:date="2021-06-16T17:35:11Z"/>
          <w:rFonts w:hint="eastAsia" w:ascii="仿宋_GB2312" w:hAnsi="仿宋_GB2312" w:eastAsia="仿宋_GB2312" w:cs="仿宋_GB2312"/>
          <w:sz w:val="32"/>
          <w:szCs w:val="32"/>
        </w:rPr>
      </w:pPr>
      <w:ins w:id="168" w:author="hp" w:date="2021-06-16T17:35:11Z">
        <w:r>
          <w:rPr>
            <w:rFonts w:hint="eastAsia" w:ascii="仿宋_GB2312" w:hAnsi="仿宋_GB2312" w:eastAsia="仿宋_GB2312" w:cs="仿宋_GB2312"/>
            <w:sz w:val="32"/>
            <w:szCs w:val="32"/>
          </w:rPr>
          <w:t>基于减少人工成本、设备</w:t>
        </w:r>
      </w:ins>
      <w:ins w:id="169" w:author="hp" w:date="2021-06-16T17:35:11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采</w:t>
        </w:r>
      </w:ins>
      <w:ins w:id="170" w:author="hp" w:date="2021-06-16T17:35:11Z">
        <w:r>
          <w:rPr>
            <w:rFonts w:hint="eastAsia" w:ascii="仿宋_GB2312" w:hAnsi="仿宋_GB2312" w:eastAsia="仿宋_GB2312" w:cs="仿宋_GB2312"/>
            <w:sz w:val="32"/>
            <w:szCs w:val="32"/>
          </w:rPr>
          <w:t>购成本、</w:t>
        </w:r>
      </w:ins>
      <w:ins w:id="171" w:author="hp" w:date="2021-06-16T17:35:11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污水接纳管材料成本、施工规范性技术性</w:t>
        </w:r>
      </w:ins>
      <w:ins w:id="172" w:author="hp" w:date="2021-06-16T17:35:11Z">
        <w:r>
          <w:rPr>
            <w:rFonts w:hint="eastAsia" w:ascii="仿宋_GB2312" w:hAnsi="仿宋_GB2312" w:eastAsia="仿宋_GB2312" w:cs="仿宋_GB2312"/>
            <w:sz w:val="32"/>
            <w:szCs w:val="32"/>
          </w:rPr>
          <w:t>等原因,</w:t>
        </w:r>
      </w:ins>
      <w:ins w:id="173" w:author="hp" w:date="2021-06-16T17:35:11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本人愿意</w:t>
        </w:r>
      </w:ins>
      <w:ins w:id="174" w:author="hp" w:date="2021-06-16T17:35:11Z">
        <w:r>
          <w:rPr>
            <w:rFonts w:hint="eastAsia" w:ascii="仿宋_GB2312" w:hAnsi="仿宋_GB2312" w:eastAsia="仿宋_GB2312" w:cs="仿宋_GB2312"/>
            <w:sz w:val="32"/>
            <w:szCs w:val="32"/>
          </w:rPr>
          <w:t>委托我村村委会进行</w:t>
        </w:r>
      </w:ins>
      <w:ins w:id="175" w:author="hp" w:date="2021-06-16T17:35:11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统一委托施工</w:t>
        </w:r>
      </w:ins>
      <w:ins w:id="176" w:author="hp" w:date="2021-06-16T17:35:11Z">
        <w:r>
          <w:rPr>
            <w:rFonts w:hint="eastAsia" w:ascii="仿宋_GB2312" w:hAnsi="仿宋_GB2312" w:eastAsia="仿宋_GB2312" w:cs="仿宋_GB2312"/>
            <w:sz w:val="32"/>
            <w:szCs w:val="32"/>
          </w:rPr>
          <w:t>,</w:t>
        </w:r>
      </w:ins>
      <w:ins w:id="177" w:author="hp" w:date="2021-06-16T17:35:11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施工内容包括户厕无害化改造及户厕末端与污水管网的衔接（接纳管）等，具体承包与施工方式以村民代表商议为准。</w:t>
        </w:r>
      </w:ins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ins w:id="178" w:author="hp" w:date="2021-06-16T17:35:11Z"/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ins w:id="179" w:author="hp" w:date="2021-06-16T17:35:11Z"/>
          <w:rFonts w:hint="eastAsia" w:ascii="仿宋_GB2312" w:hAnsi="仿宋_GB2312" w:eastAsia="仿宋_GB2312" w:cs="仿宋_GB2312"/>
          <w:sz w:val="32"/>
          <w:szCs w:val="32"/>
        </w:rPr>
      </w:pPr>
      <w:ins w:id="180" w:author="hp" w:date="2021-06-16T17:35:11Z">
        <w:r>
          <w:rPr>
            <w:rFonts w:hint="eastAsia" w:ascii="仿宋_GB2312" w:hAnsi="仿宋_GB2312" w:eastAsia="仿宋_GB2312" w:cs="仿宋_GB2312"/>
            <w:sz w:val="32"/>
            <w:szCs w:val="32"/>
          </w:rPr>
          <w:t>附</w:t>
        </w:r>
      </w:ins>
      <w:ins w:id="181" w:author="hp" w:date="2021-06-16T17:35:11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t>：</w:t>
        </w:r>
      </w:ins>
      <w:ins w:id="182" w:author="hp" w:date="2021-06-16T17:35:11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户口簿复印件（户口簿首页和户主本人页）</w:t>
        </w:r>
      </w:ins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ins w:id="183" w:author="hp" w:date="2021-06-16T17:35:11Z"/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ins w:id="184" w:author="hp" w:date="2021-06-16T17:35:11Z"/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</w:pPr>
    </w:p>
    <w:p>
      <w:pPr>
        <w:wordWrap w:val="0"/>
        <w:jc w:val="right"/>
        <w:rPr>
          <w:ins w:id="185" w:author="hp" w:date="2021-06-16T17:35:11Z"/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ins w:id="186" w:author="hp" w:date="2021-06-16T17:35:11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 xml:space="preserve">委托人（签章）：            </w:t>
        </w:r>
      </w:ins>
    </w:p>
    <w:p>
      <w:pPr>
        <w:wordWrap w:val="0"/>
        <w:jc w:val="right"/>
        <w:rPr>
          <w:ins w:id="187" w:author="hp" w:date="2021-06-16T17:35:11Z"/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ins w:id="188" w:author="hp" w:date="2021-06-16T17:35:11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 xml:space="preserve">2020年11月 日        </w:t>
        </w:r>
      </w:ins>
    </w:p>
    <w:p>
      <w:pPr>
        <w:spacing w:line="600" w:lineRule="exact"/>
        <w:pPrChange w:id="189" w:author="hp" w:date="2021-06-16T17:25:35Z">
          <w:pPr/>
        </w:pPrChange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拓维" w:date="2020-12-10T00:35:00Z" w:initials="">
    <w:p w14:paraId="1FFD5908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实际发放奖补的是哪个村委会？是否为榕山村委会？建议写明全称。</w:t>
      </w:r>
    </w:p>
  </w:comment>
  <w:comment w:id="1" w:author="拓维" w:date="2020-12-10T00:37:00Z" w:initials="">
    <w:p w14:paraId="6A390D67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建议根据具体情况完善该信息。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FFD5908" w15:done="0"/>
  <w15:commentEx w15:paraId="6A390D67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Snap ITC">
    <w:panose1 w:val="04040A07060A02020202"/>
    <w:charset w:val="00"/>
    <w:family w:val="auto"/>
    <w:pitch w:val="default"/>
    <w:sig w:usb0="00000003" w:usb1="00000000" w:usb2="00000000" w:usb3="00000000" w:csb0="20000001" w:csb1="00000000"/>
  </w:font>
  <w:font w:name="Showcard Gothic">
    <w:panose1 w:val="04020904020102020604"/>
    <w:charset w:val="00"/>
    <w:family w:val="auto"/>
    <w:pitch w:val="default"/>
    <w:sig w:usb0="00000003" w:usb1="00000000" w:usb2="00000000" w:usb3="00000000" w:csb0="20000001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ONEPLUS A6000">
    <w15:presenceInfo w15:providerId="None" w15:userId="ONEPLUS A6000"/>
  </w15:person>
  <w15:person w15:author="拓维">
    <w15:presenceInfo w15:providerId="None" w15:userId="拓维"/>
  </w15:person>
  <w15:person w15:author="hp">
    <w15:presenceInfo w15:providerId="None" w15:userId="hp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revisionView w:markup="0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3F2743"/>
    <w:rsid w:val="0B7C1C58"/>
    <w:rsid w:val="3EB32005"/>
    <w:rsid w:val="5DF942E8"/>
    <w:rsid w:val="72CD1872"/>
    <w:rsid w:val="7AB94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Calibri" w:hAnsi="Calibri" w:eastAsia="宋体" w:cs="宋体"/>
      <w:sz w:val="22"/>
      <w:szCs w:val="22"/>
      <w:lang w:val="en-US" w:eastAsia="en-US" w:bidi="ar-SA"/>
    </w:rPr>
  </w:style>
  <w:style w:type="character" w:default="1" w:styleId="4">
    <w:name w:val="Default Paragraph Font"/>
    <w:qFormat/>
    <w:uiPriority w:val="0"/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f12d1d5-95bf-4d19-a20f-aa9521211bd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688</Words>
  <Characters>748</Characters>
  <Paragraphs>28</Paragraphs>
  <TotalTime>1</TotalTime>
  <ScaleCrop>false</ScaleCrop>
  <LinksUpToDate>false</LinksUpToDate>
  <CharactersWithSpaces>785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2020-12-02T04:04:00Z</dcterms:created>
  <dc:creator>Administrator</dc:creator>
  <cp:lastModifiedBy>hp</cp:lastModifiedBy>
  <dcterms:modified xsi:type="dcterms:W3CDTF">2021-06-16T09:36:16Z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6F1EE7CE5EE8418D82AA9B9E798FBB26</vt:lpwstr>
  </property>
</Properties>
</file>