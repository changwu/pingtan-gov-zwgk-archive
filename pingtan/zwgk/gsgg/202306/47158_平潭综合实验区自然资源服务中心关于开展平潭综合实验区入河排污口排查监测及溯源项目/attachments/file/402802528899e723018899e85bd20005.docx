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2"/>
        <w:keepNext/>
        <w:keepLines/>
        <w:numPr>
          <w:ilvl w:val="0"/>
          <w:numId w:val="0"/>
        </w:numPr>
        <w:ind w:left="0" w:firstLine="0"/>
        <w:jc w:val="both"/>
        <w:rPr>
          <w:ins w:id="0" w:author="傅阳磊" w:date="2023-06-05T16:36:58Z"/>
          <w:rFonts w:hint="eastAsia" w:ascii="黑体" w:hAnsi="黑体" w:eastAsia="黑体" w:cs="黑体"/>
          <w:sz w:val="32"/>
          <w:szCs w:val="32"/>
          <w:lang w:eastAsia="zh-CN"/>
        </w:rPr>
      </w:pPr>
      <w:bookmarkStart w:id="0" w:name="_Toc68076666"/>
      <w:r>
        <w:rPr>
          <w:rFonts w:hint="eastAsia" w:ascii="黑体" w:hAnsi="黑体" w:eastAsia="黑体" w:cs="黑体"/>
          <w:sz w:val="32"/>
          <w:szCs w:val="32"/>
          <w:lang w:eastAsia="zh-CN"/>
        </w:rPr>
        <w:t>附件</w:t>
      </w:r>
      <w:r>
        <w:rPr>
          <w:rFonts w:hint="eastAsia" w:ascii="黑体" w:hAnsi="黑体" w:eastAsia="黑体" w:cs="黑体"/>
          <w:sz w:val="32"/>
          <w:szCs w:val="32"/>
          <w:lang w:val="en-US" w:eastAsia="zh-CN"/>
        </w:rPr>
        <w:t>2</w:t>
      </w:r>
    </w:p>
    <w:p>
      <w:pPr>
        <w:pStyle w:val="2"/>
        <w:keepNext/>
        <w:keepLines/>
        <w:numPr>
          <w:ilvl w:val="0"/>
          <w:numId w:val="4"/>
        </w:numPr>
        <w:ind w:left="0" w:firstLine="0"/>
      </w:pPr>
      <w:r>
        <w:rPr>
          <w:rFonts w:hint="eastAsia"/>
        </w:rPr>
        <w:t>工作范围与对象</w:t>
      </w:r>
      <w:bookmarkEnd w:id="0"/>
    </w:p>
    <w:p>
      <w:pPr>
        <w:pStyle w:val="3"/>
        <w:keepNext/>
        <w:keepLines/>
        <w:numPr>
          <w:ilvl w:val="1"/>
          <w:numId w:val="4"/>
        </w:numPr>
        <w:tabs>
          <w:tab w:val="left" w:pos="567"/>
        </w:tabs>
        <w:spacing w:before="120" w:after="120"/>
        <w:jc w:val="both"/>
        <w:rPr>
          <w:rFonts w:hint="eastAsia"/>
        </w:rPr>
      </w:pPr>
      <w:bookmarkStart w:id="1" w:name="_Toc68076667"/>
      <w:r>
        <w:rPr>
          <w:rFonts w:hint="eastAsia"/>
        </w:rPr>
        <w:t>工作范围</w:t>
      </w:r>
      <w:bookmarkEnd w:id="1"/>
    </w:p>
    <w:p>
      <w:pPr>
        <w:pStyle w:val="31"/>
        <w:ind w:firstLine="560"/>
        <w:rPr>
          <w:rFonts w:hint="eastAsia"/>
        </w:rPr>
      </w:pPr>
      <w:r>
        <w:rPr>
          <w:rFonts w:hint="eastAsia"/>
        </w:rPr>
        <w:t>排查范围：本次拟开展</w:t>
      </w:r>
      <w:r>
        <w:rPr>
          <w:rFonts w:hint="eastAsia"/>
          <w:lang w:val="en-US" w:eastAsia="zh-CN"/>
        </w:rPr>
        <w:t>平潭综合实验区</w:t>
      </w:r>
      <w:r>
        <w:rPr>
          <w:rFonts w:hint="eastAsia"/>
        </w:rPr>
        <w:t>入河排污口排查及溯源工作，工作范围为西溪</w:t>
      </w:r>
      <w:r>
        <w:rPr>
          <w:rFonts w:hint="eastAsia"/>
          <w:lang w:eastAsia="zh-CN"/>
        </w:rPr>
        <w:t>、</w:t>
      </w:r>
      <w:r>
        <w:rPr>
          <w:rFonts w:hint="eastAsia"/>
        </w:rPr>
        <w:t>东溪</w:t>
      </w:r>
      <w:r>
        <w:rPr>
          <w:rFonts w:hint="eastAsia"/>
          <w:lang w:eastAsia="zh-CN"/>
        </w:rPr>
        <w:t>、</w:t>
      </w:r>
      <w:r>
        <w:rPr>
          <w:rFonts w:hint="eastAsia"/>
        </w:rPr>
        <w:t>凤美溪</w:t>
      </w:r>
      <w:r>
        <w:rPr>
          <w:rFonts w:hint="eastAsia"/>
          <w:lang w:eastAsia="zh-CN"/>
        </w:rPr>
        <w:t>、</w:t>
      </w:r>
      <w:r>
        <w:rPr>
          <w:rFonts w:hint="eastAsia"/>
        </w:rPr>
        <w:t>上攀溪</w:t>
      </w:r>
      <w:r>
        <w:rPr>
          <w:rFonts w:hint="eastAsia"/>
          <w:lang w:eastAsia="zh-CN"/>
        </w:rPr>
        <w:t>、</w:t>
      </w:r>
      <w:r>
        <w:rPr>
          <w:rFonts w:hint="eastAsia"/>
        </w:rPr>
        <w:t>玉井溪</w:t>
      </w:r>
      <w:r>
        <w:rPr>
          <w:rFonts w:hint="eastAsia"/>
          <w:lang w:eastAsia="zh-CN"/>
        </w:rPr>
        <w:t>、</w:t>
      </w:r>
      <w:r>
        <w:rPr>
          <w:rFonts w:hint="eastAsia"/>
        </w:rPr>
        <w:t>六桥溪</w:t>
      </w:r>
      <w:r>
        <w:rPr>
          <w:rFonts w:hint="eastAsia"/>
          <w:lang w:eastAsia="zh-CN"/>
        </w:rPr>
        <w:t>、</w:t>
      </w:r>
      <w:r>
        <w:rPr>
          <w:rFonts w:hint="eastAsia"/>
        </w:rPr>
        <w:t>大墓溪</w:t>
      </w:r>
      <w:r>
        <w:rPr>
          <w:rFonts w:hint="eastAsia"/>
          <w:lang w:eastAsia="zh-CN"/>
        </w:rPr>
        <w:t>、</w:t>
      </w:r>
      <w:r>
        <w:rPr>
          <w:rFonts w:hint="eastAsia"/>
        </w:rPr>
        <w:t>南松溪</w:t>
      </w:r>
      <w:r>
        <w:rPr>
          <w:rFonts w:hint="eastAsia"/>
          <w:lang w:eastAsia="zh-CN"/>
        </w:rPr>
        <w:t>、</w:t>
      </w:r>
      <w:r>
        <w:rPr>
          <w:rFonts w:hint="eastAsia"/>
        </w:rPr>
        <w:t>芦北溪</w:t>
      </w:r>
      <w:r>
        <w:rPr>
          <w:rFonts w:hint="eastAsia"/>
          <w:lang w:eastAsia="zh-CN"/>
        </w:rPr>
        <w:t>、</w:t>
      </w:r>
      <w:r>
        <w:rPr>
          <w:rFonts w:hint="eastAsia"/>
        </w:rPr>
        <w:t>潭角溪</w:t>
      </w:r>
      <w:r>
        <w:rPr>
          <w:rFonts w:hint="eastAsia"/>
          <w:lang w:eastAsia="zh-CN"/>
        </w:rPr>
        <w:t>、</w:t>
      </w:r>
      <w:r>
        <w:rPr>
          <w:rFonts w:hint="eastAsia"/>
        </w:rPr>
        <w:t>三十六脚湖</w:t>
      </w:r>
      <w:r>
        <w:rPr>
          <w:rFonts w:hint="eastAsia"/>
          <w:lang w:eastAsia="zh-CN"/>
        </w:rPr>
        <w:t>、</w:t>
      </w:r>
      <w:r>
        <w:rPr>
          <w:rFonts w:hint="eastAsia"/>
        </w:rPr>
        <w:t>火烧港溪</w:t>
      </w:r>
      <w:r>
        <w:rPr>
          <w:rFonts w:hint="eastAsia"/>
          <w:lang w:eastAsia="zh-CN"/>
        </w:rPr>
        <w:t>、江楼溪、芦洋西溪、田下门前溪、冠山溪、苏澳入海河流（先进村）、坪礁入海口、中楼乡芦北溪、三桥水库、玉井水库、韩厝水库、竹屿湖</w:t>
      </w:r>
      <w:r>
        <w:rPr>
          <w:rFonts w:hint="eastAsia"/>
          <w:lang w:val="en-US" w:eastAsia="zh-CN"/>
        </w:rPr>
        <w:t>等22个河流湖库入河排污口排查</w:t>
      </w:r>
      <w:r>
        <w:rPr>
          <w:rFonts w:hint="eastAsia"/>
          <w:lang w:eastAsia="zh-CN"/>
        </w:rPr>
        <w:t>，</w:t>
      </w:r>
      <w:r>
        <w:rPr>
          <w:rFonts w:hint="eastAsia"/>
          <w:lang w:val="en-US" w:eastAsia="zh-CN"/>
        </w:rPr>
        <w:t>排查范围</w:t>
      </w:r>
      <w:r>
        <w:rPr>
          <w:rFonts w:hint="eastAsia"/>
        </w:rPr>
        <w:t>流域面积</w:t>
      </w:r>
      <w:r>
        <w:rPr>
          <w:rFonts w:hint="eastAsia"/>
          <w:lang w:val="en-US" w:eastAsia="zh-CN"/>
        </w:rPr>
        <w:t>173.34</w:t>
      </w:r>
      <w:r>
        <w:rPr>
          <w:rFonts w:hint="eastAsia"/>
        </w:rPr>
        <w:t>km</w:t>
      </w:r>
      <w:r>
        <w:rPr>
          <w:vertAlign w:val="superscript"/>
        </w:rPr>
        <w:t>2</w:t>
      </w:r>
      <w:r>
        <w:rPr>
          <w:rFonts w:hint="eastAsia"/>
          <w:vertAlign w:val="baseline"/>
          <w:lang w:eastAsia="zh-CN"/>
        </w:rPr>
        <w:t>，</w:t>
      </w:r>
      <w:r>
        <w:rPr>
          <w:rFonts w:hint="eastAsia"/>
          <w:lang w:val="en-US" w:eastAsia="zh-CN"/>
        </w:rPr>
        <w:t>河流岸线长度为95.6公里（不含湖库）</w:t>
      </w:r>
      <w:r>
        <w:rPr>
          <w:rFonts w:hint="eastAsia"/>
        </w:rPr>
        <w:t>。</w:t>
      </w:r>
    </w:p>
    <w:p>
      <w:pPr>
        <w:pStyle w:val="31"/>
        <w:ind w:left="0" w:leftChars="0" w:firstLine="0" w:firstLineChars="0"/>
        <w:jc w:val="center"/>
        <w:rPr>
          <w:rFonts w:hint="eastAsia"/>
        </w:rPr>
      </w:pPr>
      <w:bookmarkStart w:id="11" w:name="_GoBack"/>
      <w:r>
        <w:drawing>
          <wp:inline distT="0" distB="0" distL="0" distR="0">
            <wp:extent cx="5273675" cy="5829300"/>
            <wp:effectExtent l="0" t="0" r="3175"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5274309" cy="5829934"/>
                    </a:xfrm>
                    <a:prstGeom prst="rect">
                      <a:avLst/>
                    </a:prstGeom>
                  </pic:spPr>
                </pic:pic>
              </a:graphicData>
            </a:graphic>
          </wp:inline>
        </w:drawing>
      </w:r>
    </w:p>
    <w:bookmarkEnd w:id="11"/>
    <w:p>
      <w:pPr>
        <w:pStyle w:val="31"/>
        <w:ind w:firstLine="560"/>
        <w:jc w:val="center"/>
        <w:rPr>
          <w:rFonts w:hint="eastAsia"/>
          <w:b/>
          <w:bCs/>
        </w:rPr>
      </w:pPr>
      <w:r>
        <w:rPr>
          <w:rFonts w:hint="eastAsia"/>
          <w:b/>
          <w:bCs/>
        </w:rPr>
        <w:t>图</w:t>
      </w:r>
      <w:r>
        <w:rPr>
          <w:rFonts w:hint="eastAsia"/>
          <w:b/>
          <w:bCs/>
          <w:lang w:val="en-US" w:eastAsia="zh-CN"/>
        </w:rPr>
        <w:t>1</w:t>
      </w:r>
      <w:r>
        <w:rPr>
          <w:rFonts w:hint="eastAsia"/>
          <w:b/>
          <w:bCs/>
        </w:rPr>
        <w:t>：</w:t>
      </w:r>
      <w:r>
        <w:rPr>
          <w:rFonts w:hint="eastAsia"/>
          <w:b/>
          <w:bCs/>
          <w:lang w:val="en-US" w:eastAsia="zh-CN"/>
        </w:rPr>
        <w:t>平潭综合实验区</w:t>
      </w:r>
      <w:r>
        <w:rPr>
          <w:rFonts w:hint="eastAsia"/>
          <w:b/>
          <w:bCs/>
        </w:rPr>
        <w:t>水系分布图</w:t>
      </w:r>
    </w:p>
    <w:p>
      <w:pPr>
        <w:pStyle w:val="31"/>
        <w:ind w:firstLine="560"/>
      </w:pPr>
      <w:r>
        <w:rPr>
          <w:rFonts w:hint="eastAsia"/>
        </w:rPr>
        <w:t>排查对象：直接或者通过管道、沟、渠等排污通道向地表水体排放污水的口门。</w:t>
      </w:r>
    </w:p>
    <w:p>
      <w:pPr>
        <w:pStyle w:val="31"/>
        <w:ind w:firstLine="0" w:firstLineChars="0"/>
        <w:jc w:val="center"/>
        <w:rPr>
          <w:rFonts w:hint="eastAsia"/>
        </w:rPr>
      </w:pPr>
      <w:r>
        <w:rPr>
          <w:rFonts w:hint="eastAsia"/>
          <w:b/>
          <w:bCs/>
        </w:rPr>
        <w:t>表</w:t>
      </w:r>
      <w:r>
        <w:rPr>
          <w:rFonts w:hint="eastAsia"/>
          <w:b/>
          <w:bCs/>
          <w:lang w:val="en-US" w:eastAsia="zh-CN"/>
        </w:rPr>
        <w:t>1-1平潭综合实验区主要</w:t>
      </w:r>
      <w:r>
        <w:rPr>
          <w:rFonts w:hint="eastAsia"/>
          <w:b/>
          <w:bCs/>
        </w:rPr>
        <w:t>流域河流（段）单元划分表</w:t>
      </w:r>
    </w:p>
    <w:tbl>
      <w:tblPr>
        <w:tblStyle w:val="19"/>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11"/>
        <w:gridCol w:w="2226"/>
        <w:gridCol w:w="1999"/>
        <w:gridCol w:w="1268"/>
        <w:gridCol w:w="20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Ex>
        <w:trPr>
          <w:trHeight w:val="300" w:hRule="atLeast"/>
        </w:trPr>
        <w:tc>
          <w:tcPr>
            <w:tcW w:w="101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序号</w:t>
            </w:r>
          </w:p>
        </w:tc>
        <w:tc>
          <w:tcPr>
            <w:tcW w:w="222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河流(段) </w:t>
            </w:r>
            <w:r>
              <w:rPr>
                <w:rFonts w:hint="eastAsia" w:ascii="宋体" w:hAnsi="宋体" w:eastAsia="宋体" w:cs="宋体"/>
                <w:b/>
                <w:bCs/>
                <w:i w:val="0"/>
                <w:iCs w:val="0"/>
                <w:color w:val="000000"/>
                <w:kern w:val="0"/>
                <w:sz w:val="21"/>
                <w:szCs w:val="21"/>
                <w:u w:val="none"/>
                <w:lang w:val="en-US" w:eastAsia="zh-CN" w:bidi="ar"/>
              </w:rPr>
              <w:br w:type="textWrapping"/>
            </w:r>
            <w:r>
              <w:rPr>
                <w:rFonts w:hint="eastAsia" w:ascii="宋体" w:hAnsi="宋体" w:eastAsia="宋体" w:cs="宋体"/>
                <w:b/>
                <w:bCs/>
                <w:i w:val="0"/>
                <w:iCs w:val="0"/>
                <w:color w:val="000000"/>
                <w:kern w:val="0"/>
                <w:sz w:val="21"/>
                <w:szCs w:val="21"/>
                <w:u w:val="none"/>
                <w:lang w:val="en-US" w:eastAsia="zh-CN" w:bidi="ar"/>
              </w:rPr>
              <w:t>单元名称</w:t>
            </w:r>
          </w:p>
        </w:tc>
        <w:tc>
          <w:tcPr>
            <w:tcW w:w="199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流域区间面积</w:t>
            </w:r>
            <w:r>
              <w:rPr>
                <w:rFonts w:hint="default" w:ascii="Times New Roman" w:hAnsi="Times New Roman" w:eastAsia="宋体" w:cs="Times New Roman"/>
                <w:b/>
                <w:bCs/>
                <w:i w:val="0"/>
                <w:iCs w:val="0"/>
                <w:color w:val="000000"/>
                <w:kern w:val="0"/>
                <w:sz w:val="21"/>
                <w:szCs w:val="21"/>
                <w:u w:val="none"/>
                <w:lang w:val="en-US" w:eastAsia="zh-CN" w:bidi="ar"/>
              </w:rPr>
              <w:t>/km²</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河段区间</w:t>
            </w:r>
          </w:p>
        </w:tc>
        <w:tc>
          <w:tcPr>
            <w:tcW w:w="2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河道坡降%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vMerge w:val="continue"/>
            <w:tcBorders>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c>
          <w:tcPr>
            <w:tcW w:w="222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c>
          <w:tcPr>
            <w:tcW w:w="1999"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长度</w:t>
            </w:r>
            <w:r>
              <w:rPr>
                <w:rFonts w:hint="default" w:ascii="Times New Roman" w:hAnsi="Times New Roman" w:eastAsia="宋体" w:cs="Times New Roman"/>
                <w:b/>
                <w:bCs/>
                <w:i w:val="0"/>
                <w:iCs w:val="0"/>
                <w:color w:val="000000"/>
                <w:kern w:val="0"/>
                <w:sz w:val="21"/>
                <w:szCs w:val="21"/>
                <w:u w:val="none"/>
                <w:lang w:val="en-US" w:eastAsia="zh-CN" w:bidi="ar"/>
              </w:rPr>
              <w:t>/km</w:t>
            </w:r>
          </w:p>
        </w:tc>
        <w:tc>
          <w:tcPr>
            <w:tcW w:w="2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1</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西溪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27.4</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9.51</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2</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东溪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15.31</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7.64</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3</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凤美溪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4.79</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3.8</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4</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上攀溪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9.05</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w:t>
            </w:r>
            <w:r>
              <w:rPr>
                <w:rFonts w:hint="eastAsia" w:ascii="Times New Roman" w:hAnsi="Times New Roman" w:eastAsia="宋体" w:cs="Times New Roman"/>
                <w:i w:val="0"/>
                <w:iCs w:val="0"/>
                <w:color w:val="000000"/>
                <w:kern w:val="0"/>
                <w:sz w:val="24"/>
                <w:szCs w:val="24"/>
                <w:u w:val="none"/>
                <w:lang w:val="en-US" w:eastAsia="zh-CN" w:bidi="ar"/>
              </w:rPr>
              <w:t>55</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5</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玉井溪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2.29</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2.47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6</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六桥溪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4.91</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4.17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7</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大墓溪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5.8</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4.69</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6.57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8</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南松溪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10.4</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9</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rFonts w:hint="eastAsia"/>
                <w:lang w:val="en-US" w:eastAsia="zh-CN" w:bidi="ar"/>
              </w:rPr>
              <w:t>中楼乡</w:t>
            </w:r>
            <w:r>
              <w:rPr>
                <w:rStyle w:val="39"/>
                <w:lang w:val="en-US" w:eastAsia="zh-CN" w:bidi="ar"/>
              </w:rPr>
              <w:t>芦北溪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11.83</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5.1</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10</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潭角溪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5.9</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4.6</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仿宋" w:hAnsi="仿宋" w:eastAsia="仿宋" w:cs="仿宋"/>
                <w:i w:val="0"/>
                <w:iCs w:val="0"/>
                <w:color w:val="000000"/>
                <w:kern w:val="0"/>
                <w:sz w:val="23"/>
                <w:szCs w:val="23"/>
                <w:u w:val="none"/>
                <w:lang w:val="en-US" w:eastAsia="zh-CN" w:bidi="ar"/>
              </w:rPr>
            </w:pPr>
            <w:r>
              <w:rPr>
                <w:rFonts w:hint="eastAsia" w:ascii="仿宋" w:hAnsi="仿宋" w:eastAsia="仿宋" w:cs="仿宋"/>
                <w:i w:val="0"/>
                <w:iCs w:val="0"/>
                <w:color w:val="000000"/>
                <w:kern w:val="0"/>
                <w:sz w:val="23"/>
                <w:szCs w:val="23"/>
                <w:u w:val="none"/>
                <w:lang w:val="en-US" w:eastAsia="zh-CN" w:bidi="ar"/>
              </w:rPr>
              <w:t>11</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3"/>
                <w:szCs w:val="23"/>
                <w:u w:val="none"/>
                <w:lang w:val="en-US" w:eastAsia="zh-CN" w:bidi="ar-SA"/>
              </w:rPr>
            </w:pPr>
            <w:r>
              <w:rPr>
                <w:rFonts w:hint="eastAsia" w:ascii="仿宋" w:hAnsi="仿宋" w:eastAsia="仿宋" w:cs="仿宋"/>
                <w:i w:val="0"/>
                <w:iCs w:val="0"/>
                <w:color w:val="000000"/>
                <w:kern w:val="0"/>
                <w:sz w:val="23"/>
                <w:szCs w:val="23"/>
                <w:u w:val="none"/>
                <w:lang w:val="en-US" w:eastAsia="zh-CN" w:bidi="ar"/>
              </w:rPr>
              <w:t>三十六脚湖</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12.26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7.47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12</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火烧港溪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7.74</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13</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江楼溪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11.51</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8.55</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7"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14</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芦洋西溪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13.46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8.9</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15</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田下门前溪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0.58</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0.52</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16</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冠山溪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6.86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8.74</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17</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苏澳入海河流</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0.5</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0.65</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18</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bidi="ar"/>
              </w:rPr>
            </w:pPr>
            <w:r>
              <w:rPr>
                <w:rStyle w:val="39"/>
                <w:rFonts w:hint="eastAsia"/>
                <w:lang w:eastAsia="zh-CN" w:bidi="ar"/>
              </w:rPr>
              <w:t>敖东入海河流（坪礁入海口）</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0.3</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19</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bidi="ar"/>
              </w:rPr>
            </w:pPr>
            <w:r>
              <w:rPr>
                <w:rStyle w:val="39"/>
                <w:rFonts w:hint="eastAsia"/>
                <w:lang w:eastAsia="zh-CN" w:bidi="ar"/>
              </w:rPr>
              <w:t>三桥水库</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1.07</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20</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eastAsia"/>
                <w:lang w:eastAsia="zh-CN" w:bidi="ar"/>
              </w:rPr>
            </w:pPr>
            <w:r>
              <w:rPr>
                <w:rStyle w:val="39"/>
                <w:rFonts w:hint="eastAsia"/>
                <w:lang w:eastAsia="zh-CN" w:bidi="ar"/>
              </w:rPr>
              <w:t>玉井水库</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1.25</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21</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eastAsia"/>
                <w:lang w:eastAsia="zh-CN" w:bidi="ar"/>
              </w:rPr>
            </w:pPr>
            <w:r>
              <w:rPr>
                <w:rStyle w:val="39"/>
                <w:rFonts w:hint="eastAsia"/>
                <w:lang w:eastAsia="zh-CN" w:bidi="ar"/>
              </w:rPr>
              <w:t>韩厝水库</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1.6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22</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bidi="ar"/>
              </w:rPr>
            </w:pPr>
            <w:r>
              <w:rPr>
                <w:rStyle w:val="39"/>
                <w:rFonts w:hint="eastAsia"/>
                <w:lang w:eastAsia="zh-CN" w:bidi="ar"/>
              </w:rPr>
              <w:t>竹屿湖</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4.27</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3237" w:type="dxa"/>
            <w:gridSpan w:val="2"/>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ind w:firstLine="964" w:firstLineChars="400"/>
              <w:jc w:val="left"/>
              <w:textAlignment w:val="center"/>
              <w:rPr>
                <w:rFonts w:hint="eastAsia" w:ascii="仿宋" w:hAnsi="仿宋" w:eastAsia="仿宋" w:cs="仿宋"/>
                <w:b/>
                <w:bCs/>
                <w:i w:val="0"/>
                <w:iCs w:val="0"/>
                <w:color w:val="000000"/>
                <w:kern w:val="2"/>
                <w:sz w:val="24"/>
                <w:szCs w:val="24"/>
                <w:u w:val="none"/>
                <w:lang w:val="en-US" w:eastAsia="zh-CN" w:bidi="ar-SA"/>
              </w:rPr>
            </w:pPr>
            <w:r>
              <w:rPr>
                <w:rFonts w:hint="eastAsia" w:ascii="仿宋" w:hAnsi="仿宋" w:eastAsia="仿宋" w:cs="仿宋"/>
                <w:b/>
                <w:bCs/>
                <w:i w:val="0"/>
                <w:iCs w:val="0"/>
                <w:color w:val="000000"/>
                <w:kern w:val="0"/>
                <w:sz w:val="24"/>
                <w:szCs w:val="24"/>
                <w:u w:val="none"/>
                <w:lang w:val="en-US" w:eastAsia="zh-CN" w:bidi="ar"/>
              </w:rPr>
              <w:t>合    计</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2"/>
                <w:szCs w:val="22"/>
                <w:u w:val="none"/>
                <w:lang w:val="en-US" w:eastAsia="zh-CN" w:bidi="ar"/>
              </w:rPr>
              <w:t>173.34</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hint="default" w:ascii="Arial" w:hAnsi="Arial" w:eastAsia="宋体" w:cs="Arial"/>
                <w:b/>
                <w:bCs/>
                <w:i w:val="0"/>
                <w:iCs w:val="0"/>
                <w:color w:val="000000"/>
                <w:sz w:val="21"/>
                <w:szCs w:val="21"/>
                <w:u w:val="none"/>
                <w:lang w:val="en-US" w:eastAsia="zh-CN"/>
              </w:rPr>
            </w:pPr>
            <w:r>
              <w:rPr>
                <w:rFonts w:hint="eastAsia" w:ascii="宋体" w:hAnsi="宋体" w:eastAsia="宋体" w:cs="宋体"/>
                <w:b/>
                <w:bCs/>
                <w:i w:val="0"/>
                <w:iCs w:val="0"/>
                <w:color w:val="000000"/>
                <w:kern w:val="0"/>
                <w:sz w:val="22"/>
                <w:szCs w:val="22"/>
                <w:u w:val="none"/>
                <w:lang w:val="en-US" w:eastAsia="zh-CN" w:bidi="ar"/>
              </w:rPr>
              <w:t>95.6</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r>
    </w:tbl>
    <w:p>
      <w:pPr>
        <w:pStyle w:val="3"/>
        <w:keepNext/>
        <w:keepLines/>
        <w:numPr>
          <w:ilvl w:val="1"/>
          <w:numId w:val="4"/>
        </w:numPr>
        <w:tabs>
          <w:tab w:val="left" w:pos="567"/>
        </w:tabs>
        <w:spacing w:before="120" w:after="120"/>
        <w:jc w:val="both"/>
        <w:rPr>
          <w:rFonts w:hint="eastAsia"/>
        </w:rPr>
      </w:pPr>
      <w:bookmarkStart w:id="2" w:name="_Toc68076668"/>
      <w:r>
        <w:rPr>
          <w:rFonts w:hint="eastAsia"/>
        </w:rPr>
        <w:t>服务</w:t>
      </w:r>
      <w:bookmarkEnd w:id="2"/>
      <w:r>
        <w:rPr>
          <w:rFonts w:hint="eastAsia"/>
        </w:rPr>
        <w:t>内容</w:t>
      </w:r>
    </w:p>
    <w:p>
      <w:pPr>
        <w:pStyle w:val="31"/>
        <w:ind w:firstLine="560"/>
      </w:pPr>
      <w:r>
        <w:rPr>
          <w:rFonts w:hint="eastAsia"/>
        </w:rPr>
        <w:t>本方案服务内容包括入河排污口排查、监测、溯源等。</w:t>
      </w:r>
    </w:p>
    <w:p>
      <w:pPr>
        <w:pStyle w:val="31"/>
        <w:ind w:firstLine="560"/>
      </w:pPr>
      <w:r>
        <w:rPr>
          <w:rFonts w:hint="eastAsia"/>
        </w:rPr>
        <w:t>排污口排查：在工作范围内做到统筹运用资料核查、技术排查、人工核查等各种手段，逐级校核，确保排查无遗漏，方法科学高效。</w:t>
      </w:r>
      <w:r>
        <w:rPr>
          <w:rFonts w:hint="eastAsia"/>
          <w:lang w:val="en-US" w:eastAsia="zh-CN"/>
        </w:rPr>
        <w:t>通过</w:t>
      </w:r>
      <w:r>
        <w:rPr>
          <w:rFonts w:hint="eastAsia"/>
        </w:rPr>
        <w:t>采用</w:t>
      </w:r>
      <w:r>
        <w:rPr>
          <w:rFonts w:hint="eastAsia"/>
          <w:lang w:val="en-US" w:eastAsia="zh-CN"/>
        </w:rPr>
        <w:t>无人机、</w:t>
      </w:r>
      <w:r>
        <w:rPr>
          <w:rFonts w:hint="eastAsia"/>
        </w:rPr>
        <w:t>水质分析设备等设备</w:t>
      </w:r>
      <w:r>
        <w:rPr>
          <w:rFonts w:hint="eastAsia"/>
          <w:lang w:val="en-US" w:eastAsia="zh-CN"/>
        </w:rPr>
        <w:t>技术</w:t>
      </w:r>
      <w:r>
        <w:rPr>
          <w:rFonts w:hint="eastAsia"/>
        </w:rPr>
        <w:t>服务和人工排查服务对入河排污口进行排查，实现“有口皆查、应查尽查”的要求。</w:t>
      </w:r>
    </w:p>
    <w:p>
      <w:pPr>
        <w:pStyle w:val="31"/>
        <w:ind w:firstLine="560"/>
      </w:pPr>
      <w:r>
        <w:rPr>
          <w:rFonts w:hint="eastAsia"/>
        </w:rPr>
        <w:t>排污口监测：采用人工现场快速检测、实验室检测和移动监测实验室检测的方式，实现入河排污口水质的精确检测。</w:t>
      </w:r>
    </w:p>
    <w:p>
      <w:pPr>
        <w:pStyle w:val="31"/>
        <w:ind w:firstLine="560"/>
      </w:pPr>
      <w:r>
        <w:rPr>
          <w:rFonts w:hint="eastAsia"/>
        </w:rPr>
        <w:t>排污口溯源：通过资料溯源、人工现场排查溯源和技术溯源对已排查的入河排污口进行精准溯源工作。</w:t>
      </w:r>
    </w:p>
    <w:p>
      <w:pPr>
        <w:pStyle w:val="3"/>
        <w:keepNext/>
        <w:keepLines/>
        <w:numPr>
          <w:ilvl w:val="1"/>
          <w:numId w:val="4"/>
        </w:numPr>
        <w:tabs>
          <w:tab w:val="left" w:pos="567"/>
        </w:tabs>
        <w:spacing w:before="120" w:after="120"/>
        <w:jc w:val="both"/>
        <w:rPr>
          <w:rFonts w:hint="eastAsia"/>
        </w:rPr>
      </w:pPr>
      <w:bookmarkStart w:id="3" w:name="_Toc68076669"/>
      <w:r>
        <w:rPr>
          <w:rFonts w:hint="eastAsia"/>
        </w:rPr>
        <w:t>排污口的分类</w:t>
      </w:r>
      <w:bookmarkEnd w:id="3"/>
    </w:p>
    <w:p>
      <w:pPr>
        <w:pStyle w:val="31"/>
        <w:ind w:firstLine="560"/>
      </w:pPr>
      <w:r>
        <w:rPr>
          <w:rFonts w:hint="eastAsia"/>
        </w:rPr>
        <w:t>根据排污口责任主体的单位性质、规模和隶属关系等，将排污口分为以下类型：</w:t>
      </w:r>
    </w:p>
    <w:p>
      <w:pPr>
        <w:pStyle w:val="31"/>
        <w:ind w:firstLine="0" w:firstLineChars="0"/>
        <w:jc w:val="center"/>
      </w:pPr>
      <w:r>
        <w:rPr>
          <w:rFonts w:hint="eastAsia"/>
        </w:rPr>
        <w:t>表</w:t>
      </w:r>
      <w:r>
        <w:rPr>
          <w:rFonts w:hint="eastAsia"/>
          <w:lang w:val="en-US" w:eastAsia="zh-CN"/>
        </w:rPr>
        <w:t xml:space="preserve">1-2 </w:t>
      </w:r>
      <w:r>
        <w:rPr>
          <w:rFonts w:hint="eastAsia"/>
        </w:rPr>
        <w:t xml:space="preserve"> 入河排污口分类</w:t>
      </w:r>
    </w:p>
    <w:tbl>
      <w:tblPr>
        <w:tblStyle w:val="2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984"/>
        <w:gridCol w:w="5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序号</w:t>
            </w:r>
          </w:p>
        </w:tc>
        <w:tc>
          <w:tcPr>
            <w:tcW w:w="1984" w:type="dxa"/>
            <w:vAlign w:val="center"/>
          </w:tcPr>
          <w:p>
            <w:pPr>
              <w:pStyle w:val="31"/>
              <w:spacing w:line="240" w:lineRule="auto"/>
              <w:ind w:firstLine="0" w:firstLineChars="0"/>
              <w:jc w:val="center"/>
              <w:rPr>
                <w:sz w:val="24"/>
              </w:rPr>
            </w:pPr>
            <w:r>
              <w:rPr>
                <w:rFonts w:hint="eastAsia"/>
                <w:sz w:val="24"/>
              </w:rPr>
              <w:t>一级分类</w:t>
            </w:r>
          </w:p>
        </w:tc>
        <w:tc>
          <w:tcPr>
            <w:tcW w:w="5324" w:type="dxa"/>
            <w:vAlign w:val="center"/>
          </w:tcPr>
          <w:p>
            <w:pPr>
              <w:pStyle w:val="31"/>
              <w:spacing w:line="240" w:lineRule="auto"/>
              <w:ind w:firstLine="0" w:firstLineChars="0"/>
              <w:jc w:val="center"/>
              <w:rPr>
                <w:sz w:val="24"/>
              </w:rPr>
            </w:pPr>
            <w:r>
              <w:rPr>
                <w:rFonts w:hint="eastAsia"/>
                <w:sz w:val="24"/>
              </w:rPr>
              <w:t>二级分类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p>
        </w:tc>
        <w:tc>
          <w:tcPr>
            <w:tcW w:w="1984" w:type="dxa"/>
            <w:vMerge w:val="restart"/>
            <w:vAlign w:val="center"/>
          </w:tcPr>
          <w:p>
            <w:pPr>
              <w:pStyle w:val="31"/>
              <w:spacing w:line="240" w:lineRule="auto"/>
              <w:ind w:firstLine="0" w:firstLineChars="0"/>
              <w:jc w:val="center"/>
              <w:rPr>
                <w:sz w:val="24"/>
              </w:rPr>
            </w:pPr>
            <w:r>
              <w:rPr>
                <w:rFonts w:hint="eastAsia"/>
                <w:sz w:val="24"/>
              </w:rPr>
              <w:t>工业排污口</w:t>
            </w:r>
          </w:p>
        </w:tc>
        <w:tc>
          <w:tcPr>
            <w:tcW w:w="5324" w:type="dxa"/>
            <w:vAlign w:val="center"/>
          </w:tcPr>
          <w:p>
            <w:pPr>
              <w:pStyle w:val="31"/>
              <w:spacing w:line="240" w:lineRule="auto"/>
              <w:ind w:firstLine="0" w:firstLineChars="0"/>
              <w:jc w:val="center"/>
              <w:rPr>
                <w:sz w:val="24"/>
              </w:rPr>
            </w:pPr>
            <w:r>
              <w:rPr>
                <w:rFonts w:hint="eastAsia"/>
                <w:sz w:val="24"/>
              </w:rPr>
              <w:t>工矿企业排污口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2</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工业及其他各类园区污水处理厂排污口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3</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工矿企业雨洪排口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4</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工业及其他各类园区污水处理厂雨洪排口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5</w:t>
            </w:r>
          </w:p>
        </w:tc>
        <w:tc>
          <w:tcPr>
            <w:tcW w:w="1984" w:type="dxa"/>
            <w:vAlign w:val="center"/>
          </w:tcPr>
          <w:p>
            <w:pPr>
              <w:pStyle w:val="31"/>
              <w:spacing w:line="240" w:lineRule="auto"/>
              <w:ind w:firstLine="0" w:firstLineChars="0"/>
              <w:jc w:val="center"/>
              <w:rPr>
                <w:sz w:val="24"/>
              </w:rPr>
            </w:pPr>
            <w:r>
              <w:rPr>
                <w:rFonts w:hint="eastAsia"/>
                <w:sz w:val="24"/>
              </w:rPr>
              <w:t>城镇污水处理厂排污口</w:t>
            </w:r>
          </w:p>
        </w:tc>
        <w:tc>
          <w:tcPr>
            <w:tcW w:w="5324" w:type="dxa"/>
            <w:vAlign w:val="center"/>
          </w:tcPr>
          <w:p>
            <w:pPr>
              <w:pStyle w:val="31"/>
              <w:spacing w:line="240" w:lineRule="auto"/>
              <w:ind w:firstLine="0" w:firstLineChars="0"/>
              <w:jc w:val="center"/>
              <w:rPr>
                <w:sz w:val="24"/>
              </w:rPr>
            </w:pPr>
            <w:r>
              <w:rPr>
                <w:rFonts w:hint="eastAsia"/>
                <w:sz w:val="24"/>
              </w:rPr>
              <w:t>城镇污水处理厂排污口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6</w:t>
            </w:r>
          </w:p>
        </w:tc>
        <w:tc>
          <w:tcPr>
            <w:tcW w:w="1984" w:type="dxa"/>
            <w:vMerge w:val="restart"/>
            <w:vAlign w:val="center"/>
          </w:tcPr>
          <w:p>
            <w:pPr>
              <w:pStyle w:val="31"/>
              <w:spacing w:line="240" w:lineRule="auto"/>
              <w:ind w:firstLine="0" w:firstLineChars="0"/>
              <w:jc w:val="center"/>
              <w:rPr>
                <w:sz w:val="24"/>
              </w:rPr>
            </w:pPr>
            <w:r>
              <w:rPr>
                <w:rFonts w:hint="eastAsia"/>
                <w:sz w:val="24"/>
              </w:rPr>
              <w:t>农业排口</w:t>
            </w:r>
          </w:p>
        </w:tc>
        <w:tc>
          <w:tcPr>
            <w:tcW w:w="5324" w:type="dxa"/>
            <w:vAlign w:val="center"/>
          </w:tcPr>
          <w:p>
            <w:pPr>
              <w:pStyle w:val="31"/>
              <w:spacing w:line="240" w:lineRule="auto"/>
              <w:ind w:firstLine="0" w:firstLineChars="0"/>
              <w:jc w:val="center"/>
              <w:rPr>
                <w:sz w:val="24"/>
              </w:rPr>
            </w:pPr>
            <w:r>
              <w:rPr>
                <w:rFonts w:hint="eastAsia"/>
                <w:sz w:val="24"/>
              </w:rPr>
              <w:t>规模化畜禽养殖排污口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7</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规模化水产养殖排污口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8</w:t>
            </w:r>
          </w:p>
        </w:tc>
        <w:tc>
          <w:tcPr>
            <w:tcW w:w="1984" w:type="dxa"/>
            <w:vMerge w:val="restart"/>
            <w:vAlign w:val="center"/>
          </w:tcPr>
          <w:p>
            <w:pPr>
              <w:pStyle w:val="31"/>
              <w:spacing w:line="240" w:lineRule="auto"/>
              <w:ind w:firstLine="0" w:firstLineChars="0"/>
              <w:jc w:val="center"/>
              <w:rPr>
                <w:sz w:val="24"/>
              </w:rPr>
            </w:pPr>
            <w:r>
              <w:rPr>
                <w:rFonts w:hint="eastAsia"/>
                <w:sz w:val="24"/>
              </w:rPr>
              <w:t>其他排口</w:t>
            </w:r>
          </w:p>
        </w:tc>
        <w:tc>
          <w:tcPr>
            <w:tcW w:w="5324" w:type="dxa"/>
            <w:vAlign w:val="center"/>
          </w:tcPr>
          <w:p>
            <w:pPr>
              <w:pStyle w:val="31"/>
              <w:spacing w:line="240" w:lineRule="auto"/>
              <w:ind w:firstLine="0" w:firstLineChars="0"/>
              <w:jc w:val="center"/>
              <w:rPr>
                <w:sz w:val="24"/>
              </w:rPr>
            </w:pPr>
            <w:r>
              <w:rPr>
                <w:rFonts w:hint="eastAsia"/>
                <w:sz w:val="24"/>
              </w:rPr>
              <w:t>大中型灌区排口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9</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港口码头排污口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r>
              <w:rPr>
                <w:sz w:val="24"/>
              </w:rPr>
              <w:t>0</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规模以下畜禽养殖排污口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r>
              <w:rPr>
                <w:sz w:val="24"/>
              </w:rPr>
              <w:t>1</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规模以下水产养殖排污口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r>
              <w:rPr>
                <w:sz w:val="24"/>
              </w:rPr>
              <w:t>2</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城镇生活污水散排口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r>
              <w:rPr>
                <w:sz w:val="24"/>
              </w:rPr>
              <w:t>3</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农村污水处理设施排污口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r>
              <w:rPr>
                <w:sz w:val="24"/>
              </w:rPr>
              <w:t>4</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农村生活污水散排口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pStyle w:val="31"/>
              <w:spacing w:line="240" w:lineRule="auto"/>
              <w:ind w:firstLine="0" w:firstLineChars="0"/>
              <w:jc w:val="center"/>
              <w:rPr>
                <w:sz w:val="24"/>
              </w:rPr>
            </w:pPr>
            <w:r>
              <w:rPr>
                <w:rFonts w:hint="eastAsia"/>
                <w:sz w:val="24"/>
              </w:rPr>
              <w:t>1</w:t>
            </w:r>
            <w:r>
              <w:rPr>
                <w:sz w:val="24"/>
              </w:rPr>
              <w:t>5</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入河入海沟渠</w:t>
            </w:r>
          </w:p>
        </w:tc>
      </w:tr>
    </w:tbl>
    <w:p>
      <w:pPr>
        <w:widowControl/>
        <w:jc w:val="left"/>
        <w:rPr>
          <w:rFonts w:ascii="Times New Roman" w:hAnsi="Times New Roman" w:eastAsia="仿宋_GB2312"/>
          <w:sz w:val="28"/>
        </w:rPr>
      </w:pPr>
    </w:p>
    <w:p>
      <w:pPr>
        <w:pStyle w:val="2"/>
        <w:keepNext/>
        <w:keepLines/>
        <w:numPr>
          <w:ilvl w:val="0"/>
          <w:numId w:val="4"/>
        </w:numPr>
        <w:ind w:left="0" w:firstLine="0"/>
      </w:pPr>
      <w:bookmarkStart w:id="4" w:name="_Toc68076671"/>
      <w:r>
        <w:rPr>
          <w:rFonts w:hint="eastAsia"/>
        </w:rPr>
        <w:t>工作内容</w:t>
      </w:r>
      <w:bookmarkEnd w:id="4"/>
    </w:p>
    <w:p>
      <w:pPr>
        <w:pStyle w:val="3"/>
        <w:keepNext/>
        <w:keepLines/>
        <w:numPr>
          <w:ilvl w:val="1"/>
          <w:numId w:val="4"/>
        </w:numPr>
        <w:tabs>
          <w:tab w:val="left" w:pos="567"/>
        </w:tabs>
        <w:spacing w:before="120" w:after="120"/>
        <w:jc w:val="both"/>
        <w:rPr>
          <w:rFonts w:hint="eastAsia"/>
        </w:rPr>
      </w:pPr>
      <w:bookmarkStart w:id="5" w:name="_Toc68076672"/>
      <w:r>
        <w:rPr>
          <w:rFonts w:hint="eastAsia"/>
        </w:rPr>
        <w:t>现有资料统计整理</w:t>
      </w:r>
      <w:bookmarkEnd w:id="5"/>
    </w:p>
    <w:p>
      <w:pPr>
        <w:pStyle w:val="4"/>
        <w:numPr>
          <w:ilvl w:val="2"/>
          <w:numId w:val="4"/>
        </w:numPr>
        <w:tabs>
          <w:tab w:val="left" w:pos="851"/>
        </w:tabs>
        <w:spacing w:before="40" w:after="40" w:line="360" w:lineRule="auto"/>
        <w:jc w:val="both"/>
      </w:pPr>
      <w:bookmarkStart w:id="6" w:name="_Toc68076673"/>
      <w:r>
        <w:rPr>
          <w:rFonts w:hint="eastAsia"/>
        </w:rPr>
        <w:t>福建省生态环境厅《入河排污口专项行动成果信息总表》</w:t>
      </w:r>
      <w:bookmarkEnd w:id="6"/>
    </w:p>
    <w:p>
      <w:pPr>
        <w:pStyle w:val="31"/>
        <w:ind w:firstLine="560"/>
      </w:pPr>
      <w:r>
        <w:rPr>
          <w:rFonts w:hint="eastAsia"/>
        </w:rPr>
        <w:t>整理</w:t>
      </w:r>
      <w:r>
        <w:t>福建省生态环境厅《入河排污口专项行动成果信息总表》</w:t>
      </w:r>
      <w:r>
        <w:rPr>
          <w:rFonts w:hint="eastAsia"/>
        </w:rPr>
        <w:t>中</w:t>
      </w:r>
      <w:r>
        <w:rPr>
          <w:rFonts w:hint="eastAsia"/>
          <w:lang w:val="en-US" w:eastAsia="zh-CN"/>
        </w:rPr>
        <w:t>平潭综合实验区</w:t>
      </w:r>
      <w:r>
        <w:rPr>
          <w:rFonts w:hint="eastAsia"/>
        </w:rPr>
        <w:t>相关入河排污口信息，并与水利厅移交相关信息做统计对比，形成入河排污口疑似清单及相关信息一览表，为后续人工徒步现场排查做准备。</w:t>
      </w:r>
    </w:p>
    <w:p>
      <w:pPr>
        <w:pStyle w:val="4"/>
        <w:numPr>
          <w:ilvl w:val="2"/>
          <w:numId w:val="4"/>
        </w:numPr>
        <w:tabs>
          <w:tab w:val="left" w:pos="851"/>
        </w:tabs>
        <w:spacing w:before="40" w:after="40" w:line="360" w:lineRule="auto"/>
        <w:jc w:val="both"/>
      </w:pPr>
      <w:bookmarkStart w:id="7" w:name="_Toc68076674"/>
      <w:r>
        <w:rPr>
          <w:rFonts w:hint="eastAsia"/>
        </w:rPr>
        <w:t>各乡镇上报的排污口</w:t>
      </w:r>
      <w:bookmarkEnd w:id="7"/>
    </w:p>
    <w:p>
      <w:pPr>
        <w:pStyle w:val="31"/>
        <w:ind w:firstLine="560"/>
      </w:pPr>
      <w:r>
        <w:rPr>
          <w:rFonts w:hint="eastAsia"/>
        </w:rPr>
        <w:t>搜集各乡镇关于排污口的各种信息、表格，如企业排污口、农业排污口等情况。</w:t>
      </w:r>
    </w:p>
    <w:p>
      <w:pPr>
        <w:pStyle w:val="3"/>
        <w:keepNext/>
        <w:keepLines/>
        <w:numPr>
          <w:ilvl w:val="1"/>
          <w:numId w:val="4"/>
        </w:numPr>
        <w:tabs>
          <w:tab w:val="left" w:pos="567"/>
        </w:tabs>
        <w:spacing w:before="120" w:after="120"/>
        <w:jc w:val="both"/>
        <w:rPr>
          <w:rFonts w:hint="eastAsia"/>
        </w:rPr>
      </w:pPr>
      <w:r>
        <w:rPr>
          <w:rFonts w:hint="eastAsia"/>
        </w:rPr>
        <w:t>排污口排查</w:t>
      </w:r>
    </w:p>
    <w:p>
      <w:pPr>
        <w:pStyle w:val="4"/>
        <w:numPr>
          <w:ilvl w:val="2"/>
          <w:numId w:val="4"/>
        </w:numPr>
        <w:tabs>
          <w:tab w:val="left" w:pos="851"/>
        </w:tabs>
        <w:spacing w:before="40" w:after="40" w:line="360" w:lineRule="auto"/>
        <w:jc w:val="both"/>
      </w:pPr>
      <w:bookmarkStart w:id="8" w:name="_Toc68076677"/>
      <w:r>
        <w:rPr>
          <w:rFonts w:hint="eastAsia"/>
        </w:rPr>
        <w:t>排查</w:t>
      </w:r>
      <w:bookmarkEnd w:id="8"/>
      <w:r>
        <w:rPr>
          <w:rFonts w:hint="eastAsia"/>
        </w:rPr>
        <w:t>流程</w:t>
      </w:r>
    </w:p>
    <w:p>
      <w:pPr>
        <w:pStyle w:val="31"/>
        <w:ind w:firstLine="560"/>
      </w:pPr>
      <w:r>
        <w:rPr>
          <w:rFonts w:hint="eastAsia"/>
        </w:rPr>
        <w:t>按顺序采用第一级排查、第二级排查和第三级排查方式，对入河排污口进行识别确定的工作。</w:t>
      </w:r>
    </w:p>
    <w:p>
      <w:pPr>
        <w:pStyle w:val="31"/>
        <w:ind w:firstLine="0" w:firstLineChars="0"/>
        <w:jc w:val="center"/>
      </w:pPr>
      <w:r>
        <w:rPr>
          <w:rFonts w:hint="eastAsia"/>
        </w:rPr>
        <w:drawing>
          <wp:inline distT="0" distB="0" distL="114300" distR="114300">
            <wp:extent cx="4210685" cy="5504180"/>
            <wp:effectExtent l="0" t="0" r="0" b="0"/>
            <wp:docPr id="15" name="ECB019B1-382A-4266-B25C-5B523AA43C14-2" descr="C:/Users/WIN/AppData/Local/Temp/wps.rvWsr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B019B1-382A-4266-B25C-5B523AA43C14-2" descr="C:/Users/WIN/AppData/Local/Temp/wps.rvWsrowps"/>
                    <pic:cNvPicPr>
                      <a:picLocks noChangeAspect="1"/>
                    </pic:cNvPicPr>
                  </pic:nvPicPr>
                  <pic:blipFill>
                    <a:blip r:embed="rId7"/>
                    <a:stretch>
                      <a:fillRect/>
                    </a:stretch>
                  </pic:blipFill>
                  <pic:spPr>
                    <a:xfrm>
                      <a:off x="0" y="0"/>
                      <a:ext cx="4210685" cy="5504180"/>
                    </a:xfrm>
                    <a:prstGeom prst="rect">
                      <a:avLst/>
                    </a:prstGeom>
                  </pic:spPr>
                </pic:pic>
              </a:graphicData>
            </a:graphic>
          </wp:inline>
        </w:drawing>
      </w:r>
    </w:p>
    <w:p>
      <w:pPr>
        <w:pStyle w:val="6"/>
        <w:ind w:firstLine="0" w:firstLineChars="0"/>
        <w:jc w:val="center"/>
      </w:pPr>
      <w:bookmarkStart w:id="9" w:name="_Ref24101"/>
      <w:r>
        <w:rPr>
          <w:rFonts w:ascii="Times New Roman" w:hAnsi="Times New Roman" w:eastAsia="仿宋_GB2312" w:cstheme="minorBidi"/>
          <w:sz w:val="28"/>
          <w:szCs w:val="24"/>
        </w:rPr>
        <w:t>图</w:t>
      </w:r>
      <w:bookmarkEnd w:id="9"/>
      <w:r>
        <w:rPr>
          <w:rFonts w:hint="eastAsia" w:ascii="Times New Roman" w:hAnsi="Times New Roman" w:eastAsia="仿宋_GB2312" w:cstheme="minorBidi"/>
          <w:sz w:val="28"/>
          <w:szCs w:val="24"/>
          <w:lang w:val="en-US" w:eastAsia="zh-CN"/>
        </w:rPr>
        <w:t>2-1</w:t>
      </w:r>
      <w:r>
        <w:rPr>
          <w:rFonts w:hint="eastAsia" w:ascii="Times New Roman" w:hAnsi="Times New Roman" w:eastAsia="仿宋_GB2312" w:cstheme="minorBidi"/>
          <w:sz w:val="28"/>
          <w:szCs w:val="24"/>
        </w:rPr>
        <w:t xml:space="preserve"> 排查工作流程图</w:t>
      </w:r>
      <w:bookmarkStart w:id="10" w:name="_Toc68076689"/>
    </w:p>
    <w:p>
      <w:pPr>
        <w:pStyle w:val="4"/>
        <w:numPr>
          <w:ilvl w:val="2"/>
          <w:numId w:val="4"/>
        </w:numPr>
        <w:tabs>
          <w:tab w:val="left" w:pos="851"/>
        </w:tabs>
        <w:spacing w:before="40" w:after="40" w:line="360" w:lineRule="auto"/>
        <w:jc w:val="both"/>
      </w:pPr>
      <w:r>
        <w:rPr>
          <w:rFonts w:hint="eastAsia"/>
        </w:rPr>
        <w:t>排查方法</w:t>
      </w:r>
    </w:p>
    <w:p>
      <w:pPr>
        <w:ind w:firstLine="560" w:firstLineChars="200"/>
        <w:rPr>
          <w:rFonts w:ascii="Times New Roman" w:hAnsi="Times New Roman" w:eastAsia="仿宋_GB2312"/>
          <w:sz w:val="28"/>
        </w:rPr>
      </w:pPr>
      <w:r>
        <w:rPr>
          <w:rFonts w:hint="eastAsia" w:ascii="Times New Roman" w:hAnsi="Times New Roman" w:eastAsia="仿宋_GB2312"/>
          <w:sz w:val="28"/>
        </w:rPr>
        <w:t>1、第一级排查</w:t>
      </w:r>
    </w:p>
    <w:p>
      <w:pPr>
        <w:ind w:firstLine="560" w:firstLineChars="200"/>
        <w:rPr>
          <w:rFonts w:ascii="Times New Roman" w:hAnsi="Times New Roman" w:eastAsia="仿宋_GB2312"/>
          <w:sz w:val="28"/>
        </w:rPr>
      </w:pPr>
      <w:r>
        <w:rPr>
          <w:rFonts w:hint="eastAsia" w:ascii="Times New Roman" w:hAnsi="Times New Roman" w:eastAsia="仿宋_GB2312"/>
          <w:sz w:val="28"/>
        </w:rPr>
        <w:t>基于遥感影像解译识别疑似入河（海）排污口和可疑区域的工作。</w:t>
      </w:r>
    </w:p>
    <w:p>
      <w:pPr>
        <w:ind w:firstLine="560" w:firstLineChars="200"/>
        <w:rPr>
          <w:rFonts w:ascii="Times New Roman" w:hAnsi="Times New Roman" w:eastAsia="仿宋_GB2312"/>
          <w:sz w:val="28"/>
        </w:rPr>
      </w:pPr>
      <w:r>
        <w:rPr>
          <w:rFonts w:hint="eastAsia" w:ascii="Times New Roman" w:hAnsi="Times New Roman" w:eastAsia="仿宋_GB2312"/>
          <w:sz w:val="28"/>
        </w:rPr>
        <w:t>一级排查主要为遥感航测及图像解译，识别疑似入河排污口与可疑区域。内容包括一级排查方案制定、遥感组织实施和遥感图像解译。排查主要采用设备为无人机搭配可见光相机和热红外成像仪。</w:t>
      </w:r>
    </w:p>
    <w:p>
      <w:pPr>
        <w:ind w:firstLine="560" w:firstLineChars="200"/>
        <w:rPr>
          <w:rFonts w:ascii="Times New Roman" w:hAnsi="Times New Roman" w:eastAsia="仿宋_GB2312"/>
          <w:sz w:val="28"/>
        </w:rPr>
      </w:pPr>
      <w:r>
        <w:rPr>
          <w:rFonts w:hint="eastAsia" w:ascii="Times New Roman" w:hAnsi="Times New Roman" w:eastAsia="仿宋_GB2312"/>
          <w:sz w:val="28"/>
        </w:rPr>
        <w:t>2、第二级排查</w:t>
      </w:r>
    </w:p>
    <w:p>
      <w:pPr>
        <w:ind w:firstLine="560" w:firstLineChars="200"/>
        <w:rPr>
          <w:rFonts w:ascii="Times New Roman" w:hAnsi="Times New Roman" w:eastAsia="仿宋_GB2312"/>
          <w:sz w:val="28"/>
        </w:rPr>
      </w:pPr>
      <w:r>
        <w:rPr>
          <w:rFonts w:hint="eastAsia" w:ascii="Times New Roman" w:hAnsi="Times New Roman" w:eastAsia="仿宋_GB2312"/>
          <w:sz w:val="28"/>
        </w:rPr>
        <w:t>通过人工徒步排查等方式，对疑似入河（海）排污口、可疑区域、历史入河（海）排污口等信息进行实地确认、修改，并沿岸线查找第一级排查遗漏入河（海）排污口的工作。</w:t>
      </w:r>
    </w:p>
    <w:p>
      <w:pPr>
        <w:ind w:firstLine="560" w:firstLineChars="200"/>
        <w:rPr>
          <w:rFonts w:ascii="Times New Roman" w:hAnsi="Times New Roman" w:eastAsia="仿宋_GB2312"/>
          <w:sz w:val="28"/>
        </w:rPr>
      </w:pPr>
      <w:r>
        <w:rPr>
          <w:rFonts w:hint="eastAsia" w:ascii="Times New Roman" w:hAnsi="Times New Roman" w:eastAsia="仿宋_GB2312"/>
          <w:sz w:val="28"/>
        </w:rPr>
        <w:t>以第一级排查遥感解译的疑似入河排污口、可疑区域为基础，增加资料整合分析识别的历史入河排污口、排查岸线作为现场排查对象，组织人员网格化排查所有岸线，核实入河排污口信息，登记新发现的入河排污口，查明排污状况。内容包括第二级排查方案制定、现场排查及入河排污口判定要求和信息填报。</w:t>
      </w:r>
    </w:p>
    <w:p>
      <w:pPr>
        <w:ind w:firstLine="560" w:firstLineChars="200"/>
        <w:rPr>
          <w:rFonts w:ascii="Times New Roman" w:hAnsi="Times New Roman" w:eastAsia="仿宋_GB2312"/>
          <w:sz w:val="28"/>
        </w:rPr>
      </w:pPr>
      <w:r>
        <w:rPr>
          <w:rFonts w:hint="eastAsia" w:ascii="Times New Roman" w:hAnsi="Times New Roman" w:eastAsia="仿宋_GB2312"/>
          <w:sz w:val="28"/>
        </w:rPr>
        <w:t>本方案现场排查的方式分为水上排查和水下排查。水上排查主要为人工沿岸排查和随船排查。水下排查主要为无人船搭载侧扫声呐，完成水下暗管的排查。</w:t>
      </w:r>
    </w:p>
    <w:p>
      <w:pPr>
        <w:ind w:firstLine="560" w:firstLineChars="200"/>
        <w:rPr>
          <w:rFonts w:ascii="Times New Roman" w:hAnsi="Times New Roman" w:eastAsia="仿宋_GB2312"/>
          <w:sz w:val="28"/>
        </w:rPr>
      </w:pPr>
      <w:r>
        <w:rPr>
          <w:rFonts w:hint="eastAsia" w:ascii="Times New Roman" w:hAnsi="Times New Roman" w:eastAsia="仿宋_GB2312"/>
          <w:sz w:val="28"/>
        </w:rPr>
        <w:t>3、第三级排查</w:t>
      </w:r>
    </w:p>
    <w:p>
      <w:pPr>
        <w:ind w:firstLine="560" w:firstLineChars="200"/>
        <w:rPr>
          <w:rFonts w:ascii="Times New Roman" w:hAnsi="Times New Roman" w:eastAsia="仿宋_GB2312"/>
          <w:sz w:val="28"/>
        </w:rPr>
      </w:pPr>
      <w:r>
        <w:rPr>
          <w:rFonts w:hint="eastAsia" w:ascii="Times New Roman" w:hAnsi="Times New Roman" w:eastAsia="仿宋_GB2312"/>
          <w:sz w:val="28"/>
        </w:rPr>
        <w:t>在第一级排查、第二级排查的基础上，集中组织排查技术装备力量，开展问题入河（海）排污口信息复核和热点区域精细核查的工作。</w:t>
      </w:r>
    </w:p>
    <w:p>
      <w:pPr>
        <w:ind w:firstLine="560" w:firstLineChars="200"/>
        <w:rPr>
          <w:rFonts w:ascii="Times New Roman" w:hAnsi="Times New Roman" w:eastAsia="仿宋_GB2312"/>
          <w:sz w:val="28"/>
        </w:rPr>
      </w:pPr>
      <w:r>
        <w:rPr>
          <w:rFonts w:hint="eastAsia" w:ascii="Times New Roman" w:hAnsi="Times New Roman" w:eastAsia="仿宋_GB2312"/>
          <w:sz w:val="28"/>
        </w:rPr>
        <w:t>对第二级排查中存在的信息登记错误、水情地形气象限制导致的排查缺陷等，结合流域主要环境问题，开展问题入河排污口筛选和热点区域靶向分析，集中组织技术装备排查，查漏纠错。内容包括问题入河排污口的筛选、热点区域靶向分析、第三级排查方案制定、技术装备详查和数据“纠错补漏”。采用无人船搭载全自动水质分析仪和侧扫声呐对重点区域进行沿程分析，对入河（排污口进行复核和热点区域精细核查。</w:t>
      </w:r>
    </w:p>
    <w:p>
      <w:pPr>
        <w:pStyle w:val="3"/>
        <w:keepNext/>
        <w:keepLines/>
        <w:numPr>
          <w:ilvl w:val="1"/>
          <w:numId w:val="4"/>
        </w:numPr>
        <w:tabs>
          <w:tab w:val="left" w:pos="567"/>
        </w:tabs>
        <w:spacing w:before="120" w:after="120"/>
        <w:jc w:val="both"/>
        <w:rPr>
          <w:rFonts w:hint="eastAsia"/>
        </w:rPr>
      </w:pPr>
      <w:r>
        <w:rPr>
          <w:rFonts w:hint="eastAsia"/>
        </w:rPr>
        <w:t>排污口监测</w:t>
      </w:r>
    </w:p>
    <w:p>
      <w:pPr>
        <w:ind w:firstLine="560" w:firstLineChars="200"/>
        <w:rPr>
          <w:rFonts w:ascii="Times New Roman" w:hAnsi="Times New Roman" w:eastAsia="仿宋_GB2312"/>
          <w:sz w:val="28"/>
        </w:rPr>
      </w:pPr>
      <w:r>
        <w:rPr>
          <w:rFonts w:hint="eastAsia" w:ascii="Times New Roman" w:hAnsi="Times New Roman" w:eastAsia="仿宋_GB2312"/>
          <w:sz w:val="28"/>
        </w:rPr>
        <w:t>为摸清入河排污口的排污状况，需要对排查出的入河排污口开展水质水量人工监测工作。按照边排查、边监测的原则，对于现场排查发现有水排放的入河排污口，制定入河排污口监测计划，结合入河排污口现场实际，进行入河排污口排放水量水质监测。</w:t>
      </w:r>
    </w:p>
    <w:p>
      <w:pPr>
        <w:jc w:val="center"/>
        <w:rPr>
          <w:rFonts w:ascii="Times New Roman" w:hAnsi="Times New Roman" w:eastAsia="仿宋_GB2312"/>
          <w:sz w:val="28"/>
        </w:rPr>
      </w:pPr>
      <w:r>
        <w:drawing>
          <wp:inline distT="0" distB="0" distL="0" distR="0">
            <wp:extent cx="4800600" cy="3128645"/>
            <wp:effectExtent l="0" t="0" r="0" b="0"/>
            <wp:docPr id="289" name="图片 28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图示&#10;&#10;描述已自动生成"/>
                    <pic:cNvPicPr>
                      <a:picLocks noChangeAspect="1"/>
                    </pic:cNvPicPr>
                  </pic:nvPicPr>
                  <pic:blipFill>
                    <a:blip r:embed="rId8"/>
                    <a:stretch>
                      <a:fillRect/>
                    </a:stretch>
                  </pic:blipFill>
                  <pic:spPr>
                    <a:xfrm>
                      <a:off x="0" y="0"/>
                      <a:ext cx="4809869" cy="3135159"/>
                    </a:xfrm>
                    <a:prstGeom prst="rect">
                      <a:avLst/>
                    </a:prstGeom>
                  </pic:spPr>
                </pic:pic>
              </a:graphicData>
            </a:graphic>
          </wp:inline>
        </w:drawing>
      </w:r>
    </w:p>
    <w:p>
      <w:pPr>
        <w:jc w:val="center"/>
        <w:rPr>
          <w:rFonts w:ascii="Times New Roman" w:hAnsi="Times New Roman" w:eastAsia="仿宋_GB2312"/>
          <w:sz w:val="28"/>
        </w:rPr>
      </w:pPr>
      <w:r>
        <w:rPr>
          <w:rFonts w:hint="eastAsia" w:ascii="Times New Roman" w:hAnsi="Times New Roman" w:eastAsia="仿宋_GB2312"/>
          <w:sz w:val="28"/>
        </w:rPr>
        <w:t>图</w:t>
      </w:r>
      <w:r>
        <w:rPr>
          <w:rFonts w:hint="eastAsia" w:ascii="Times New Roman" w:hAnsi="Times New Roman" w:eastAsia="仿宋_GB2312"/>
          <w:sz w:val="28"/>
          <w:lang w:val="en-US" w:eastAsia="zh-CN"/>
        </w:rPr>
        <w:t>2-2</w:t>
      </w:r>
      <w:r>
        <w:rPr>
          <w:rFonts w:ascii="Times New Roman" w:hAnsi="Times New Roman" w:eastAsia="仿宋_GB2312"/>
          <w:sz w:val="28"/>
        </w:rPr>
        <w:t xml:space="preserve"> 水质检测流程图</w:t>
      </w:r>
    </w:p>
    <w:p>
      <w:pPr>
        <w:pStyle w:val="3"/>
        <w:keepNext/>
        <w:keepLines/>
        <w:numPr>
          <w:ilvl w:val="1"/>
          <w:numId w:val="4"/>
        </w:numPr>
        <w:tabs>
          <w:tab w:val="left" w:pos="567"/>
        </w:tabs>
        <w:spacing w:before="120" w:after="120"/>
        <w:jc w:val="both"/>
        <w:rPr>
          <w:rFonts w:hint="eastAsia"/>
        </w:rPr>
      </w:pPr>
      <w:r>
        <w:rPr>
          <w:rFonts w:hint="eastAsia"/>
        </w:rPr>
        <w:t>排污口溯源</w:t>
      </w:r>
    </w:p>
    <w:p>
      <w:pPr>
        <w:ind w:firstLine="560" w:firstLineChars="200"/>
        <w:rPr>
          <w:rFonts w:ascii="Times New Roman" w:hAnsi="Times New Roman" w:eastAsia="仿宋_GB2312"/>
          <w:sz w:val="28"/>
        </w:rPr>
      </w:pPr>
      <w:r>
        <w:rPr>
          <w:rFonts w:hint="eastAsia" w:ascii="Times New Roman" w:hAnsi="Times New Roman" w:eastAsia="仿宋_GB2312"/>
          <w:sz w:val="28"/>
        </w:rPr>
        <w:t>根据入河排污口排查结果，所有排查出的入河排污口均须明确责任主体，不能明确责任主体的入河排污口均应溯源。溯源内容包括排污口信息、所在行政区域、废污水排放量、排入水体名称、控制单元名称、溯源方法以及废污水来源信息。其中废污水来源信息包括废污水来源个数、各来源名称、各来源位置和各来源废污水排放量。</w:t>
      </w:r>
    </w:p>
    <w:p>
      <w:pPr>
        <w:ind w:firstLine="560" w:firstLineChars="200"/>
        <w:rPr>
          <w:rFonts w:ascii="Times New Roman" w:hAnsi="Times New Roman" w:eastAsia="仿宋_GB2312"/>
          <w:sz w:val="28"/>
        </w:rPr>
      </w:pPr>
      <w:r>
        <w:rPr>
          <w:rFonts w:hint="eastAsia" w:ascii="Times New Roman" w:hAnsi="Times New Roman" w:eastAsia="仿宋_GB2312"/>
          <w:sz w:val="28"/>
        </w:rPr>
        <w:t>沿入河排污口上游支流（或沟渠、暗管）现场调查，根据污染源的具体位置以及与上游支流（或沟渠、暗管）的方位、距离、入河排污口等信息，确定入河排污口与污染源对应关系。</w:t>
      </w:r>
    </w:p>
    <w:p>
      <w:pPr>
        <w:ind w:firstLine="560" w:firstLineChars="200"/>
        <w:rPr>
          <w:rFonts w:ascii="Times New Roman" w:hAnsi="Times New Roman" w:eastAsia="仿宋_GB2312"/>
          <w:sz w:val="28"/>
        </w:rPr>
      </w:pPr>
      <w:r>
        <w:rPr>
          <w:rFonts w:hint="eastAsia" w:ascii="Times New Roman" w:hAnsi="Times New Roman" w:eastAsia="仿宋_GB2312"/>
          <w:sz w:val="28"/>
        </w:rPr>
        <w:t>溯源流程图如下：</w:t>
      </w:r>
    </w:p>
    <w:p>
      <w:pPr>
        <w:pStyle w:val="34"/>
        <w:spacing w:line="240" w:lineRule="auto"/>
        <w:ind w:firstLine="0" w:firstLineChars="0"/>
        <w:jc w:val="center"/>
      </w:pPr>
      <w:r>
        <w:drawing>
          <wp:inline distT="0" distB="0" distL="0" distR="0">
            <wp:extent cx="2195830" cy="3806825"/>
            <wp:effectExtent l="0" t="0" r="13970" b="3175"/>
            <wp:docPr id="1" name="图片 1" descr="图示,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箱线图&#10;&#10;描述已自动生成"/>
                    <pic:cNvPicPr>
                      <a:picLocks noChangeAspect="1"/>
                    </pic:cNvPicPr>
                  </pic:nvPicPr>
                  <pic:blipFill>
                    <a:blip r:embed="rId9"/>
                    <a:srcRect b="4547"/>
                    <a:stretch>
                      <a:fillRect/>
                    </a:stretch>
                  </pic:blipFill>
                  <pic:spPr>
                    <a:xfrm>
                      <a:off x="0" y="0"/>
                      <a:ext cx="2195830" cy="3806825"/>
                    </a:xfrm>
                    <a:prstGeom prst="rect">
                      <a:avLst/>
                    </a:prstGeom>
                    <a:ln>
                      <a:noFill/>
                    </a:ln>
                  </pic:spPr>
                </pic:pic>
              </a:graphicData>
            </a:graphic>
          </wp:inline>
        </w:drawing>
      </w:r>
    </w:p>
    <w:p>
      <w:pPr>
        <w:pStyle w:val="6"/>
        <w:ind w:firstLine="0" w:firstLineChars="0"/>
        <w:jc w:val="center"/>
        <w:rPr>
          <w:rFonts w:ascii="Times New Roman" w:hAnsi="Times New Roman" w:eastAsia="仿宋_GB2312" w:cstheme="minorBidi"/>
          <w:sz w:val="28"/>
          <w:szCs w:val="24"/>
        </w:rPr>
      </w:pPr>
      <w:r>
        <w:rPr>
          <w:rFonts w:ascii="Times New Roman" w:hAnsi="Times New Roman" w:eastAsia="仿宋_GB2312" w:cstheme="minorBidi"/>
          <w:sz w:val="28"/>
          <w:szCs w:val="24"/>
        </w:rPr>
        <w:t>图</w:t>
      </w:r>
      <w:r>
        <w:rPr>
          <w:rFonts w:hint="eastAsia" w:ascii="Times New Roman" w:hAnsi="Times New Roman" w:eastAsia="仿宋_GB2312" w:cstheme="minorBidi"/>
          <w:sz w:val="28"/>
          <w:szCs w:val="24"/>
          <w:lang w:val="en-US" w:eastAsia="zh-CN"/>
        </w:rPr>
        <w:t>2-3</w:t>
      </w:r>
      <w:r>
        <w:rPr>
          <w:rFonts w:hint="eastAsia" w:ascii="Times New Roman" w:hAnsi="Times New Roman" w:eastAsia="仿宋_GB2312" w:cstheme="minorBidi"/>
          <w:sz w:val="28"/>
          <w:szCs w:val="24"/>
        </w:rPr>
        <w:t xml:space="preserve"> 排污口溯源流程图</w:t>
      </w:r>
    </w:p>
    <w:p>
      <w:pPr>
        <w:ind w:firstLine="560" w:firstLineChars="200"/>
        <w:rPr>
          <w:rFonts w:ascii="Times New Roman" w:hAnsi="Times New Roman" w:eastAsia="仿宋_GB2312"/>
          <w:sz w:val="28"/>
        </w:rPr>
      </w:pPr>
      <w:r>
        <w:rPr>
          <w:rFonts w:hint="eastAsia" w:ascii="Times New Roman" w:hAnsi="Times New Roman" w:eastAsia="仿宋_GB2312"/>
          <w:sz w:val="28"/>
        </w:rPr>
        <w:t>针对在现场排查过程中现场情况简单的排污口，完成现场排查和信息填报的同时，可同步完成溯源信息填报信息要求的，确定排污口类型及责任主体的，填报溯源信息到入河排污口信息管理平台中，完成现场排查溯源。</w:t>
      </w:r>
    </w:p>
    <w:p>
      <w:pPr>
        <w:ind w:firstLine="560" w:firstLineChars="200"/>
        <w:rPr>
          <w:rFonts w:ascii="Times New Roman" w:hAnsi="Times New Roman" w:eastAsia="仿宋_GB2312"/>
          <w:sz w:val="28"/>
        </w:rPr>
      </w:pPr>
      <w:r>
        <w:rPr>
          <w:rFonts w:hint="eastAsia" w:ascii="Times New Roman" w:hAnsi="Times New Roman" w:eastAsia="仿宋_GB2312"/>
          <w:sz w:val="28"/>
        </w:rPr>
        <w:t>充分利用收集的资料进行排污口溯源，可通过以下数据进行初步的溯源，判断敏感区域和可能的排放点位，再对敏感区域进行人工勘察或技术溯源。</w:t>
      </w:r>
    </w:p>
    <w:p>
      <w:pPr>
        <w:ind w:firstLine="560" w:firstLineChars="200"/>
        <w:rPr>
          <w:rFonts w:ascii="Times New Roman" w:hAnsi="Times New Roman" w:eastAsia="仿宋_GB2312"/>
          <w:sz w:val="28"/>
        </w:rPr>
      </w:pPr>
      <w:r>
        <w:rPr>
          <w:rFonts w:hint="eastAsia" w:ascii="Times New Roman" w:hAnsi="Times New Roman" w:eastAsia="仿宋_GB2312"/>
          <w:sz w:val="28"/>
        </w:rPr>
        <w:t>人工排查溯源针对通过资料溯源不能确定污染来源的排污口，开展人工排查溯源。人工现场走访当属地街镇或园区管理人员、相关单位工作人员等进行现场核实，调查排水路径及污水接入点，借助人工调查、水质监测、烟雾试验、染色试验、泵站运行配合等方法，完成溯源，确定责任主体，未能通过资料＋现场调查溯源的排口，开展下一步溯源。</w:t>
      </w:r>
    </w:p>
    <w:p>
      <w:pPr>
        <w:ind w:firstLine="560" w:firstLineChars="200"/>
        <w:rPr>
          <w:rFonts w:ascii="Times New Roman" w:hAnsi="Times New Roman" w:eastAsia="仿宋_GB2312"/>
          <w:sz w:val="28"/>
        </w:rPr>
      </w:pPr>
      <w:r>
        <w:rPr>
          <w:rFonts w:hint="eastAsia" w:ascii="Times New Roman" w:hAnsi="Times New Roman" w:eastAsia="仿宋_GB2312"/>
          <w:sz w:val="28"/>
        </w:rPr>
        <w:t>针对第一步、第二步均无法完成溯源，污染来源不明确、溯源难度大的排污口，利用</w:t>
      </w:r>
      <w:r>
        <w:rPr>
          <w:rFonts w:hint="eastAsia" w:ascii="Times New Roman" w:hAnsi="Times New Roman" w:eastAsia="仿宋_GB2312"/>
          <w:sz w:val="28"/>
          <w:lang w:val="en-US" w:eastAsia="zh-CN"/>
        </w:rPr>
        <w:t>技术</w:t>
      </w:r>
      <w:r>
        <w:rPr>
          <w:rFonts w:ascii="Times New Roman" w:hAnsi="Times New Roman" w:eastAsia="仿宋_GB2312"/>
          <w:sz w:val="28"/>
        </w:rPr>
        <w:t>手段进行溯源调查攻坚。</w:t>
      </w:r>
    </w:p>
    <w:p>
      <w:pPr>
        <w:rPr>
          <w:rFonts w:ascii="Times New Roman" w:hAnsi="Times New Roman" w:eastAsia="仿宋_GB2312"/>
          <w:sz w:val="28"/>
        </w:rPr>
      </w:pPr>
    </w:p>
    <w:p>
      <w:pPr>
        <w:pStyle w:val="2"/>
        <w:keepNext/>
        <w:keepLines/>
        <w:numPr>
          <w:ilvl w:val="0"/>
          <w:numId w:val="4"/>
        </w:numPr>
        <w:ind w:left="0" w:firstLine="0"/>
      </w:pPr>
      <w:r>
        <w:rPr>
          <w:rFonts w:hint="eastAsia"/>
        </w:rPr>
        <w:t>工作成果</w:t>
      </w:r>
    </w:p>
    <w:p>
      <w:pPr>
        <w:spacing w:line="360" w:lineRule="auto"/>
        <w:ind w:firstLine="560" w:firstLineChars="200"/>
        <w:rPr>
          <w:rFonts w:ascii="Times New Roman" w:hAnsi="Times New Roman" w:eastAsia="仿宋_GB2312"/>
          <w:sz w:val="28"/>
        </w:rPr>
      </w:pPr>
      <w:r>
        <w:rPr>
          <w:rFonts w:ascii="Times New Roman" w:hAnsi="Times New Roman" w:eastAsia="仿宋_GB2312"/>
          <w:sz w:val="28"/>
        </w:rPr>
        <w:t>成果形式包括但不限于以下内容：</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ascii="Times New Roman" w:hAnsi="Times New Roman" w:eastAsia="仿宋_GB2312"/>
          <w:sz w:val="28"/>
        </w:rPr>
        <w:t>1）所有入河排污口建立“一口一档”</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（2）</w:t>
      </w:r>
      <w:r>
        <w:rPr>
          <w:rFonts w:ascii="Times New Roman" w:hAnsi="Times New Roman" w:eastAsia="仿宋_GB2312"/>
          <w:sz w:val="28"/>
        </w:rPr>
        <w:t>入河排污口一</w:t>
      </w:r>
      <w:r>
        <w:rPr>
          <w:rFonts w:hint="default" w:ascii="Times New Roman" w:hAnsi="Times New Roman" w:eastAsia="仿宋_GB2312"/>
          <w:sz w:val="28"/>
          <w:lang w:val="en-US"/>
        </w:rPr>
        <w:t>县</w:t>
      </w:r>
      <w:r>
        <w:rPr>
          <w:rFonts w:ascii="Times New Roman" w:hAnsi="Times New Roman" w:eastAsia="仿宋_GB2312"/>
          <w:sz w:val="28"/>
        </w:rPr>
        <w:t>一档、一河一档专题图</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（3）入河排污口水质监测</w:t>
      </w:r>
      <w:r>
        <w:rPr>
          <w:rFonts w:hint="eastAsia" w:ascii="Times New Roman" w:hAnsi="Times New Roman" w:eastAsia="仿宋_GB2312"/>
          <w:sz w:val="28"/>
          <w:lang w:val="en-US" w:eastAsia="zh-CN"/>
        </w:rPr>
        <w:t>数据</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hint="eastAsia" w:ascii="Times New Roman" w:hAnsi="Times New Roman" w:eastAsia="仿宋_GB2312"/>
          <w:sz w:val="28"/>
          <w:lang w:val="en-US" w:eastAsia="zh-CN"/>
        </w:rPr>
        <w:t>4</w:t>
      </w:r>
      <w:r>
        <w:rPr>
          <w:rFonts w:hint="eastAsia" w:ascii="Times New Roman" w:hAnsi="Times New Roman" w:eastAsia="仿宋_GB2312"/>
          <w:sz w:val="28"/>
        </w:rPr>
        <w:t>）</w:t>
      </w:r>
      <w:r>
        <w:rPr>
          <w:rFonts w:hint="eastAsia" w:ascii="Times New Roman" w:hAnsi="Times New Roman" w:eastAsia="仿宋_GB2312"/>
          <w:sz w:val="28"/>
          <w:lang w:val="en-US" w:eastAsia="zh-CN"/>
        </w:rPr>
        <w:t>入河排污口排查与溯源</w:t>
      </w:r>
      <w:r>
        <w:rPr>
          <w:rFonts w:ascii="Times New Roman" w:hAnsi="Times New Roman" w:eastAsia="仿宋_GB2312"/>
          <w:sz w:val="28"/>
        </w:rPr>
        <w:t>总结分析报告</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hint="eastAsia" w:ascii="Times New Roman" w:hAnsi="Times New Roman" w:eastAsia="仿宋_GB2312"/>
          <w:sz w:val="28"/>
          <w:lang w:val="en-US" w:eastAsia="zh-CN"/>
        </w:rPr>
        <w:t>5</w:t>
      </w:r>
      <w:r>
        <w:rPr>
          <w:rFonts w:hint="eastAsia" w:ascii="Times New Roman" w:hAnsi="Times New Roman" w:eastAsia="仿宋_GB2312"/>
          <w:sz w:val="28"/>
        </w:rPr>
        <w:t>）</w:t>
      </w:r>
      <w:r>
        <w:rPr>
          <w:rFonts w:ascii="Times New Roman" w:hAnsi="Times New Roman" w:eastAsia="仿宋_GB2312"/>
          <w:sz w:val="28"/>
        </w:rPr>
        <w:t>排口分布专题图</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hint="eastAsia" w:ascii="Times New Roman" w:hAnsi="Times New Roman" w:eastAsia="仿宋_GB2312"/>
          <w:sz w:val="28"/>
          <w:lang w:val="en-US" w:eastAsia="zh-CN"/>
        </w:rPr>
        <w:t>6</w:t>
      </w:r>
      <w:r>
        <w:rPr>
          <w:rFonts w:hint="eastAsia" w:ascii="Times New Roman" w:hAnsi="Times New Roman" w:eastAsia="仿宋_GB2312"/>
          <w:sz w:val="28"/>
        </w:rPr>
        <w:t>）</w:t>
      </w:r>
      <w:r>
        <w:rPr>
          <w:rFonts w:ascii="Times New Roman" w:hAnsi="Times New Roman" w:eastAsia="仿宋_GB2312"/>
          <w:sz w:val="28"/>
        </w:rPr>
        <w:t>数字化成</w:t>
      </w:r>
      <w:r>
        <w:rPr>
          <w:rFonts w:hint="eastAsia" w:ascii="Times New Roman" w:hAnsi="Times New Roman" w:eastAsia="仿宋_GB2312"/>
          <w:sz w:val="28"/>
        </w:rPr>
        <w:t>果。</w:t>
      </w:r>
    </w:p>
    <w:bookmarkEnd w:id="10"/>
    <w:p>
      <w:pPr>
        <w:pStyle w:val="31"/>
        <w:ind w:left="0" w:leftChars="0" w:firstLine="0" w:firstLineChars="0"/>
        <w:rPr>
          <w:rFonts w:hint="default"/>
          <w:b w:val="0"/>
          <w:bCs w:val="0"/>
          <w:sz w:val="24"/>
          <w:szCs w:val="22"/>
          <w:lang w:val="en-US" w:eastAsia="zh-CN"/>
        </w:rPr>
      </w:pPr>
    </w:p>
    <w:sectPr>
      <w:headerReference r:id="rId3" w:type="default"/>
      <w:footerReference r:id="rId4" w:type="default"/>
      <w:pgSz w:w="11906" w:h="16838"/>
      <w:pgMar w:top="1440" w:right="1800" w:bottom="1440"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w:altName w:val="宋体"/>
    <w:panose1 w:val="02010600030101010101"/>
    <w:charset w:val="86"/>
    <w:family w:val="auto"/>
    <w:pitch w:val="default"/>
    <w:sig w:usb0="00000000" w:usb1="00000000" w:usb2="00000016" w:usb3="00000000" w:csb0="0004000F" w:csb1="00000000"/>
  </w:font>
  <w:font w:name="time">
    <w:altName w:val="Cambria"/>
    <w:panose1 w:val="00000000000000000000"/>
    <w:charset w:val="00"/>
    <w:family w:val="roman"/>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AFF" w:usb1="C0007843" w:usb2="00000009" w:usb3="00000000" w:csb0="400001FF" w:csb1="FFFF0000"/>
  </w:font>
  <w:font w:name="等线 Light">
    <w:altName w:val="Segoe Print"/>
    <w:panose1 w:val="00000000000000000000"/>
    <w:charset w:val="00"/>
    <w:family w:val="auto"/>
    <w:pitch w:val="default"/>
    <w:sig w:usb0="00000000" w:usb1="00000000" w:usb2="00000000" w:usb3="00000000" w:csb0="0000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5754014"/>
    </w:sdtPr>
    <w:sdtEndPr>
      <w:rPr>
        <w:rFonts w:cs="Times New Roman"/>
        <w:sz w:val="21"/>
        <w:szCs w:val="21"/>
      </w:rPr>
    </w:sdtEndPr>
    <w:sdtContent>
      <w:p>
        <w:pPr>
          <w:pStyle w:val="10"/>
          <w:ind w:firstLine="360"/>
          <w:jc w:val="center"/>
          <w:rPr>
            <w:rFonts w:cs="Times New Roman"/>
            <w:sz w:val="21"/>
            <w:szCs w:val="21"/>
          </w:rPr>
        </w:pPr>
        <w:r>
          <w:rPr>
            <w:rFonts w:cs="Times New Roman"/>
            <w:sz w:val="21"/>
            <w:szCs w:val="21"/>
          </w:rPr>
          <w:fldChar w:fldCharType="begin"/>
        </w:r>
        <w:r>
          <w:rPr>
            <w:rFonts w:cs="Times New Roman"/>
            <w:sz w:val="21"/>
            <w:szCs w:val="21"/>
          </w:rPr>
          <w:instrText xml:space="preserve">PAGE   \* MERGEFORMAT</w:instrText>
        </w:r>
        <w:r>
          <w:rPr>
            <w:rFonts w:cs="Times New Roman"/>
            <w:sz w:val="21"/>
            <w:szCs w:val="21"/>
          </w:rPr>
          <w:fldChar w:fldCharType="separate"/>
        </w:r>
        <w:r>
          <w:rPr>
            <w:rFonts w:cs="Times New Roman"/>
            <w:sz w:val="21"/>
            <w:szCs w:val="21"/>
            <w:lang w:val="zh-CN"/>
          </w:rPr>
          <w:t>2</w:t>
        </w:r>
        <w:r>
          <w:rPr>
            <w:rFonts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40231764">
    <w:nsid w:val="799B7754"/>
    <w:multiLevelType w:val="multilevel"/>
    <w:tmpl w:val="799B7754"/>
    <w:lvl w:ilvl="0" w:tentative="1">
      <w:start w:val="1"/>
      <w:numFmt w:val="chineseCountingThousand"/>
      <w:lvlText w:val="(%1)"/>
      <w:lvlJc w:val="left"/>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1">
      <w:start w:val="1"/>
      <w:numFmt w:val="lowerLetter"/>
      <w:lvlText w:val="%2)"/>
      <w:lvlJc w:val="left"/>
      <w:pPr>
        <w:ind w:left="840" w:hanging="420"/>
      </w:pPr>
      <w:rPr>
        <w:rFonts w:hint="eastAsia"/>
      </w:rPr>
    </w:lvl>
    <w:lvl w:ilvl="2" w:tentative="1">
      <w:start w:val="1"/>
      <w:numFmt w:val="chineseCountingThousand"/>
      <w:pStyle w:val="4"/>
      <w:suff w:val="nothing"/>
      <w:lvlText w:val="（%3）"/>
      <w:lvlJc w:val="left"/>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3" w:tentative="1">
      <w:start w:val="1"/>
      <w:numFmt w:val="decimal"/>
      <w:pStyle w:val="5"/>
      <w:suff w:val="nothing"/>
      <w:lvlText w:val="%4."/>
      <w:lvlJc w:val="left"/>
      <w:pPr>
        <w:ind w:left="0" w:firstLine="0"/>
      </w:pPr>
      <w:rPr>
        <w:rFonts w:hint="eastAsia"/>
      </w:rPr>
    </w:lvl>
    <w:lvl w:ilvl="4" w:tentative="1">
      <w:start w:val="1"/>
      <w:numFmt w:val="lowerLetter"/>
      <w:lvlText w:val="%5)"/>
      <w:lvlJc w:val="left"/>
      <w:pPr>
        <w:ind w:left="2100" w:hanging="420"/>
      </w:pPr>
      <w:rPr>
        <w:rFonts w:hint="eastAsia"/>
      </w:rPr>
    </w:lvl>
    <w:lvl w:ilvl="5" w:tentative="1">
      <w:start w:val="1"/>
      <w:numFmt w:val="lowerRoman"/>
      <w:lvlText w:val="%6."/>
      <w:lvlJc w:val="right"/>
      <w:pPr>
        <w:ind w:left="2520" w:hanging="420"/>
      </w:pPr>
      <w:rPr>
        <w:rFonts w:hint="eastAsia"/>
      </w:rPr>
    </w:lvl>
    <w:lvl w:ilvl="6" w:tentative="1">
      <w:start w:val="1"/>
      <w:numFmt w:val="decimal"/>
      <w:lvlText w:val="%7."/>
      <w:lvlJc w:val="left"/>
      <w:pPr>
        <w:ind w:left="2940" w:hanging="420"/>
      </w:pPr>
      <w:rPr>
        <w:rFonts w:hint="eastAsia"/>
      </w:rPr>
    </w:lvl>
    <w:lvl w:ilvl="7" w:tentative="1">
      <w:start w:val="1"/>
      <w:numFmt w:val="lowerLetter"/>
      <w:lvlText w:val="%8)"/>
      <w:lvlJc w:val="left"/>
      <w:pPr>
        <w:ind w:left="3360" w:hanging="420"/>
      </w:pPr>
      <w:rPr>
        <w:rFonts w:hint="eastAsia"/>
      </w:rPr>
    </w:lvl>
    <w:lvl w:ilvl="8" w:tentative="1">
      <w:start w:val="1"/>
      <w:numFmt w:val="lowerRoman"/>
      <w:lvlText w:val="%9."/>
      <w:lvlJc w:val="right"/>
      <w:pPr>
        <w:ind w:left="3780" w:hanging="420"/>
      </w:pPr>
      <w:rPr>
        <w:rFonts w:hint="eastAsia"/>
      </w:rPr>
    </w:lvl>
  </w:abstractNum>
  <w:abstractNum w:abstractNumId="2012903975">
    <w:nsid w:val="77FA7A27"/>
    <w:multiLevelType w:val="multilevel"/>
    <w:tmpl w:val="77FA7A27"/>
    <w:lvl w:ilvl="0" w:tentative="1">
      <w:start w:val="1"/>
      <w:numFmt w:val="chineseCountingThousand"/>
      <w:lvlText w:val="(%1)"/>
      <w:lvlJc w:val="left"/>
      <w:pPr>
        <w:ind w:left="420" w:hanging="420"/>
      </w:pPr>
      <w:rPr>
        <w:rFonts w:hint="eastAsia"/>
      </w:rPr>
    </w:lvl>
    <w:lvl w:ilvl="1" w:tentative="1">
      <w:start w:val="1"/>
      <w:numFmt w:val="chineseCountingThousand"/>
      <w:pStyle w:val="3"/>
      <w:suff w:val="nothing"/>
      <w:lvlText w:val="%2、"/>
      <w:lvlJc w:val="left"/>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2" w:tentative="1">
      <w:start w:val="1"/>
      <w:numFmt w:val="lowerRoman"/>
      <w:lvlText w:val="%3."/>
      <w:lvlJc w:val="right"/>
      <w:pPr>
        <w:ind w:left="1260" w:hanging="420"/>
      </w:pPr>
      <w:rPr>
        <w:rFonts w:hint="eastAsia"/>
      </w:rPr>
    </w:lvl>
    <w:lvl w:ilvl="3" w:tentative="1">
      <w:start w:val="1"/>
      <w:numFmt w:val="decimal"/>
      <w:lvlText w:val="%4."/>
      <w:lvlJc w:val="left"/>
      <w:pPr>
        <w:ind w:left="1680" w:hanging="420"/>
      </w:pPr>
      <w:rPr>
        <w:rFonts w:hint="eastAsia"/>
      </w:rPr>
    </w:lvl>
    <w:lvl w:ilvl="4" w:tentative="1">
      <w:start w:val="1"/>
      <w:numFmt w:val="lowerLetter"/>
      <w:lvlText w:val="%5)"/>
      <w:lvlJc w:val="left"/>
      <w:pPr>
        <w:ind w:left="2100" w:hanging="420"/>
      </w:pPr>
      <w:rPr>
        <w:rFonts w:hint="eastAsia"/>
      </w:rPr>
    </w:lvl>
    <w:lvl w:ilvl="5" w:tentative="1">
      <w:start w:val="1"/>
      <w:numFmt w:val="lowerRoman"/>
      <w:lvlText w:val="%6."/>
      <w:lvlJc w:val="right"/>
      <w:pPr>
        <w:ind w:left="2520" w:hanging="420"/>
      </w:pPr>
      <w:rPr>
        <w:rFonts w:hint="eastAsia"/>
      </w:rPr>
    </w:lvl>
    <w:lvl w:ilvl="6" w:tentative="1">
      <w:start w:val="1"/>
      <w:numFmt w:val="decimal"/>
      <w:lvlText w:val="%7."/>
      <w:lvlJc w:val="left"/>
      <w:pPr>
        <w:ind w:left="2940" w:hanging="420"/>
      </w:pPr>
      <w:rPr>
        <w:rFonts w:hint="eastAsia"/>
      </w:rPr>
    </w:lvl>
    <w:lvl w:ilvl="7" w:tentative="1">
      <w:start w:val="1"/>
      <w:numFmt w:val="lowerLetter"/>
      <w:lvlText w:val="%8)"/>
      <w:lvlJc w:val="left"/>
      <w:pPr>
        <w:ind w:left="3360" w:hanging="420"/>
      </w:pPr>
      <w:rPr>
        <w:rFonts w:hint="eastAsia"/>
      </w:rPr>
    </w:lvl>
    <w:lvl w:ilvl="8" w:tentative="1">
      <w:start w:val="1"/>
      <w:numFmt w:val="lowerRoman"/>
      <w:lvlText w:val="%9."/>
      <w:lvlJc w:val="right"/>
      <w:pPr>
        <w:ind w:left="3780" w:hanging="420"/>
      </w:pPr>
      <w:rPr>
        <w:rFonts w:hint="eastAsia"/>
      </w:rPr>
    </w:lvl>
  </w:abstractNum>
  <w:abstractNum w:abstractNumId="1899634864">
    <w:nsid w:val="713A20B0"/>
    <w:multiLevelType w:val="multilevel"/>
    <w:tmpl w:val="713A20B0"/>
    <w:lvl w:ilvl="0" w:tentative="1">
      <w:start w:val="1"/>
      <w:numFmt w:val="chineseCountingThousand"/>
      <w:pStyle w:val="2"/>
      <w:suff w:val="space"/>
      <w:lvlText w:val="第%1章"/>
      <w:lvlJc w:val="left"/>
      <w:pPr>
        <w:ind w:left="0" w:firstLine="0"/>
      </w:pPr>
      <w:rPr>
        <w:rFonts w:hint="eastAsia"/>
      </w:rPr>
    </w:lvl>
    <w:lvl w:ilvl="1" w:tentative="1">
      <w:start w:val="1"/>
      <w:numFmt w:val="lowerLetter"/>
      <w:lvlText w:val="%2)"/>
      <w:lvlJc w:val="left"/>
      <w:pPr>
        <w:ind w:left="840" w:hanging="420"/>
      </w:pPr>
      <w:rPr>
        <w:rFonts w:hint="eastAsia"/>
      </w:rPr>
    </w:lvl>
    <w:lvl w:ilvl="2" w:tentative="1">
      <w:start w:val="1"/>
      <w:numFmt w:val="lowerRoman"/>
      <w:lvlText w:val="%3."/>
      <w:lvlJc w:val="right"/>
      <w:pPr>
        <w:ind w:left="1260" w:hanging="420"/>
      </w:pPr>
      <w:rPr>
        <w:rFonts w:hint="eastAsia"/>
      </w:rPr>
    </w:lvl>
    <w:lvl w:ilvl="3" w:tentative="1">
      <w:start w:val="1"/>
      <w:numFmt w:val="decimal"/>
      <w:lvlText w:val="%4."/>
      <w:lvlJc w:val="left"/>
      <w:pPr>
        <w:ind w:left="1680" w:hanging="420"/>
      </w:pPr>
      <w:rPr>
        <w:rFonts w:hint="eastAsia"/>
      </w:rPr>
    </w:lvl>
    <w:lvl w:ilvl="4" w:tentative="1">
      <w:start w:val="1"/>
      <w:numFmt w:val="lowerLetter"/>
      <w:lvlText w:val="%5)"/>
      <w:lvlJc w:val="left"/>
      <w:pPr>
        <w:ind w:left="2100" w:hanging="420"/>
      </w:pPr>
      <w:rPr>
        <w:rFonts w:hint="eastAsia"/>
      </w:rPr>
    </w:lvl>
    <w:lvl w:ilvl="5" w:tentative="1">
      <w:start w:val="1"/>
      <w:numFmt w:val="lowerRoman"/>
      <w:lvlText w:val="%6."/>
      <w:lvlJc w:val="right"/>
      <w:pPr>
        <w:ind w:left="2520" w:hanging="420"/>
      </w:pPr>
      <w:rPr>
        <w:rFonts w:hint="eastAsia"/>
      </w:rPr>
    </w:lvl>
    <w:lvl w:ilvl="6" w:tentative="1">
      <w:start w:val="1"/>
      <w:numFmt w:val="decimal"/>
      <w:lvlText w:val="%7."/>
      <w:lvlJc w:val="left"/>
      <w:pPr>
        <w:ind w:left="2940" w:hanging="420"/>
      </w:pPr>
      <w:rPr>
        <w:rFonts w:hint="eastAsia"/>
      </w:rPr>
    </w:lvl>
    <w:lvl w:ilvl="7" w:tentative="1">
      <w:start w:val="1"/>
      <w:numFmt w:val="lowerLetter"/>
      <w:lvlText w:val="%8)"/>
      <w:lvlJc w:val="left"/>
      <w:pPr>
        <w:ind w:left="3360" w:hanging="420"/>
      </w:pPr>
      <w:rPr>
        <w:rFonts w:hint="eastAsia"/>
      </w:rPr>
    </w:lvl>
    <w:lvl w:ilvl="8" w:tentative="1">
      <w:start w:val="1"/>
      <w:numFmt w:val="lowerRoman"/>
      <w:lvlText w:val="%9."/>
      <w:lvlJc w:val="right"/>
      <w:pPr>
        <w:ind w:left="3780" w:hanging="420"/>
      </w:pPr>
      <w:rPr>
        <w:rFonts w:hint="eastAsia"/>
      </w:rPr>
    </w:lvl>
  </w:abstractNum>
  <w:abstractNum w:abstractNumId="1297108165">
    <w:nsid w:val="4D504CC5"/>
    <w:multiLevelType w:val="multilevel"/>
    <w:tmpl w:val="4D504CC5"/>
    <w:lvl w:ilvl="0" w:tentative="1">
      <w:start w:val="1"/>
      <w:numFmt w:val="decimal"/>
      <w:lvlText w:val="%1"/>
      <w:lvlJc w:val="left"/>
      <w:pPr>
        <w:ind w:left="425" w:hanging="425"/>
      </w:pPr>
      <w:rPr>
        <w:rFonts w:hint="eastAsia"/>
      </w:rPr>
    </w:lvl>
    <w:lvl w:ilvl="1" w:tentative="1">
      <w:start w:val="1"/>
      <w:numFmt w:val="decimal"/>
      <w:lvlText w:val="%1.%2"/>
      <w:lvlJc w:val="left"/>
      <w:pPr>
        <w:tabs>
          <w:tab w:val="left" w:pos="567"/>
        </w:tabs>
        <w:ind w:left="567" w:hanging="567"/>
      </w:pPr>
      <w:rPr>
        <w:rFonts w:hint="eastAsia"/>
      </w:rPr>
    </w:lvl>
    <w:lvl w:ilvl="2" w:tentative="1">
      <w:start w:val="1"/>
      <w:numFmt w:val="decimal"/>
      <w:lvlText w:val="%1.%2.%3"/>
      <w:lvlJc w:val="left"/>
      <w:pPr>
        <w:tabs>
          <w:tab w:val="left" w:pos="851"/>
        </w:tabs>
        <w:ind w:left="709" w:hanging="709"/>
      </w:pPr>
      <w:rPr>
        <w:rFonts w:hint="eastAsia"/>
      </w:rPr>
    </w:lvl>
    <w:lvl w:ilvl="3" w:tentative="1">
      <w:start w:val="1"/>
      <w:numFmt w:val="decimal"/>
      <w:lvlText w:val="%1.%2.%3.%4"/>
      <w:lvlJc w:val="left"/>
      <w:pPr>
        <w:tabs>
          <w:tab w:val="left" w:pos="851"/>
        </w:tabs>
        <w:ind w:left="851" w:hanging="851"/>
      </w:pPr>
      <w:rPr>
        <w:rFonts w:hint="eastAsia"/>
      </w:rPr>
    </w:lvl>
    <w:lvl w:ilvl="4" w:tentative="1">
      <w:start w:val="1"/>
      <w:numFmt w:val="decimal"/>
      <w:lvlText w:val="%1.%2.%3.%4.%5"/>
      <w:lvlJc w:val="left"/>
      <w:pPr>
        <w:ind w:left="2551" w:hanging="850"/>
      </w:pPr>
      <w:rPr>
        <w:rFonts w:hint="eastAsia"/>
      </w:rPr>
    </w:lvl>
    <w:lvl w:ilvl="5" w:tentative="1">
      <w:start w:val="1"/>
      <w:numFmt w:val="decimal"/>
      <w:lvlText w:val="%1.%2.%3.%4.%5.%6"/>
      <w:lvlJc w:val="left"/>
      <w:pPr>
        <w:ind w:left="3260" w:hanging="1134"/>
      </w:pPr>
      <w:rPr>
        <w:rFonts w:hint="eastAsia"/>
      </w:rPr>
    </w:lvl>
    <w:lvl w:ilvl="6" w:tentative="1">
      <w:start w:val="1"/>
      <w:numFmt w:val="decimal"/>
      <w:lvlText w:val="%1.%2.%3.%4.%5.%6.%7"/>
      <w:lvlJc w:val="left"/>
      <w:pPr>
        <w:ind w:left="3827" w:hanging="1276"/>
      </w:pPr>
      <w:rPr>
        <w:rFonts w:hint="eastAsia"/>
      </w:rPr>
    </w:lvl>
    <w:lvl w:ilvl="7" w:tentative="1">
      <w:start w:val="1"/>
      <w:numFmt w:val="decimal"/>
      <w:lvlText w:val="%1.%2.%3.%4.%5.%6.%7.%8"/>
      <w:lvlJc w:val="left"/>
      <w:pPr>
        <w:ind w:left="4394" w:hanging="1418"/>
      </w:pPr>
      <w:rPr>
        <w:rFonts w:hint="eastAsia"/>
      </w:rPr>
    </w:lvl>
    <w:lvl w:ilvl="8" w:tentative="1">
      <w:start w:val="1"/>
      <w:numFmt w:val="decimal"/>
      <w:lvlText w:val="%1.%2.%3.%4.%5.%6.%7.%8.%9"/>
      <w:lvlJc w:val="left"/>
      <w:pPr>
        <w:ind w:left="5102" w:hanging="1700"/>
      </w:pPr>
      <w:rPr>
        <w:rFonts w:hint="eastAsia"/>
      </w:rPr>
    </w:lvl>
  </w:abstractNum>
  <w:num w:numId="1">
    <w:abstractNumId w:val="1899634864"/>
  </w:num>
  <w:num w:numId="2">
    <w:abstractNumId w:val="2012903975"/>
  </w:num>
  <w:num w:numId="3">
    <w:abstractNumId w:val="2040231764"/>
  </w:num>
  <w:num w:numId="4">
    <w:abstractNumId w:val="1297108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revisionView w:markup="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NlN2M3YzY5ZmZjNzdkODI5YjcyYmI3OGZhYmZhOWIifQ=="/>
  </w:docVars>
  <w:rsids>
    <w:rsidRoot w:val="002F2DB8"/>
    <w:rsid w:val="0000216F"/>
    <w:rsid w:val="0007327A"/>
    <w:rsid w:val="00086473"/>
    <w:rsid w:val="00093223"/>
    <w:rsid w:val="000A14E9"/>
    <w:rsid w:val="000E08F4"/>
    <w:rsid w:val="000E70DD"/>
    <w:rsid w:val="00115BEA"/>
    <w:rsid w:val="001B4D9A"/>
    <w:rsid w:val="001D0097"/>
    <w:rsid w:val="001D0713"/>
    <w:rsid w:val="001E6449"/>
    <w:rsid w:val="001E6ABA"/>
    <w:rsid w:val="002103E0"/>
    <w:rsid w:val="002226E5"/>
    <w:rsid w:val="00242BE1"/>
    <w:rsid w:val="002443A7"/>
    <w:rsid w:val="00266D8E"/>
    <w:rsid w:val="00272D6D"/>
    <w:rsid w:val="0028660D"/>
    <w:rsid w:val="002F2DB8"/>
    <w:rsid w:val="00335065"/>
    <w:rsid w:val="00335B37"/>
    <w:rsid w:val="00356D28"/>
    <w:rsid w:val="00364DDA"/>
    <w:rsid w:val="00371080"/>
    <w:rsid w:val="0040069A"/>
    <w:rsid w:val="00401B62"/>
    <w:rsid w:val="004209A7"/>
    <w:rsid w:val="004549F8"/>
    <w:rsid w:val="00464608"/>
    <w:rsid w:val="0047700B"/>
    <w:rsid w:val="004F39F5"/>
    <w:rsid w:val="00506EDE"/>
    <w:rsid w:val="005131FC"/>
    <w:rsid w:val="0053314A"/>
    <w:rsid w:val="00565FFC"/>
    <w:rsid w:val="00580A43"/>
    <w:rsid w:val="005C2A9C"/>
    <w:rsid w:val="005C791F"/>
    <w:rsid w:val="006179D2"/>
    <w:rsid w:val="00634D68"/>
    <w:rsid w:val="006360E0"/>
    <w:rsid w:val="00646662"/>
    <w:rsid w:val="00661268"/>
    <w:rsid w:val="00670CFB"/>
    <w:rsid w:val="006B6163"/>
    <w:rsid w:val="006C4CF0"/>
    <w:rsid w:val="006F2479"/>
    <w:rsid w:val="00744CF1"/>
    <w:rsid w:val="00762DC0"/>
    <w:rsid w:val="00765907"/>
    <w:rsid w:val="0077423C"/>
    <w:rsid w:val="00775F7A"/>
    <w:rsid w:val="007A7734"/>
    <w:rsid w:val="007B00D4"/>
    <w:rsid w:val="007B3DAD"/>
    <w:rsid w:val="00834C48"/>
    <w:rsid w:val="00865A1D"/>
    <w:rsid w:val="00865C01"/>
    <w:rsid w:val="00884431"/>
    <w:rsid w:val="0089738B"/>
    <w:rsid w:val="008A66A3"/>
    <w:rsid w:val="008C6727"/>
    <w:rsid w:val="008D7EE2"/>
    <w:rsid w:val="009103C7"/>
    <w:rsid w:val="00933BB0"/>
    <w:rsid w:val="00936A59"/>
    <w:rsid w:val="00961978"/>
    <w:rsid w:val="00963C90"/>
    <w:rsid w:val="009A4FD9"/>
    <w:rsid w:val="009B640D"/>
    <w:rsid w:val="009C1D24"/>
    <w:rsid w:val="009C2D50"/>
    <w:rsid w:val="00A224EA"/>
    <w:rsid w:val="00A67A0F"/>
    <w:rsid w:val="00AA1BCF"/>
    <w:rsid w:val="00AB7514"/>
    <w:rsid w:val="00B22E74"/>
    <w:rsid w:val="00B270A4"/>
    <w:rsid w:val="00B329AD"/>
    <w:rsid w:val="00B67340"/>
    <w:rsid w:val="00B8606E"/>
    <w:rsid w:val="00B9781E"/>
    <w:rsid w:val="00BA4DB5"/>
    <w:rsid w:val="00BA4E7F"/>
    <w:rsid w:val="00BA5CBD"/>
    <w:rsid w:val="00BA7562"/>
    <w:rsid w:val="00BE64B3"/>
    <w:rsid w:val="00BF234A"/>
    <w:rsid w:val="00C10904"/>
    <w:rsid w:val="00C315FE"/>
    <w:rsid w:val="00C46D6F"/>
    <w:rsid w:val="00C76E12"/>
    <w:rsid w:val="00CB1FB4"/>
    <w:rsid w:val="00D04A24"/>
    <w:rsid w:val="00D8225D"/>
    <w:rsid w:val="00DC6847"/>
    <w:rsid w:val="00DE7104"/>
    <w:rsid w:val="00E2560E"/>
    <w:rsid w:val="00E376FB"/>
    <w:rsid w:val="00E56AC0"/>
    <w:rsid w:val="00F360B7"/>
    <w:rsid w:val="00F47D70"/>
    <w:rsid w:val="00F51050"/>
    <w:rsid w:val="00F57687"/>
    <w:rsid w:val="00F82B13"/>
    <w:rsid w:val="00F837B3"/>
    <w:rsid w:val="00F959EA"/>
    <w:rsid w:val="00FB16D4"/>
    <w:rsid w:val="00FC1C6F"/>
    <w:rsid w:val="00FE7F8F"/>
    <w:rsid w:val="00FF6F8C"/>
    <w:rsid w:val="109F4B2B"/>
    <w:rsid w:val="135A0206"/>
    <w:rsid w:val="1C084989"/>
    <w:rsid w:val="1FF61A90"/>
    <w:rsid w:val="214C4CE4"/>
    <w:rsid w:val="26DB224F"/>
    <w:rsid w:val="29FB0F54"/>
    <w:rsid w:val="32B141B6"/>
    <w:rsid w:val="33462CB4"/>
    <w:rsid w:val="3A1E0383"/>
    <w:rsid w:val="4E9C0C99"/>
    <w:rsid w:val="4EF0595D"/>
    <w:rsid w:val="5AFD69AE"/>
    <w:rsid w:val="660F6CA8"/>
    <w:rsid w:val="6ED915B5"/>
    <w:rsid w:val="75CC25EE"/>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numPr>
        <w:ilvl w:val="0"/>
        <w:numId w:val="1"/>
      </w:numPr>
      <w:spacing w:line="360" w:lineRule="auto"/>
      <w:jc w:val="center"/>
      <w:outlineLvl w:val="0"/>
    </w:pPr>
    <w:rPr>
      <w:rFonts w:ascii="Times New Roman" w:hAnsi="Times New Roman" w:eastAsia="黑体"/>
      <w:b/>
      <w:bCs/>
      <w:kern w:val="44"/>
      <w:sz w:val="36"/>
      <w:szCs w:val="44"/>
    </w:rPr>
  </w:style>
  <w:style w:type="paragraph" w:styleId="3">
    <w:name w:val="heading 2"/>
    <w:basedOn w:val="2"/>
    <w:next w:val="1"/>
    <w:link w:val="23"/>
    <w:unhideWhenUsed/>
    <w:qFormat/>
    <w:uiPriority w:val="9"/>
    <w:pPr>
      <w:numPr>
        <w:ilvl w:val="1"/>
        <w:numId w:val="2"/>
      </w:numPr>
      <w:jc w:val="left"/>
      <w:outlineLvl w:val="1"/>
    </w:pPr>
    <w:rPr>
      <w:rFonts w:ascii="time" w:hAnsi="time" w:cstheme="majorBidi"/>
      <w:b w:val="0"/>
      <w:bCs w:val="0"/>
      <w:sz w:val="32"/>
      <w:szCs w:val="32"/>
    </w:rPr>
  </w:style>
  <w:style w:type="paragraph" w:styleId="4">
    <w:name w:val="heading 3"/>
    <w:basedOn w:val="3"/>
    <w:next w:val="1"/>
    <w:link w:val="24"/>
    <w:unhideWhenUsed/>
    <w:qFormat/>
    <w:uiPriority w:val="9"/>
    <w:pPr>
      <w:keepNext/>
      <w:keepLines/>
      <w:numPr>
        <w:ilvl w:val="2"/>
        <w:numId w:val="3"/>
      </w:numPr>
      <w:spacing w:line="240" w:lineRule="auto"/>
      <w:outlineLvl w:val="2"/>
    </w:pPr>
    <w:rPr>
      <w:rFonts w:ascii="Times New Roman" w:hAnsi="Times New Roman"/>
      <w:b/>
      <w:bCs/>
      <w:sz w:val="30"/>
    </w:rPr>
  </w:style>
  <w:style w:type="paragraph" w:styleId="5">
    <w:name w:val="heading 4"/>
    <w:basedOn w:val="4"/>
    <w:next w:val="1"/>
    <w:link w:val="25"/>
    <w:unhideWhenUsed/>
    <w:qFormat/>
    <w:uiPriority w:val="9"/>
    <w:pPr>
      <w:numPr>
        <w:ilvl w:val="3"/>
      </w:numPr>
      <w:spacing w:line="360" w:lineRule="auto"/>
      <w:outlineLvl w:val="3"/>
    </w:pPr>
    <w:rPr>
      <w:rFonts w:eastAsia="楷体"/>
      <w:b w:val="0"/>
      <w:bCs w:val="0"/>
      <w:sz w:val="28"/>
      <w:szCs w:val="28"/>
    </w:rPr>
  </w:style>
  <w:style w:type="character" w:default="1" w:styleId="16">
    <w:name w:val="Default Paragraph Font"/>
    <w:unhideWhenUsed/>
    <w:qFormat/>
    <w:uiPriority w:val="1"/>
  </w:style>
  <w:style w:type="table" w:default="1" w:styleId="19">
    <w:name w:val="Normal Table"/>
    <w:unhideWhenUsed/>
    <w:qFormat/>
    <w:uiPriority w:val="99"/>
    <w:tblPr>
      <w:tblLayout w:type="fixed"/>
      <w:tblCellMar>
        <w:top w:w="0" w:type="dxa"/>
        <w:left w:w="108" w:type="dxa"/>
        <w:bottom w:w="0" w:type="dxa"/>
        <w:right w:w="108" w:type="dxa"/>
      </w:tblCellMar>
    </w:tblPr>
  </w:style>
  <w:style w:type="paragraph" w:styleId="6">
    <w:name w:val="caption"/>
    <w:basedOn w:val="1"/>
    <w:next w:val="1"/>
    <w:unhideWhenUsed/>
    <w:qFormat/>
    <w:uiPriority w:val="0"/>
    <w:pPr>
      <w:spacing w:line="360" w:lineRule="auto"/>
      <w:ind w:firstLine="200" w:firstLineChars="200"/>
    </w:pPr>
    <w:rPr>
      <w:rFonts w:eastAsia="黑体" w:asciiTheme="majorHAnsi" w:hAnsiTheme="majorHAnsi" w:cstheme="majorBidi"/>
      <w:sz w:val="20"/>
      <w:szCs w:val="20"/>
    </w:rPr>
  </w:style>
  <w:style w:type="paragraph" w:styleId="7">
    <w:name w:val="annotation text"/>
    <w:basedOn w:val="1"/>
    <w:unhideWhenUsed/>
    <w:qFormat/>
    <w:uiPriority w:val="99"/>
    <w:pPr>
      <w:jc w:val="left"/>
    </w:pPr>
  </w:style>
  <w:style w:type="paragraph" w:styleId="8">
    <w:name w:val="toc 3"/>
    <w:basedOn w:val="1"/>
    <w:next w:val="1"/>
    <w:unhideWhenUsed/>
    <w:qFormat/>
    <w:uiPriority w:val="39"/>
    <w:pPr>
      <w:spacing w:line="360" w:lineRule="auto"/>
      <w:ind w:left="840" w:leftChars="400" w:firstLine="200" w:firstLineChars="200"/>
    </w:pPr>
    <w:rPr>
      <w:rFonts w:ascii="Times New Roman" w:hAnsi="Times New Roman" w:eastAsia="仿宋_GB2312"/>
      <w:sz w:val="28"/>
      <w:szCs w:val="21"/>
    </w:rPr>
  </w:style>
  <w:style w:type="paragraph" w:styleId="9">
    <w:name w:val="Balloon Text"/>
    <w:basedOn w:val="1"/>
    <w:link w:val="28"/>
    <w:unhideWhenUsed/>
    <w:qFormat/>
    <w:uiPriority w:val="99"/>
    <w:pPr>
      <w:spacing w:line="360" w:lineRule="auto"/>
      <w:ind w:firstLine="200" w:firstLineChars="200"/>
    </w:pPr>
    <w:rPr>
      <w:rFonts w:ascii="Times New Roman" w:hAnsi="Times New Roman" w:eastAsia="仿宋_GB2312"/>
      <w:sz w:val="18"/>
      <w:szCs w:val="18"/>
    </w:rPr>
  </w:style>
  <w:style w:type="paragraph" w:styleId="10">
    <w:name w:val="footer"/>
    <w:basedOn w:val="1"/>
    <w:link w:val="29"/>
    <w:unhideWhenUsed/>
    <w:qFormat/>
    <w:uiPriority w:val="99"/>
    <w:pPr>
      <w:tabs>
        <w:tab w:val="center" w:pos="4153"/>
        <w:tab w:val="right" w:pos="8306"/>
      </w:tabs>
      <w:snapToGrid w:val="0"/>
      <w:spacing w:line="360" w:lineRule="auto"/>
      <w:ind w:firstLine="200" w:firstLineChars="200"/>
      <w:jc w:val="left"/>
    </w:pPr>
    <w:rPr>
      <w:rFonts w:ascii="Times New Roman" w:hAnsi="Times New Roman" w:eastAsia="仿宋_GB2312"/>
      <w:sz w:val="18"/>
      <w:szCs w:val="18"/>
    </w:rPr>
  </w:style>
  <w:style w:type="paragraph" w:styleId="11">
    <w:name w:val="header"/>
    <w:basedOn w:val="1"/>
    <w:link w:val="30"/>
    <w:unhideWhenUsed/>
    <w:qFormat/>
    <w:uiPriority w:val="99"/>
    <w:pPr>
      <w:pBdr>
        <w:bottom w:val="single" w:color="auto" w:sz="6" w:space="1"/>
      </w:pBdr>
      <w:tabs>
        <w:tab w:val="center" w:pos="4153"/>
        <w:tab w:val="right" w:pos="8306"/>
      </w:tabs>
      <w:snapToGrid w:val="0"/>
      <w:spacing w:line="360" w:lineRule="auto"/>
      <w:ind w:firstLine="200" w:firstLineChars="200"/>
      <w:jc w:val="center"/>
    </w:pPr>
    <w:rPr>
      <w:rFonts w:ascii="Times New Roman" w:hAnsi="Times New Roman" w:eastAsia="仿宋_GB2312"/>
      <w:sz w:val="18"/>
      <w:szCs w:val="18"/>
    </w:rPr>
  </w:style>
  <w:style w:type="paragraph" w:styleId="12">
    <w:name w:val="toc 1"/>
    <w:basedOn w:val="1"/>
    <w:next w:val="1"/>
    <w:unhideWhenUsed/>
    <w:qFormat/>
    <w:uiPriority w:val="39"/>
    <w:pPr>
      <w:spacing w:line="360" w:lineRule="auto"/>
      <w:ind w:firstLine="200" w:firstLineChars="200"/>
    </w:pPr>
    <w:rPr>
      <w:rFonts w:ascii="Times New Roman" w:hAnsi="Times New Roman" w:eastAsia="仿宋_GB2312"/>
      <w:sz w:val="28"/>
      <w:szCs w:val="21"/>
    </w:rPr>
  </w:style>
  <w:style w:type="paragraph" w:styleId="13">
    <w:name w:val="table of figures"/>
    <w:basedOn w:val="1"/>
    <w:next w:val="1"/>
    <w:unhideWhenUsed/>
    <w:qFormat/>
    <w:uiPriority w:val="99"/>
    <w:pPr>
      <w:spacing w:line="360" w:lineRule="auto"/>
      <w:ind w:left="200" w:leftChars="200" w:hanging="200" w:hangingChars="200"/>
    </w:pPr>
    <w:rPr>
      <w:rFonts w:ascii="Times New Roman" w:hAnsi="Times New Roman" w:eastAsia="仿宋_GB2312"/>
      <w:sz w:val="28"/>
      <w:szCs w:val="21"/>
    </w:rPr>
  </w:style>
  <w:style w:type="paragraph" w:styleId="14">
    <w:name w:val="toc 2"/>
    <w:basedOn w:val="1"/>
    <w:next w:val="1"/>
    <w:unhideWhenUsed/>
    <w:qFormat/>
    <w:uiPriority w:val="39"/>
    <w:pPr>
      <w:spacing w:line="360" w:lineRule="auto"/>
      <w:ind w:left="420" w:leftChars="200" w:firstLine="200" w:firstLineChars="200"/>
    </w:pPr>
    <w:rPr>
      <w:rFonts w:ascii="Times New Roman" w:hAnsi="Times New Roman" w:eastAsia="仿宋_GB2312"/>
      <w:sz w:val="28"/>
      <w:szCs w:val="21"/>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rPr>
  </w:style>
  <w:style w:type="character" w:styleId="17">
    <w:name w:val="Strong"/>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table" w:styleId="20">
    <w:name w:val="Table Grid"/>
    <w:basedOn w:val="19"/>
    <w:qFormat/>
    <w:uiPriority w:val="0"/>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1">
    <w:name w:val="标题 1 字符"/>
    <w:basedOn w:val="16"/>
    <w:link w:val="2"/>
    <w:qFormat/>
    <w:uiPriority w:val="9"/>
    <w:rPr>
      <w:rFonts w:ascii="Times New Roman" w:hAnsi="Times New Roman" w:eastAsia="黑体"/>
      <w:b/>
      <w:bCs/>
      <w:kern w:val="44"/>
      <w:sz w:val="36"/>
      <w:szCs w:val="44"/>
    </w:rPr>
  </w:style>
  <w:style w:type="paragraph" w:customStyle="1" w:styleId="22">
    <w:name w:val="TOC Heading"/>
    <w:basedOn w:val="2"/>
    <w:next w:val="1"/>
    <w:unhideWhenUsed/>
    <w:qFormat/>
    <w:uiPriority w:val="39"/>
    <w:pPr>
      <w:keepNext/>
      <w:keepLines/>
      <w:widowControl/>
      <w:numPr>
        <w:numId w:val="0"/>
      </w:numPr>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3">
    <w:name w:val="标题 2 字符"/>
    <w:basedOn w:val="16"/>
    <w:link w:val="3"/>
    <w:semiHidden/>
    <w:qFormat/>
    <w:uiPriority w:val="9"/>
    <w:rPr>
      <w:rFonts w:ascii="time" w:hAnsi="time" w:eastAsia="黑体" w:cstheme="majorBidi"/>
      <w:kern w:val="44"/>
      <w:sz w:val="32"/>
      <w:szCs w:val="32"/>
    </w:rPr>
  </w:style>
  <w:style w:type="character" w:customStyle="1" w:styleId="24">
    <w:name w:val="标题 3 字符"/>
    <w:basedOn w:val="16"/>
    <w:link w:val="4"/>
    <w:semiHidden/>
    <w:qFormat/>
    <w:uiPriority w:val="9"/>
    <w:rPr>
      <w:rFonts w:ascii="Times New Roman" w:hAnsi="Times New Roman" w:eastAsia="黑体" w:cstheme="majorBidi"/>
      <w:b/>
      <w:bCs/>
      <w:kern w:val="44"/>
      <w:sz w:val="30"/>
      <w:szCs w:val="32"/>
    </w:rPr>
  </w:style>
  <w:style w:type="character" w:customStyle="1" w:styleId="25">
    <w:name w:val="标题 4 字符"/>
    <w:basedOn w:val="16"/>
    <w:link w:val="5"/>
    <w:semiHidden/>
    <w:qFormat/>
    <w:uiPriority w:val="9"/>
    <w:rPr>
      <w:rFonts w:ascii="Times New Roman" w:hAnsi="Times New Roman" w:eastAsia="楷体" w:cstheme="majorBidi"/>
      <w:kern w:val="44"/>
      <w:sz w:val="28"/>
      <w:szCs w:val="28"/>
    </w:rPr>
  </w:style>
  <w:style w:type="paragraph" w:customStyle="1" w:styleId="26">
    <w:name w:val="表格字体"/>
    <w:basedOn w:val="1"/>
    <w:link w:val="27"/>
    <w:qFormat/>
    <w:uiPriority w:val="0"/>
    <w:rPr>
      <w:rFonts w:ascii="Times New Roman" w:hAnsi="Times New Roman" w:eastAsia="仿宋_GB2312"/>
      <w:szCs w:val="21"/>
    </w:rPr>
  </w:style>
  <w:style w:type="character" w:customStyle="1" w:styleId="27">
    <w:name w:val="表格字体 字符"/>
    <w:basedOn w:val="16"/>
    <w:link w:val="26"/>
    <w:qFormat/>
    <w:uiPriority w:val="0"/>
    <w:rPr>
      <w:rFonts w:ascii="Times New Roman" w:hAnsi="Times New Roman" w:eastAsia="仿宋_GB2312"/>
      <w:szCs w:val="21"/>
    </w:rPr>
  </w:style>
  <w:style w:type="character" w:customStyle="1" w:styleId="28">
    <w:name w:val="批注框文本 字符"/>
    <w:basedOn w:val="16"/>
    <w:link w:val="9"/>
    <w:semiHidden/>
    <w:qFormat/>
    <w:uiPriority w:val="99"/>
    <w:rPr>
      <w:rFonts w:ascii="Times New Roman" w:hAnsi="Times New Roman" w:eastAsia="仿宋_GB2312"/>
      <w:sz w:val="18"/>
      <w:szCs w:val="18"/>
    </w:rPr>
  </w:style>
  <w:style w:type="character" w:customStyle="1" w:styleId="29">
    <w:name w:val="页脚 字符"/>
    <w:basedOn w:val="16"/>
    <w:link w:val="10"/>
    <w:qFormat/>
    <w:uiPriority w:val="99"/>
    <w:rPr>
      <w:rFonts w:ascii="Times New Roman" w:hAnsi="Times New Roman" w:eastAsia="仿宋_GB2312"/>
      <w:sz w:val="18"/>
      <w:szCs w:val="18"/>
    </w:rPr>
  </w:style>
  <w:style w:type="character" w:customStyle="1" w:styleId="30">
    <w:name w:val="页眉 字符"/>
    <w:basedOn w:val="16"/>
    <w:link w:val="11"/>
    <w:qFormat/>
    <w:uiPriority w:val="99"/>
    <w:rPr>
      <w:rFonts w:ascii="Times New Roman" w:hAnsi="Times New Roman" w:eastAsia="仿宋_GB2312"/>
      <w:sz w:val="18"/>
      <w:szCs w:val="18"/>
    </w:rPr>
  </w:style>
  <w:style w:type="paragraph" w:customStyle="1" w:styleId="31">
    <w:name w:val="真正文"/>
    <w:basedOn w:val="1"/>
    <w:link w:val="32"/>
    <w:qFormat/>
    <w:uiPriority w:val="0"/>
    <w:pPr>
      <w:spacing w:line="360" w:lineRule="auto"/>
      <w:ind w:firstLine="480" w:firstLineChars="200"/>
    </w:pPr>
    <w:rPr>
      <w:rFonts w:ascii="Times New Roman" w:hAnsi="Times New Roman" w:eastAsia="仿宋_GB2312"/>
      <w:sz w:val="28"/>
    </w:rPr>
  </w:style>
  <w:style w:type="character" w:customStyle="1" w:styleId="32">
    <w:name w:val="真正文 字符"/>
    <w:basedOn w:val="16"/>
    <w:link w:val="31"/>
    <w:qFormat/>
    <w:uiPriority w:val="0"/>
    <w:rPr>
      <w:rFonts w:ascii="Times New Roman" w:hAnsi="Times New Roman" w:eastAsia="仿宋_GB2312"/>
      <w:sz w:val="28"/>
      <w:szCs w:val="24"/>
    </w:rPr>
  </w:style>
  <w:style w:type="paragraph" w:customStyle="1" w:styleId="33">
    <w:name w:val="List Paragraph"/>
    <w:basedOn w:val="1"/>
    <w:qFormat/>
    <w:uiPriority w:val="34"/>
    <w:pPr>
      <w:ind w:firstLine="420" w:firstLineChars="200"/>
    </w:pPr>
  </w:style>
  <w:style w:type="paragraph" w:customStyle="1" w:styleId="34">
    <w:name w:val="正文首行缩进2字符"/>
    <w:basedOn w:val="1"/>
    <w:qFormat/>
    <w:uiPriority w:val="0"/>
    <w:pPr>
      <w:widowControl/>
      <w:kinsoku w:val="0"/>
      <w:autoSpaceDE w:val="0"/>
      <w:autoSpaceDN w:val="0"/>
      <w:adjustRightInd w:val="0"/>
      <w:snapToGrid w:val="0"/>
      <w:spacing w:before="120" w:after="120" w:line="360" w:lineRule="auto"/>
      <w:ind w:firstLine="560" w:firstLineChars="200"/>
      <w:jc w:val="left"/>
      <w:textAlignment w:val="baseline"/>
    </w:pPr>
    <w:rPr>
      <w:rFonts w:ascii="Times New Roman" w:hAnsi="Times New Roman" w:eastAsia="宋体" w:cs="宋体"/>
      <w:iCs/>
      <w:snapToGrid w:val="0"/>
      <w:color w:val="000000"/>
      <w:kern w:val="0"/>
      <w:sz w:val="28"/>
    </w:rPr>
  </w:style>
  <w:style w:type="character" w:customStyle="1" w:styleId="35">
    <w:name w:val="font21"/>
    <w:basedOn w:val="16"/>
    <w:qFormat/>
    <w:uiPriority w:val="0"/>
    <w:rPr>
      <w:rFonts w:hint="default" w:ascii="Times New Roman" w:hAnsi="Times New Roman" w:cs="Times New Roman"/>
      <w:color w:val="000000"/>
      <w:sz w:val="21"/>
      <w:szCs w:val="21"/>
      <w:u w:val="none"/>
    </w:rPr>
  </w:style>
  <w:style w:type="character" w:customStyle="1" w:styleId="36">
    <w:name w:val="font01"/>
    <w:basedOn w:val="16"/>
    <w:qFormat/>
    <w:uiPriority w:val="0"/>
    <w:rPr>
      <w:rFonts w:hint="default" w:ascii="仿宋_GB2312" w:eastAsia="仿宋_GB2312" w:cs="仿宋_GB2312"/>
      <w:color w:val="000000"/>
      <w:sz w:val="21"/>
      <w:szCs w:val="21"/>
      <w:u w:val="none"/>
    </w:rPr>
  </w:style>
  <w:style w:type="character" w:customStyle="1" w:styleId="37">
    <w:name w:val="font41"/>
    <w:basedOn w:val="16"/>
    <w:qFormat/>
    <w:uiPriority w:val="0"/>
    <w:rPr>
      <w:rFonts w:hint="eastAsia" w:ascii="宋体" w:hAnsi="宋体" w:eastAsia="宋体" w:cs="宋体"/>
      <w:color w:val="000000"/>
      <w:sz w:val="21"/>
      <w:szCs w:val="21"/>
      <w:u w:val="none"/>
    </w:rPr>
  </w:style>
  <w:style w:type="character" w:customStyle="1" w:styleId="38">
    <w:name w:val="font31"/>
    <w:basedOn w:val="16"/>
    <w:qFormat/>
    <w:uiPriority w:val="0"/>
    <w:rPr>
      <w:rFonts w:hint="default" w:ascii="仿宋_GB2312" w:eastAsia="仿宋_GB2312" w:cs="仿宋_GB2312"/>
      <w:color w:val="000000"/>
      <w:sz w:val="21"/>
      <w:szCs w:val="21"/>
      <w:u w:val="none"/>
    </w:rPr>
  </w:style>
  <w:style w:type="character" w:customStyle="1" w:styleId="39">
    <w:name w:val="font11"/>
    <w:basedOn w:val="16"/>
    <w:qFormat/>
    <w:uiPriority w:val="0"/>
    <w:rPr>
      <w:rFonts w:hint="eastAsia" w:ascii="仿宋" w:hAnsi="仿宋" w:eastAsia="仿宋" w:cs="仿宋"/>
      <w:color w:val="000000"/>
      <w:sz w:val="24"/>
      <w:szCs w:val="24"/>
      <w:u w:val="none"/>
    </w:rPr>
  </w:style>
  <w:style w:type="table" w:customStyle="1" w:styleId="40">
    <w:name w:val="Table Normal"/>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9C42E9-748D-4706-BCFE-DCCD6466516C}">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4497</Words>
  <Characters>4957</Characters>
  <Lines>40</Lines>
  <Paragraphs>11</Paragraphs>
  <ScaleCrop>false</ScaleCrop>
  <LinksUpToDate>false</LinksUpToDate>
  <CharactersWithSpaces>5043</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2023-02-24T07:46:00Z</dcterms:created>
  <dc:creator>DIV Sou</dc:creator>
  <cp:lastModifiedBy>傅阳磊</cp:lastModifiedBy>
  <dcterms:modified xsi:type="dcterms:W3CDTF">2023-06-06T00:37:27Z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y fmtid="{D5CDD505-2E9C-101B-9397-08002B2CF9AE}" pid="3" name="ICV">
    <vt:lpwstr>F27E26516C614A77BC88E71AC8E46F3E_13</vt:lpwstr>
  </property>
</Properties>
</file>