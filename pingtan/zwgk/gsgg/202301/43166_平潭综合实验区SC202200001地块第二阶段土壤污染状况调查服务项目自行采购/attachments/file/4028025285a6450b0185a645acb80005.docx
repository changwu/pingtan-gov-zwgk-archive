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附件1</w:t>
      </w:r>
    </w:p>
    <w:p>
      <w:pPr>
        <w:wordWrap w:val="0"/>
        <w:spacing w:line="48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报价函</w:t>
      </w:r>
    </w:p>
    <w:p>
      <w:pPr>
        <w:pStyle w:val="2"/>
        <w:rPr>
          <w:rFonts w:hint="eastAsia"/>
        </w:rPr>
      </w:pPr>
    </w:p>
    <w:p>
      <w:pPr>
        <w:wordWrap w:val="0"/>
        <w:spacing w:line="480" w:lineRule="exact"/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平潭综合实验区自然资源服务中心： </w:t>
      </w:r>
    </w:p>
    <w:p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根据贵方发布的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平潭综合实验区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一宗地块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土壤污染状况调查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第二阶段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）</w:t>
      </w:r>
      <w:r>
        <w:rPr>
          <w:rFonts w:hint="eastAsia" w:ascii="仿宋_GB2312" w:hAnsi="宋体" w:eastAsia="仿宋_GB2312" w:cs="宋体"/>
          <w:sz w:val="32"/>
          <w:szCs w:val="32"/>
          <w:u w:val="none"/>
        </w:rPr>
        <w:t>项目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>自行采购公告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》</w:t>
      </w:r>
      <w:r>
        <w:rPr>
          <w:rFonts w:hint="eastAsia" w:ascii="仿宋_GB2312" w:hAnsi="仿宋_GB2312" w:eastAsia="仿宋_GB2312" w:cs="仿宋_GB2312"/>
          <w:sz w:val="32"/>
          <w:szCs w:val="32"/>
        </w:rPr>
        <w:t>，签字代表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ascii="仿宋_GB2312" w:hAnsi="仿宋_GB2312" w:eastAsia="仿宋_GB2312" w:cs="仿宋_GB2312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（全名、职务）</w:t>
      </w:r>
      <w:r>
        <w:rPr>
          <w:rFonts w:hint="eastAsia" w:ascii="仿宋_GB2312" w:hAnsi="仿宋_GB2312" w:eastAsia="仿宋_GB2312" w:cs="仿宋_GB2312"/>
          <w:sz w:val="32"/>
          <w:szCs w:val="32"/>
        </w:rPr>
        <w:t>经正式授权并代表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（报价单位全称）</w:t>
      </w:r>
      <w:r>
        <w:rPr>
          <w:rFonts w:hint="eastAsia" w:ascii="仿宋_GB2312" w:hAnsi="仿宋_GB2312" w:eastAsia="仿宋_GB2312" w:cs="仿宋_GB2312"/>
          <w:sz w:val="32"/>
          <w:szCs w:val="32"/>
        </w:rPr>
        <w:t>提交下述材料。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1.营业执照复印件一份；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eastAsia="仿宋_GB2312" w:cs="宋体"/>
          <w:kern w:val="0"/>
          <w:sz w:val="32"/>
          <w:szCs w:val="32"/>
        </w:rPr>
      </w:pPr>
      <w:r>
        <w:rPr>
          <w:rFonts w:hint="eastAsia" w:ascii="仿宋_GB2312" w:eastAsia="仿宋_GB2312" w:cs="宋体"/>
          <w:kern w:val="0"/>
          <w:sz w:val="32"/>
          <w:szCs w:val="32"/>
        </w:rPr>
        <w:t>2.</w:t>
      </w:r>
      <w:r>
        <w:rPr>
          <w:rFonts w:hint="eastAsia" w:ascii="仿宋_GB2312" w:eastAsia="仿宋_GB2312" w:cs="仿宋_GB2312"/>
          <w:color w:val="000000"/>
          <w:sz w:val="32"/>
          <w:szCs w:val="32"/>
        </w:rPr>
        <w:t>依法缴纳税收证明材料</w:t>
      </w:r>
      <w:r>
        <w:rPr>
          <w:rFonts w:hint="eastAsia" w:ascii="仿宋_GB2312" w:eastAsia="仿宋_GB2312" w:cs="宋体"/>
          <w:kern w:val="0"/>
          <w:sz w:val="32"/>
          <w:szCs w:val="32"/>
        </w:rPr>
        <w:t>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3.依法缴纳社会保障资金证明材料；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eastAsia="仿宋_GB2312" w:cs="仿宋_GB2312"/>
          <w:color w:val="000000"/>
          <w:sz w:val="32"/>
          <w:szCs w:val="32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</w:rPr>
        <w:t>相关业绩证明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材料</w:t>
      </w:r>
      <w:r>
        <w:rPr>
          <w:rFonts w:hint="eastAsia" w:ascii="仿宋_GB2312" w:hAnsi="仿宋_GB2312" w:eastAsia="仿宋_GB2312" w:cs="仿宋_GB2312"/>
          <w:sz w:val="32"/>
          <w:szCs w:val="32"/>
        </w:rPr>
        <w:t>；</w:t>
      </w:r>
    </w:p>
    <w:p>
      <w:pPr>
        <w:pStyle w:val="2"/>
        <w:ind w:left="958" w:leftChars="304" w:hanging="320" w:hangingChars="1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5.在</w:t>
      </w:r>
      <w:r>
        <w:rPr>
          <w:rFonts w:ascii="仿宋_GB2312" w:hAnsi="仿宋_GB2312" w:eastAsia="仿宋_GB2312" w:cs="仿宋_GB2312"/>
          <w:sz w:val="32"/>
          <w:szCs w:val="32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</w:rPr>
        <w:t>福建省</w:t>
      </w:r>
      <w:r>
        <w:rPr>
          <w:rFonts w:ascii="仿宋_GB2312" w:hAnsi="仿宋_GB2312" w:eastAsia="仿宋_GB2312" w:cs="仿宋_GB2312"/>
          <w:sz w:val="32"/>
          <w:szCs w:val="32"/>
        </w:rPr>
        <w:t>污染地块调查评估、治理修复专业机构推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ascii="仿宋_GB2312" w:hAnsi="仿宋_GB2312" w:eastAsia="仿宋_GB2312" w:cs="仿宋_GB2312"/>
          <w:sz w:val="32"/>
          <w:szCs w:val="32"/>
        </w:rPr>
        <w:t>荐名录</w:t>
      </w:r>
      <w:r>
        <w:rPr>
          <w:rFonts w:hint="eastAsia" w:ascii="仿宋_GB2312" w:hAnsi="仿宋_GB2312" w:eastAsia="仿宋_GB2312" w:cs="仿宋_GB2312"/>
          <w:sz w:val="32"/>
          <w:szCs w:val="32"/>
        </w:rPr>
        <w:t>（202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年度</w:t>
      </w:r>
      <w:r>
        <w:rPr>
          <w:rFonts w:ascii="仿宋_GB2312" w:hAnsi="仿宋_GB2312" w:eastAsia="仿宋_GB2312" w:cs="仿宋_GB2312"/>
          <w:sz w:val="32"/>
          <w:szCs w:val="32"/>
        </w:rPr>
        <w:t>）》</w:t>
      </w:r>
      <w:r>
        <w:rPr>
          <w:rFonts w:hint="eastAsia" w:ascii="仿宋_GB2312" w:hAnsi="仿宋_GB2312" w:eastAsia="仿宋_GB2312" w:cs="仿宋_GB2312"/>
          <w:sz w:val="32"/>
          <w:szCs w:val="32"/>
        </w:rPr>
        <w:t>（</w:t>
      </w:r>
      <w:r>
        <w:rPr>
          <w:rFonts w:ascii="仿宋_GB2312" w:hAnsi="仿宋_GB2312" w:eastAsia="仿宋_GB2312" w:cs="仿宋_GB2312"/>
          <w:sz w:val="32"/>
          <w:szCs w:val="32"/>
        </w:rPr>
        <w:t>调查评估类</w:t>
      </w:r>
      <w:r>
        <w:rPr>
          <w:rFonts w:hint="eastAsia" w:ascii="仿宋_GB2312" w:hAnsi="仿宋_GB2312" w:eastAsia="仿宋_GB2312" w:cs="仿宋_GB2312"/>
          <w:sz w:val="32"/>
          <w:szCs w:val="32"/>
        </w:rPr>
        <w:t>或</w:t>
      </w:r>
      <w:r>
        <w:rPr>
          <w:rFonts w:ascii="仿宋_GB2312" w:hAnsi="仿宋_GB2312" w:eastAsia="仿宋_GB2312" w:cs="仿宋_GB2312"/>
          <w:sz w:val="32"/>
          <w:szCs w:val="32"/>
        </w:rPr>
        <w:t>效果评估类）</w:t>
      </w:r>
      <w:r>
        <w:rPr>
          <w:rFonts w:hint="eastAsia" w:ascii="仿宋_GB2312" w:hAnsi="仿宋_GB2312" w:eastAsia="仿宋_GB2312" w:cs="仿宋_GB2312"/>
          <w:sz w:val="32"/>
          <w:szCs w:val="32"/>
        </w:rPr>
        <w:t>机构名单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中的证明材料；</w:t>
      </w:r>
    </w:p>
    <w:p>
      <w:pPr>
        <w:rPr>
          <w:rFonts w:hint="eastAsia" w:eastAsia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6.</w:t>
      </w:r>
      <w:r>
        <w:rPr>
          <w:rFonts w:hint="eastAsia" w:ascii="仿宋_GB2312" w:hAnsi="仿宋_GB2312" w:eastAsia="仿宋_GB2312" w:cs="仿宋_GB2312"/>
          <w:sz w:val="32"/>
          <w:szCs w:val="32"/>
        </w:rPr>
        <w:t>CMA（</w:t>
      </w:r>
      <w:r>
        <w:rPr>
          <w:rFonts w:ascii="仿宋_GB2312" w:hAnsi="仿宋_GB2312" w:eastAsia="仿宋_GB2312" w:cs="仿宋_GB2312"/>
          <w:sz w:val="32"/>
          <w:szCs w:val="32"/>
        </w:rPr>
        <w:t>中国计量认证）证书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等证明材料；</w:t>
      </w:r>
    </w:p>
    <w:p>
      <w:pPr>
        <w:widowControl/>
        <w:spacing w:before="75" w:after="75" w:line="480" w:lineRule="exact"/>
        <w:ind w:firstLine="640" w:firstLineChars="2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val="en-US" w:eastAsia="zh-CN" w:bidi="ar"/>
        </w:rPr>
        <w:t>7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shd w:val="clear" w:color="auto" w:fill="FFFFFF"/>
          <w:lang w:bidi="ar"/>
        </w:rPr>
        <w:t>.信用记录查询结果；</w:t>
      </w:r>
    </w:p>
    <w:p>
      <w:pPr>
        <w:spacing w:before="75" w:after="75"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</w:rPr>
        <w:t>.项目报价总价为人民币</w:t>
      </w:r>
      <w:ins w:id="0" w:author="吴泽瑜" w:date="2023-01-11T16:08:3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 </w:t>
        </w:r>
      </w:ins>
      <w:ins w:id="1" w:author="吴泽瑜" w:date="2023-01-11T16:08:3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ins w:id="2" w:author="吴泽瑜" w:date="2023-01-11T16:08:33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</w:t>
        </w:r>
      </w:ins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（小写</w:t>
      </w:r>
      <w:ins w:id="3" w:author="吴泽瑜" w:date="2023-01-11T16:07:44Z">
        <w:r>
          <w:rPr>
            <w:rFonts w:hint="eastAsia" w:ascii="仿宋_GB2312" w:hAnsi="仿宋_GB2312" w:eastAsia="仿宋_GB2312" w:cs="仿宋_GB2312"/>
            <w:sz w:val="32"/>
            <w:szCs w:val="32"/>
            <w:u w:val="single"/>
            <w:lang w:eastAsia="zh-CN"/>
          </w:rPr>
          <w:t>，</w:t>
        </w:r>
      </w:ins>
      <w:ins w:id="4" w:author="吴泽瑜" w:date="2023-01-11T16:07:47Z">
        <w:r>
          <w:rPr>
            <w:rFonts w:hint="eastAsia" w:ascii="仿宋_GB2312" w:hAnsi="仿宋_GB2312" w:eastAsia="仿宋_GB2312" w:cs="仿宋_GB2312"/>
            <w:sz w:val="32"/>
            <w:szCs w:val="32"/>
            <w:u w:val="single"/>
            <w:lang w:eastAsia="zh-CN"/>
          </w:rPr>
          <w:t>精确</w:t>
        </w:r>
      </w:ins>
      <w:ins w:id="5" w:author="吴泽瑜" w:date="2023-01-11T16:07:49Z">
        <w:r>
          <w:rPr>
            <w:rFonts w:hint="eastAsia" w:ascii="仿宋_GB2312" w:hAnsi="仿宋_GB2312" w:eastAsia="仿宋_GB2312" w:cs="仿宋_GB2312"/>
            <w:sz w:val="32"/>
            <w:szCs w:val="32"/>
            <w:u w:val="single"/>
            <w:lang w:eastAsia="zh-CN"/>
          </w:rPr>
          <w:t>到</w:t>
        </w:r>
      </w:ins>
      <w:ins w:id="6" w:author="吴泽瑜" w:date="2023-01-11T16:07:51Z">
        <w:r>
          <w:rPr>
            <w:rFonts w:hint="eastAsia" w:ascii="仿宋_GB2312" w:hAnsi="仿宋_GB2312" w:eastAsia="仿宋_GB2312" w:cs="仿宋_GB2312"/>
            <w:sz w:val="32"/>
            <w:szCs w:val="32"/>
            <w:u w:val="single"/>
            <w:lang w:eastAsia="zh-CN"/>
          </w:rPr>
          <w:t>小数</w:t>
        </w:r>
      </w:ins>
      <w:ins w:id="7" w:author="吴泽瑜" w:date="2023-01-11T16:07:52Z">
        <w:r>
          <w:rPr>
            <w:rFonts w:hint="eastAsia" w:ascii="仿宋_GB2312" w:hAnsi="仿宋_GB2312" w:eastAsia="仿宋_GB2312" w:cs="仿宋_GB2312"/>
            <w:sz w:val="32"/>
            <w:szCs w:val="32"/>
            <w:u w:val="single"/>
            <w:lang w:eastAsia="zh-CN"/>
          </w:rPr>
          <w:t>点</w:t>
        </w:r>
      </w:ins>
      <w:ins w:id="8" w:author="吴泽瑜" w:date="2023-01-11T16:07:55Z">
        <w:r>
          <w:rPr>
            <w:rFonts w:hint="eastAsia" w:ascii="仿宋_GB2312" w:hAnsi="仿宋_GB2312" w:eastAsia="仿宋_GB2312" w:cs="仿宋_GB2312"/>
            <w:sz w:val="32"/>
            <w:szCs w:val="32"/>
            <w:u w:val="single"/>
            <w:lang w:eastAsia="zh-CN"/>
          </w:rPr>
          <w:t>后两位</w:t>
        </w:r>
      </w:ins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，即</w:t>
      </w:r>
      <w:ins w:id="9" w:author="吴泽瑜" w:date="2023-01-11T16:08:28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</w:t>
        </w:r>
      </w:ins>
      <w:ins w:id="10" w:author="吴泽瑜" w:date="2023-01-11T16:08:2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 xml:space="preserve">   </w:t>
        </w:r>
      </w:ins>
      <w:del w:id="11" w:author="吴泽瑜" w:date="2023-01-11T16:08:23Z">
        <w:r>
          <w:rPr>
            <w:rFonts w:hint="eastAsia" w:ascii="仿宋_GB2312" w:hAnsi="仿宋_GB2312" w:eastAsia="仿宋_GB2312" w:cs="仿宋_GB2312"/>
            <w:sz w:val="32"/>
            <w:szCs w:val="32"/>
            <w:u w:val="single"/>
          </w:rPr>
          <w:delText xml:space="preserve">                      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>（大写）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。本报价是最终报价，包含专家评审会议费、差旅费、劳务费等其他工作过程中可能产生的费用。</w:t>
      </w:r>
    </w:p>
    <w:p>
      <w:pPr>
        <w:wordWrap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报名单位（盖章）</w:t>
      </w:r>
    </w:p>
    <w:p>
      <w:pPr>
        <w:wordWrap w:val="0"/>
        <w:spacing w:line="600" w:lineRule="exac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                           年 月 日</w:t>
      </w:r>
    </w:p>
    <w:p>
      <w:pPr>
        <w:pStyle w:val="2"/>
        <w:rPr>
          <w:rFonts w:hint="eastAsia"/>
        </w:rPr>
      </w:pPr>
    </w:p>
    <w:p>
      <w:pPr>
        <w:rPr>
          <w:rFonts w:ascii="仿宋_GB2312" w:hAnsi="仿宋_GB2312" w:eastAsia="仿宋_GB2312" w:cs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单位地址：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          </w:t>
      </w:r>
    </w:p>
    <w:p>
      <w:pPr>
        <w:pStyle w:val="2"/>
      </w:pPr>
      <w:r>
        <w:rPr>
          <w:rFonts w:hint="eastAsia" w:ascii="仿宋_GB2312" w:hAnsi="仿宋_GB2312" w:eastAsia="仿宋_GB2312" w:cs="仿宋_GB2312"/>
          <w:sz w:val="32"/>
          <w:szCs w:val="32"/>
        </w:rPr>
        <w:t>联系人：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联系电话：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吴泽瑜">
    <w15:presenceInfo w15:providerId="None" w15:userId="吴泽瑜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GWebUrl" w:val="http://10.23.202.32:8080/weaver/weaver.file.FileDownloadForNews?uuid=01c33348-8950-4e87-a821-27fa2d48fcfd&amp;fileid=274103&amp;type=document&amp;isofficeview=0"/>
  </w:docVars>
  <w:rsids>
    <w:rsidRoot w:val="00000000"/>
    <w:rsid w:val="1EB20B50"/>
    <w:rsid w:val="343B58D8"/>
    <w:rsid w:val="476B7439"/>
    <w:rsid w:val="659C2322"/>
    <w:rsid w:val="7051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unhideWhenUsed/>
    <w:qFormat/>
    <w:uiPriority w:val="99"/>
    <w:pPr>
      <w:spacing w:after="120"/>
    </w:pPr>
    <w:rPr>
      <w:kern w:val="0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2022-03-18T00:39:00Z</dcterms:created>
  <dc:creator>lenovo</dc:creator>
  <cp:lastModifiedBy>吴泽瑜</cp:lastModifiedBy>
  <dcterms:modified xsi:type="dcterms:W3CDTF">2023-01-11T08:08:48Z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