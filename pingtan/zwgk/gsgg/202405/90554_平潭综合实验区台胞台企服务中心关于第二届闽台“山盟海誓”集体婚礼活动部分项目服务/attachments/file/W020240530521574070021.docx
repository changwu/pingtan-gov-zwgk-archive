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3A5E" w:rsidRDefault="000A3A5E" w:rsidP="000A3A5E">
      <w:pPr>
        <w:spacing w:line="600" w:lineRule="exact"/>
        <w:rPr>
          <w:rFonts w:ascii="黑体" w:eastAsia="黑体" w:hAnsi="宋体" w:cs="方正小标宋简体"/>
          <w:sz w:val="32"/>
          <w:szCs w:val="32"/>
        </w:rPr>
      </w:pPr>
      <w:r>
        <w:rPr>
          <w:rFonts w:ascii="黑体" w:eastAsia="黑体" w:hAnsi="黑体" w:cs="方正小标宋简体" w:hint="eastAsia"/>
          <w:sz w:val="32"/>
          <w:szCs w:val="32"/>
        </w:rPr>
        <w:t>附件</w:t>
      </w:r>
      <w:r>
        <w:rPr>
          <w:rFonts w:ascii="黑体" w:eastAsia="黑体" w:hAnsi="宋体" w:cs="方正小标宋简体" w:hint="eastAsia"/>
          <w:sz w:val="32"/>
          <w:szCs w:val="32"/>
        </w:rPr>
        <w:t>1</w:t>
      </w:r>
    </w:p>
    <w:p w:rsidR="000A3A5E" w:rsidRDefault="000A3A5E" w:rsidP="000A3A5E">
      <w:pPr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采购评分标准</w:t>
      </w:r>
      <w:bookmarkStart w:id="0" w:name="_GoBack"/>
      <w:bookmarkEnd w:id="0"/>
    </w:p>
    <w:tbl>
      <w:tblPr>
        <w:tblW w:w="828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50"/>
        <w:gridCol w:w="1272"/>
        <w:gridCol w:w="1845"/>
        <w:gridCol w:w="4313"/>
      </w:tblGrid>
      <w:tr w:rsidR="000A3A5E" w:rsidTr="000A3A5E">
        <w:trPr>
          <w:trHeight w:val="916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:rsidR="000A3A5E" w:rsidRDefault="000A3A5E">
            <w:pPr>
              <w:widowControl/>
              <w:jc w:val="center"/>
              <w:textAlignment w:val="center"/>
              <w:rPr>
                <w:rFonts w:ascii="黑体" w:eastAsia="黑体" w:hAnsi="宋体"/>
                <w:sz w:val="28"/>
                <w:szCs w:val="28"/>
              </w:rPr>
            </w:pPr>
            <w:r>
              <w:rPr>
                <w:rFonts w:ascii="黑体" w:eastAsia="黑体" w:hAnsi="宋体" w:hint="eastAsia"/>
                <w:kern w:val="0"/>
                <w:sz w:val="28"/>
                <w:szCs w:val="28"/>
              </w:rPr>
              <w:t>序号</w:t>
            </w:r>
          </w:p>
        </w:tc>
        <w:tc>
          <w:tcPr>
            <w:tcW w:w="12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:rsidR="000A3A5E" w:rsidRDefault="000A3A5E">
            <w:pPr>
              <w:widowControl/>
              <w:jc w:val="center"/>
              <w:textAlignment w:val="center"/>
              <w:rPr>
                <w:rFonts w:ascii="黑体" w:eastAsia="黑体" w:hAnsi="宋体"/>
                <w:sz w:val="28"/>
                <w:szCs w:val="28"/>
              </w:rPr>
            </w:pPr>
            <w:r>
              <w:rPr>
                <w:rFonts w:ascii="黑体" w:eastAsia="黑体" w:hAnsi="宋体" w:hint="eastAsia"/>
                <w:kern w:val="0"/>
                <w:sz w:val="28"/>
                <w:szCs w:val="28"/>
              </w:rPr>
              <w:t>项目</w:t>
            </w:r>
          </w:p>
        </w:tc>
        <w:tc>
          <w:tcPr>
            <w:tcW w:w="18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:rsidR="000A3A5E" w:rsidRDefault="000A3A5E">
            <w:pPr>
              <w:widowControl/>
              <w:spacing w:line="400" w:lineRule="exact"/>
              <w:jc w:val="center"/>
              <w:textAlignment w:val="center"/>
              <w:rPr>
                <w:rFonts w:ascii="黑体" w:eastAsia="黑体" w:hAnsi="宋体"/>
                <w:kern w:val="0"/>
                <w:sz w:val="28"/>
                <w:szCs w:val="28"/>
              </w:rPr>
            </w:pPr>
            <w:r>
              <w:rPr>
                <w:rFonts w:ascii="黑体" w:eastAsia="黑体" w:hAnsi="宋体" w:hint="eastAsia"/>
                <w:kern w:val="0"/>
                <w:sz w:val="28"/>
                <w:szCs w:val="28"/>
              </w:rPr>
              <w:t>具体内容</w:t>
            </w:r>
          </w:p>
          <w:p w:rsidR="000A3A5E" w:rsidRDefault="000A3A5E">
            <w:pPr>
              <w:widowControl/>
              <w:spacing w:line="400" w:lineRule="exact"/>
              <w:jc w:val="center"/>
              <w:textAlignment w:val="center"/>
              <w:rPr>
                <w:rFonts w:ascii="黑体" w:eastAsia="黑体" w:hAnsi="宋体"/>
                <w:sz w:val="28"/>
                <w:szCs w:val="28"/>
              </w:rPr>
            </w:pPr>
            <w:r>
              <w:rPr>
                <w:rFonts w:ascii="黑体" w:eastAsia="黑体" w:hAnsi="宋体" w:hint="eastAsia"/>
                <w:kern w:val="0"/>
                <w:sz w:val="28"/>
                <w:szCs w:val="28"/>
              </w:rPr>
              <w:t>及要求</w:t>
            </w:r>
          </w:p>
        </w:tc>
        <w:tc>
          <w:tcPr>
            <w:tcW w:w="43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:rsidR="000A3A5E" w:rsidRDefault="000A3A5E">
            <w:pPr>
              <w:widowControl/>
              <w:jc w:val="center"/>
              <w:textAlignment w:val="center"/>
              <w:rPr>
                <w:rFonts w:ascii="黑体" w:eastAsia="黑体" w:hAnsi="宋体"/>
                <w:sz w:val="28"/>
                <w:szCs w:val="28"/>
              </w:rPr>
            </w:pPr>
            <w:r>
              <w:rPr>
                <w:rFonts w:ascii="黑体" w:eastAsia="黑体" w:hAnsi="宋体" w:hint="eastAsia"/>
                <w:kern w:val="0"/>
                <w:sz w:val="28"/>
                <w:szCs w:val="28"/>
              </w:rPr>
              <w:t>评分标准</w:t>
            </w:r>
          </w:p>
        </w:tc>
      </w:tr>
      <w:tr w:rsidR="000A3A5E" w:rsidTr="000A3A5E">
        <w:trPr>
          <w:trHeight w:val="2014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:rsidR="000A3A5E" w:rsidRDefault="000A3A5E">
            <w:pPr>
              <w:widowControl/>
              <w:autoSpaceDE w:val="0"/>
              <w:spacing w:line="320" w:lineRule="exact"/>
              <w:jc w:val="center"/>
              <w:textAlignment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1</w:t>
            </w:r>
          </w:p>
        </w:tc>
        <w:tc>
          <w:tcPr>
            <w:tcW w:w="12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A3A5E" w:rsidRDefault="000A3A5E">
            <w:pPr>
              <w:widowControl/>
              <w:autoSpaceDE w:val="0"/>
              <w:spacing w:line="320" w:lineRule="exact"/>
              <w:jc w:val="center"/>
              <w:textAlignment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活动执行总体费用</w:t>
            </w:r>
          </w:p>
          <w:p w:rsidR="000A3A5E" w:rsidRDefault="000A3A5E">
            <w:pPr>
              <w:pStyle w:val="a5"/>
              <w:autoSpaceDE w:val="0"/>
              <w:spacing w:before="0" w:beforeAutospacing="0" w:after="0" w:afterAutospacing="0" w:line="320" w:lineRule="exact"/>
              <w:rPr>
                <w:rFonts w:ascii="仿宋_GB2312" w:eastAsia="仿宋_GB2312" w:hAnsi="Cambria" w:cs="Times New Roman"/>
                <w:kern w:val="2"/>
              </w:rPr>
            </w:pPr>
            <w:r>
              <w:rPr>
                <w:rFonts w:ascii="仿宋_GB2312" w:eastAsia="仿宋_GB2312" w:hAnsi="Cambria" w:cs="Times New Roman" w:hint="eastAsia"/>
                <w:kern w:val="2"/>
              </w:rPr>
              <w:t>（40分）</w:t>
            </w:r>
          </w:p>
        </w:tc>
        <w:tc>
          <w:tcPr>
            <w:tcW w:w="18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A3A5E" w:rsidRDefault="000A3A5E">
            <w:pPr>
              <w:widowControl/>
              <w:autoSpaceDE w:val="0"/>
              <w:spacing w:line="320" w:lineRule="exact"/>
              <w:jc w:val="left"/>
              <w:textAlignment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费用应涵盖所有采购内容</w:t>
            </w:r>
            <w:ins w:id="1" w:author="许碧恩" w:date="2024-05-29T18:13:00Z">
              <w:r>
                <w:rPr>
                  <w:rFonts w:ascii="仿宋_GB2312" w:eastAsia="仿宋_GB2312" w:hint="eastAsia"/>
                  <w:sz w:val="24"/>
                  <w:szCs w:val="24"/>
                </w:rPr>
                <w:t>，无漏项、缺项。</w:t>
              </w:r>
            </w:ins>
          </w:p>
        </w:tc>
        <w:tc>
          <w:tcPr>
            <w:tcW w:w="43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A3A5E" w:rsidRDefault="000A3A5E">
            <w:pPr>
              <w:widowControl/>
              <w:autoSpaceDE w:val="0"/>
              <w:spacing w:line="320" w:lineRule="exact"/>
              <w:jc w:val="left"/>
              <w:textAlignment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采用低价优先法计算,即满足竞价文件要求且投标价格最低的投标报价为评标基准价,其价格分为满分。其他投标人的价格</w:t>
            </w:r>
            <w:proofErr w:type="gramStart"/>
            <w:r>
              <w:rPr>
                <w:rFonts w:ascii="仿宋_GB2312" w:eastAsia="仿宋_GB2312" w:hint="eastAsia"/>
                <w:sz w:val="24"/>
                <w:szCs w:val="24"/>
              </w:rPr>
              <w:t>分统一</w:t>
            </w:r>
            <w:proofErr w:type="gramEnd"/>
            <w:r>
              <w:rPr>
                <w:rFonts w:ascii="仿宋_GB2312" w:eastAsia="仿宋_GB2312" w:hint="eastAsia"/>
                <w:sz w:val="24"/>
                <w:szCs w:val="24"/>
              </w:rPr>
              <w:t>按照下列公式计算：投标报价得分=(评标基准价/投标报价)×权重。</w:t>
            </w:r>
          </w:p>
        </w:tc>
      </w:tr>
      <w:tr w:rsidR="000A3A5E" w:rsidTr="000A3A5E">
        <w:trPr>
          <w:trHeight w:val="1985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  <w:hideMark/>
          </w:tcPr>
          <w:p w:rsidR="000A3A5E" w:rsidRDefault="000A3A5E">
            <w:pPr>
              <w:widowControl/>
              <w:autoSpaceDE w:val="0"/>
              <w:spacing w:line="320" w:lineRule="exact"/>
              <w:jc w:val="center"/>
              <w:textAlignment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2</w:t>
            </w:r>
          </w:p>
        </w:tc>
        <w:tc>
          <w:tcPr>
            <w:tcW w:w="12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A3A5E" w:rsidRDefault="000A3A5E">
            <w:pPr>
              <w:widowControl/>
              <w:autoSpaceDE w:val="0"/>
              <w:spacing w:line="320" w:lineRule="exact"/>
              <w:jc w:val="center"/>
              <w:textAlignment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总体策划</w:t>
            </w:r>
          </w:p>
          <w:p w:rsidR="000A3A5E" w:rsidRDefault="000A3A5E">
            <w:pPr>
              <w:pStyle w:val="a5"/>
              <w:autoSpaceDE w:val="0"/>
              <w:spacing w:before="0" w:beforeAutospacing="0" w:after="0" w:afterAutospacing="0" w:line="320" w:lineRule="exact"/>
              <w:rPr>
                <w:rFonts w:ascii="仿宋_GB2312" w:eastAsia="仿宋_GB2312" w:hAnsi="Cambria" w:cs="Times New Roman"/>
                <w:kern w:val="2"/>
              </w:rPr>
            </w:pPr>
            <w:r>
              <w:rPr>
                <w:rFonts w:ascii="仿宋_GB2312" w:eastAsia="仿宋_GB2312" w:hAnsi="Cambria" w:cs="Times New Roman" w:hint="eastAsia"/>
                <w:kern w:val="2"/>
              </w:rPr>
              <w:t>（35分）</w:t>
            </w:r>
          </w:p>
        </w:tc>
        <w:tc>
          <w:tcPr>
            <w:tcW w:w="18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A3A5E" w:rsidRDefault="000A3A5E">
            <w:pPr>
              <w:widowControl/>
              <w:autoSpaceDE w:val="0"/>
              <w:spacing w:line="320" w:lineRule="exact"/>
              <w:jc w:val="left"/>
              <w:textAlignment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集体婚礼总体策划按照中式婚礼设计，报价文件需附舞台设计效果图</w:t>
            </w:r>
          </w:p>
        </w:tc>
        <w:tc>
          <w:tcPr>
            <w:tcW w:w="43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A3A5E" w:rsidRDefault="000A3A5E">
            <w:pPr>
              <w:widowControl/>
              <w:autoSpaceDE w:val="0"/>
              <w:spacing w:line="320" w:lineRule="exact"/>
              <w:jc w:val="left"/>
              <w:textAlignment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1.集体婚礼活动策划方案。</w:t>
            </w:r>
          </w:p>
          <w:p w:rsidR="000A3A5E" w:rsidRDefault="000A3A5E">
            <w:pPr>
              <w:widowControl/>
              <w:autoSpaceDE w:val="0"/>
              <w:spacing w:line="320" w:lineRule="exact"/>
              <w:jc w:val="left"/>
              <w:textAlignment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2.活动主场地舞台搭建面积不小于18m*10m，背景高度不低于5m，舞台两侧各立一面LED屏，规格不小于5m*3.5m，配备必要遮阳设备，提供相应设计效果图。</w:t>
            </w:r>
          </w:p>
        </w:tc>
      </w:tr>
      <w:tr w:rsidR="000A3A5E" w:rsidTr="000A3A5E">
        <w:trPr>
          <w:trHeight w:val="2407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A3A5E" w:rsidRDefault="000A3A5E">
            <w:pPr>
              <w:widowControl/>
              <w:autoSpaceDE w:val="0"/>
              <w:spacing w:line="320" w:lineRule="exact"/>
              <w:jc w:val="center"/>
              <w:textAlignment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3</w:t>
            </w:r>
          </w:p>
        </w:tc>
        <w:tc>
          <w:tcPr>
            <w:tcW w:w="12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A3A5E" w:rsidRDefault="000A3A5E">
            <w:pPr>
              <w:widowControl/>
              <w:autoSpaceDE w:val="0"/>
              <w:spacing w:line="320" w:lineRule="exact"/>
              <w:jc w:val="center"/>
              <w:textAlignment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团队配置情况</w:t>
            </w:r>
          </w:p>
          <w:p w:rsidR="000A3A5E" w:rsidRDefault="000A3A5E">
            <w:pPr>
              <w:pStyle w:val="a5"/>
              <w:autoSpaceDE w:val="0"/>
              <w:spacing w:before="0" w:beforeAutospacing="0" w:after="0" w:afterAutospacing="0" w:line="320" w:lineRule="exact"/>
              <w:rPr>
                <w:rFonts w:ascii="仿宋_GB2312" w:eastAsia="仿宋_GB2312" w:hAnsi="Cambria" w:cs="Times New Roman"/>
                <w:kern w:val="2"/>
              </w:rPr>
            </w:pPr>
            <w:r>
              <w:rPr>
                <w:rFonts w:ascii="仿宋_GB2312" w:eastAsia="仿宋_GB2312" w:hAnsi="Cambria" w:cs="Times New Roman" w:hint="eastAsia"/>
                <w:kern w:val="2"/>
              </w:rPr>
              <w:t>（20分）</w:t>
            </w:r>
          </w:p>
        </w:tc>
        <w:tc>
          <w:tcPr>
            <w:tcW w:w="18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A3A5E" w:rsidRDefault="000A3A5E">
            <w:pPr>
              <w:widowControl/>
              <w:autoSpaceDE w:val="0"/>
              <w:spacing w:line="320" w:lineRule="exact"/>
              <w:jc w:val="left"/>
              <w:textAlignment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承办</w:t>
            </w:r>
            <w:ins w:id="2" w:author="许碧恩" w:date="2024-05-29T18:14:00Z">
              <w:r>
                <w:rPr>
                  <w:rFonts w:ascii="仿宋_GB2312" w:eastAsia="仿宋_GB2312" w:hint="eastAsia"/>
                  <w:sz w:val="24"/>
                  <w:szCs w:val="24"/>
                </w:rPr>
                <w:t>单位</w:t>
              </w:r>
            </w:ins>
            <w:del w:id="3" w:author="许碧恩" w:date="2024-05-29T18:14:00Z">
              <w:r>
                <w:rPr>
                  <w:rFonts w:ascii="仿宋_GB2312" w:eastAsia="仿宋_GB2312" w:hint="eastAsia"/>
                  <w:sz w:val="24"/>
                  <w:szCs w:val="24"/>
                </w:rPr>
                <w:delText>团队</w:delText>
              </w:r>
            </w:del>
            <w:r>
              <w:rPr>
                <w:rFonts w:ascii="仿宋_GB2312" w:eastAsia="仿宋_GB2312" w:hint="eastAsia"/>
                <w:sz w:val="24"/>
                <w:szCs w:val="24"/>
              </w:rPr>
              <w:t>需提供策划设计师、化妆师、造型师、主持、礼仪小姐、婚宴节目表演员等活动</w:t>
            </w:r>
            <w:ins w:id="4" w:author="许碧恩" w:date="2024-05-29T18:14:00Z">
              <w:r>
                <w:rPr>
                  <w:rFonts w:ascii="仿宋_GB2312" w:eastAsia="仿宋_GB2312" w:hint="eastAsia"/>
                  <w:sz w:val="24"/>
                  <w:szCs w:val="24"/>
                </w:rPr>
                <w:t>需要的</w:t>
              </w:r>
            </w:ins>
            <w:r>
              <w:rPr>
                <w:rFonts w:ascii="仿宋_GB2312" w:eastAsia="仿宋_GB2312" w:hint="eastAsia"/>
                <w:sz w:val="24"/>
                <w:szCs w:val="24"/>
              </w:rPr>
              <w:t>配套人员</w:t>
            </w:r>
          </w:p>
        </w:tc>
        <w:tc>
          <w:tcPr>
            <w:tcW w:w="43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A3A5E" w:rsidRDefault="000A3A5E">
            <w:pPr>
              <w:pStyle w:val="a5"/>
              <w:keepNext/>
              <w:keepLines/>
              <w:autoSpaceDE w:val="0"/>
              <w:spacing w:before="0" w:beforeAutospacing="0" w:after="0" w:afterAutospacing="0" w:line="320" w:lineRule="exact"/>
              <w:rPr>
                <w:rFonts w:ascii="仿宋_GB2312" w:eastAsia="仿宋_GB2312" w:hAnsi="Cambria" w:cs="Times New Roman"/>
                <w:kern w:val="2"/>
              </w:rPr>
            </w:pPr>
            <w:r>
              <w:rPr>
                <w:rFonts w:ascii="仿宋_GB2312" w:eastAsia="仿宋_GB2312" w:hAnsi="Times New Roman" w:cs="Times New Roman" w:hint="eastAsia"/>
                <w:kern w:val="2"/>
              </w:rPr>
              <w:t>1.配备专业婚庆团队情况。含策划设计师、化妆师、造型师、婚庆主持、礼仪小姐，该项不超过15分；</w:t>
            </w:r>
          </w:p>
          <w:p w:rsidR="000A3A5E" w:rsidRDefault="000A3A5E">
            <w:pPr>
              <w:pStyle w:val="a5"/>
              <w:keepNext/>
              <w:keepLines/>
              <w:autoSpaceDE w:val="0"/>
              <w:spacing w:before="0" w:beforeAutospacing="0" w:after="0" w:afterAutospacing="0" w:line="320" w:lineRule="exact"/>
              <w:rPr>
                <w:rFonts w:ascii="仿宋_GB2312" w:eastAsia="仿宋_GB2312" w:hAnsi="Cambria" w:cs="Times New Roman"/>
                <w:kern w:val="2"/>
              </w:rPr>
            </w:pPr>
            <w:r>
              <w:rPr>
                <w:rFonts w:ascii="仿宋_GB2312" w:eastAsia="仿宋_GB2312" w:hAnsi="Times New Roman" w:cs="Times New Roman" w:hint="eastAsia"/>
                <w:kern w:val="2"/>
              </w:rPr>
              <w:t>2.婚宴节目安排。提供不少于5个婚宴</w:t>
            </w:r>
            <w:ins w:id="5" w:author="许碧恩" w:date="2024-05-29T18:15:00Z">
              <w:r>
                <w:rPr>
                  <w:rFonts w:ascii="仿宋_GB2312" w:eastAsia="仿宋_GB2312" w:hAnsi="Times New Roman" w:cs="Times New Roman" w:hint="eastAsia"/>
                  <w:kern w:val="2"/>
                </w:rPr>
                <w:t>表演</w:t>
              </w:r>
            </w:ins>
            <w:r>
              <w:rPr>
                <w:rFonts w:ascii="仿宋_GB2312" w:eastAsia="仿宋_GB2312" w:hAnsi="Times New Roman" w:cs="Times New Roman" w:hint="eastAsia"/>
                <w:kern w:val="2"/>
              </w:rPr>
              <w:t>节目</w:t>
            </w:r>
            <w:del w:id="6" w:author="许碧恩" w:date="2024-05-29T18:15:00Z">
              <w:r>
                <w:rPr>
                  <w:rFonts w:ascii="仿宋_GB2312" w:eastAsia="仿宋_GB2312" w:hAnsi="Times New Roman" w:cs="Times New Roman" w:hint="eastAsia"/>
                  <w:kern w:val="2"/>
                </w:rPr>
                <w:delText>单</w:delText>
              </w:r>
            </w:del>
            <w:r>
              <w:rPr>
                <w:rFonts w:ascii="仿宋_GB2312" w:eastAsia="仿宋_GB2312" w:hAnsi="Times New Roman" w:cs="Times New Roman" w:hint="eastAsia"/>
                <w:kern w:val="2"/>
              </w:rPr>
              <w:t>，</w:t>
            </w:r>
            <w:ins w:id="7" w:author="许碧恩" w:date="2024-05-29T18:15:00Z">
              <w:r>
                <w:rPr>
                  <w:rFonts w:ascii="仿宋_GB2312" w:eastAsia="仿宋_GB2312" w:hAnsi="Times New Roman" w:cs="Times New Roman" w:hint="eastAsia"/>
                  <w:kern w:val="2"/>
                </w:rPr>
                <w:t>节目类型不重复</w:t>
              </w:r>
            </w:ins>
            <w:ins w:id="8" w:author="许碧恩" w:date="2024-05-29T18:16:00Z">
              <w:r>
                <w:rPr>
                  <w:rFonts w:ascii="仿宋_GB2312" w:eastAsia="仿宋_GB2312" w:hAnsi="Times New Roman" w:cs="Times New Roman" w:hint="eastAsia"/>
                  <w:kern w:val="2"/>
                </w:rPr>
                <w:t>。</w:t>
              </w:r>
            </w:ins>
            <w:r>
              <w:rPr>
                <w:rFonts w:ascii="仿宋_GB2312" w:eastAsia="仿宋_GB2312" w:hAnsi="Times New Roman" w:cs="Times New Roman" w:hint="eastAsia"/>
                <w:kern w:val="2"/>
              </w:rPr>
              <w:t>该项不超过5分。</w:t>
            </w:r>
          </w:p>
        </w:tc>
      </w:tr>
      <w:tr w:rsidR="000A3A5E" w:rsidTr="000A3A5E">
        <w:trPr>
          <w:trHeight w:val="1110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A3A5E" w:rsidRDefault="000A3A5E">
            <w:pPr>
              <w:widowControl/>
              <w:autoSpaceDE w:val="0"/>
              <w:spacing w:line="320" w:lineRule="exact"/>
              <w:jc w:val="center"/>
              <w:textAlignment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4</w:t>
            </w:r>
          </w:p>
        </w:tc>
        <w:tc>
          <w:tcPr>
            <w:tcW w:w="12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A3A5E" w:rsidRDefault="000A3A5E">
            <w:pPr>
              <w:widowControl/>
              <w:autoSpaceDE w:val="0"/>
              <w:spacing w:line="320" w:lineRule="exact"/>
              <w:jc w:val="center"/>
              <w:textAlignment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经验业绩</w:t>
            </w:r>
          </w:p>
          <w:p w:rsidR="000A3A5E" w:rsidRDefault="000A3A5E">
            <w:pPr>
              <w:pStyle w:val="a5"/>
              <w:autoSpaceDE w:val="0"/>
              <w:spacing w:before="0" w:beforeAutospacing="0" w:after="0" w:afterAutospacing="0" w:line="320" w:lineRule="exact"/>
              <w:rPr>
                <w:rFonts w:ascii="仿宋_GB2312" w:eastAsia="仿宋_GB2312" w:hAnsi="Cambria" w:cs="Times New Roman"/>
                <w:kern w:val="2"/>
              </w:rPr>
            </w:pPr>
            <w:r>
              <w:rPr>
                <w:rFonts w:ascii="仿宋_GB2312" w:eastAsia="仿宋_GB2312" w:hAnsi="Cambria" w:cs="Times New Roman" w:hint="eastAsia"/>
                <w:kern w:val="2"/>
              </w:rPr>
              <w:t>（5分）</w:t>
            </w:r>
          </w:p>
        </w:tc>
        <w:tc>
          <w:tcPr>
            <w:tcW w:w="18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A3A5E" w:rsidRDefault="000A3A5E">
            <w:pPr>
              <w:widowControl/>
              <w:autoSpaceDE w:val="0"/>
              <w:spacing w:line="320" w:lineRule="exact"/>
              <w:jc w:val="left"/>
              <w:textAlignment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具有承办集体婚礼活动经验</w:t>
            </w:r>
          </w:p>
        </w:tc>
        <w:tc>
          <w:tcPr>
            <w:tcW w:w="43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A3A5E" w:rsidRDefault="000A3A5E">
            <w:pPr>
              <w:widowControl/>
              <w:autoSpaceDE w:val="0"/>
              <w:spacing w:line="320" w:lineRule="exact"/>
              <w:jc w:val="left"/>
              <w:textAlignment w:val="center"/>
              <w:rPr>
                <w:rFonts w:ascii="仿宋_GB2312" w:eastAsia="仿宋_GB2312"/>
                <w:sz w:val="24"/>
                <w:szCs w:val="24"/>
              </w:rPr>
            </w:pPr>
            <w:ins w:id="9" w:author="许碧恩" w:date="2024-05-29T18:17:00Z">
              <w:r>
                <w:rPr>
                  <w:rFonts w:ascii="仿宋_GB2312" w:eastAsia="仿宋_GB2312" w:hint="eastAsia"/>
                  <w:sz w:val="24"/>
                  <w:szCs w:val="24"/>
                </w:rPr>
                <w:t>提供</w:t>
              </w:r>
            </w:ins>
            <w:del w:id="10" w:author="许碧恩" w:date="2024-05-29T18:17:00Z">
              <w:r>
                <w:rPr>
                  <w:rFonts w:ascii="仿宋_GB2312" w:eastAsia="仿宋_GB2312" w:hint="eastAsia"/>
                  <w:sz w:val="24"/>
                  <w:szCs w:val="24"/>
                </w:rPr>
                <w:delText>具有</w:delText>
              </w:r>
            </w:del>
            <w:r>
              <w:rPr>
                <w:rFonts w:ascii="仿宋_GB2312" w:eastAsia="仿宋_GB2312" w:hint="eastAsia"/>
                <w:sz w:val="24"/>
                <w:szCs w:val="24"/>
              </w:rPr>
              <w:t>承办</w:t>
            </w:r>
            <w:ins w:id="11" w:author="许碧恩" w:date="2024-05-29T18:19:00Z">
              <w:r>
                <w:rPr>
                  <w:rFonts w:ascii="仿宋_GB2312" w:eastAsia="仿宋_GB2312" w:hint="eastAsia"/>
                  <w:sz w:val="24"/>
                  <w:szCs w:val="24"/>
                </w:rPr>
                <w:t>过年</w:t>
              </w:r>
            </w:ins>
            <w:r>
              <w:rPr>
                <w:rFonts w:ascii="仿宋_GB2312" w:eastAsia="仿宋_GB2312" w:hint="eastAsia"/>
                <w:sz w:val="24"/>
                <w:szCs w:val="24"/>
              </w:rPr>
              <w:t>集体婚礼活动</w:t>
            </w:r>
            <w:ins w:id="12" w:author="许碧恩" w:date="2024-05-29T18:18:00Z">
              <w:r>
                <w:rPr>
                  <w:rFonts w:ascii="仿宋_GB2312" w:eastAsia="仿宋_GB2312" w:hint="eastAsia"/>
                  <w:sz w:val="24"/>
                  <w:szCs w:val="24"/>
                </w:rPr>
                <w:t>合同协议</w:t>
              </w:r>
            </w:ins>
            <w:del w:id="13" w:author="许碧恩" w:date="2024-05-29T18:18:00Z">
              <w:r>
                <w:rPr>
                  <w:rFonts w:ascii="仿宋_GB2312" w:eastAsia="仿宋_GB2312" w:hint="eastAsia"/>
                  <w:sz w:val="24"/>
                  <w:szCs w:val="24"/>
                </w:rPr>
                <w:delText>经验得5分</w:delText>
              </w:r>
            </w:del>
            <w:r>
              <w:rPr>
                <w:rFonts w:ascii="仿宋_GB2312" w:eastAsia="仿宋_GB2312" w:hint="eastAsia"/>
                <w:sz w:val="24"/>
                <w:szCs w:val="24"/>
              </w:rPr>
              <w:t>。</w:t>
            </w:r>
            <w:ins w:id="14" w:author="许碧恩" w:date="2024-05-29T18:18:00Z">
              <w:r>
                <w:rPr>
                  <w:rFonts w:ascii="仿宋_GB2312" w:eastAsia="仿宋_GB2312" w:hint="eastAsia"/>
                  <w:sz w:val="24"/>
                  <w:szCs w:val="24"/>
                </w:rPr>
                <w:t>根据承办的次数、人员规模等要素综合评分。</w:t>
              </w:r>
            </w:ins>
          </w:p>
        </w:tc>
      </w:tr>
      <w:tr w:rsidR="000A3A5E" w:rsidTr="000A3A5E">
        <w:trPr>
          <w:trHeight w:val="1551"/>
        </w:trPr>
        <w:tc>
          <w:tcPr>
            <w:tcW w:w="8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A3A5E" w:rsidRDefault="000A3A5E">
            <w:pPr>
              <w:widowControl/>
              <w:autoSpaceDE w:val="0"/>
              <w:spacing w:line="320" w:lineRule="exact"/>
              <w:jc w:val="center"/>
              <w:textAlignment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加分项目</w:t>
            </w:r>
          </w:p>
        </w:tc>
        <w:tc>
          <w:tcPr>
            <w:tcW w:w="12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A3A5E" w:rsidRDefault="000A3A5E">
            <w:pPr>
              <w:widowControl/>
              <w:autoSpaceDE w:val="0"/>
              <w:spacing w:line="320" w:lineRule="exact"/>
              <w:jc w:val="center"/>
              <w:textAlignment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宣传报道能力</w:t>
            </w:r>
          </w:p>
          <w:p w:rsidR="000A3A5E" w:rsidRDefault="000A3A5E">
            <w:pPr>
              <w:pStyle w:val="a5"/>
              <w:autoSpaceDE w:val="0"/>
              <w:spacing w:before="0" w:beforeAutospacing="0" w:after="0" w:afterAutospacing="0" w:line="320" w:lineRule="exact"/>
              <w:rPr>
                <w:rFonts w:ascii="仿宋_GB2312" w:eastAsia="仿宋_GB2312" w:hAnsi="Cambria" w:cs="Times New Roman"/>
                <w:kern w:val="2"/>
              </w:rPr>
            </w:pPr>
            <w:r>
              <w:rPr>
                <w:rFonts w:ascii="仿宋_GB2312" w:eastAsia="仿宋_GB2312" w:hAnsi="Cambria" w:cs="Times New Roman" w:hint="eastAsia"/>
                <w:kern w:val="2"/>
              </w:rPr>
              <w:t>（5分）</w:t>
            </w:r>
          </w:p>
        </w:tc>
        <w:tc>
          <w:tcPr>
            <w:tcW w:w="18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A3A5E" w:rsidRDefault="000A3A5E">
            <w:pPr>
              <w:widowControl/>
              <w:autoSpaceDE w:val="0"/>
              <w:spacing w:line="320" w:lineRule="exact"/>
              <w:jc w:val="left"/>
              <w:textAlignment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宣传渠道应包含主流媒体、台港澳媒体及网络媒体</w:t>
            </w:r>
          </w:p>
        </w:tc>
        <w:tc>
          <w:tcPr>
            <w:tcW w:w="43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A3A5E" w:rsidRDefault="000A3A5E">
            <w:pPr>
              <w:widowControl/>
              <w:autoSpaceDE w:val="0"/>
              <w:spacing w:line="320" w:lineRule="exact"/>
              <w:jc w:val="left"/>
              <w:textAlignment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提供媒体合作情况以及参考以往活动媒体宣传报道情况，</w:t>
            </w:r>
            <w:ins w:id="15" w:author="许碧恩" w:date="2024-05-29T18:20:00Z">
              <w:r>
                <w:rPr>
                  <w:rFonts w:ascii="仿宋_GB2312" w:eastAsia="仿宋_GB2312" w:hint="eastAsia"/>
                  <w:sz w:val="24"/>
                  <w:szCs w:val="24"/>
                </w:rPr>
                <w:t>根据</w:t>
              </w:r>
            </w:ins>
            <w:del w:id="16" w:author="许碧恩" w:date="2024-05-29T18:20:00Z">
              <w:r>
                <w:rPr>
                  <w:rFonts w:ascii="仿宋_GB2312" w:eastAsia="仿宋_GB2312" w:hint="eastAsia"/>
                  <w:sz w:val="24"/>
                  <w:szCs w:val="24"/>
                </w:rPr>
                <w:delText>获</w:delText>
              </w:r>
            </w:del>
            <w:del w:id="17" w:author="许碧恩" w:date="2024-05-29T18:21:00Z">
              <w:r>
                <w:rPr>
                  <w:rFonts w:ascii="仿宋_GB2312" w:eastAsia="仿宋_GB2312" w:hint="eastAsia"/>
                  <w:sz w:val="24"/>
                  <w:szCs w:val="24"/>
                </w:rPr>
                <w:delText>央媒报道得5分，省媒报道得3分，地方媒体</w:delText>
              </w:r>
            </w:del>
            <w:r>
              <w:rPr>
                <w:rFonts w:ascii="仿宋_GB2312" w:eastAsia="仿宋_GB2312" w:hint="eastAsia"/>
                <w:sz w:val="24"/>
                <w:szCs w:val="24"/>
              </w:rPr>
              <w:t>报道</w:t>
            </w:r>
            <w:ins w:id="18" w:author="许碧恩" w:date="2024-05-29T18:21:00Z">
              <w:r>
                <w:rPr>
                  <w:rFonts w:ascii="仿宋_GB2312" w:eastAsia="仿宋_GB2312" w:hint="eastAsia"/>
                  <w:sz w:val="24"/>
                  <w:szCs w:val="24"/>
                </w:rPr>
                <w:t>单位级别和报道</w:t>
              </w:r>
            </w:ins>
            <w:ins w:id="19" w:author="许碧恩" w:date="2024-05-29T18:20:00Z">
              <w:r>
                <w:rPr>
                  <w:rFonts w:ascii="仿宋_GB2312" w:eastAsia="仿宋_GB2312" w:hint="eastAsia"/>
                  <w:sz w:val="24"/>
                  <w:szCs w:val="24"/>
                </w:rPr>
                <w:t>数量</w:t>
              </w:r>
            </w:ins>
            <w:ins w:id="20" w:author="许碧恩" w:date="2024-05-29T18:21:00Z">
              <w:r>
                <w:rPr>
                  <w:rFonts w:ascii="仿宋_GB2312" w:eastAsia="仿宋_GB2312" w:hint="eastAsia"/>
                  <w:sz w:val="24"/>
                  <w:szCs w:val="24"/>
                </w:rPr>
                <w:t>等要素进行综合评分</w:t>
              </w:r>
            </w:ins>
            <w:del w:id="21" w:author="许碧恩" w:date="2024-05-29T18:21:00Z">
              <w:r>
                <w:rPr>
                  <w:rFonts w:ascii="仿宋_GB2312" w:eastAsia="仿宋_GB2312" w:hint="eastAsia"/>
                  <w:sz w:val="24"/>
                  <w:szCs w:val="24"/>
                </w:rPr>
                <w:delText>得2分</w:delText>
              </w:r>
            </w:del>
            <w:r>
              <w:rPr>
                <w:rFonts w:ascii="仿宋_GB2312" w:eastAsia="仿宋_GB2312" w:hint="eastAsia"/>
                <w:sz w:val="24"/>
                <w:szCs w:val="24"/>
              </w:rPr>
              <w:t>。</w:t>
            </w:r>
          </w:p>
        </w:tc>
      </w:tr>
      <w:tr w:rsidR="000A3A5E" w:rsidTr="000A3A5E">
        <w:trPr>
          <w:trHeight w:val="1983"/>
        </w:trPr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A3A5E" w:rsidRDefault="000A3A5E">
            <w:pPr>
              <w:widowControl/>
              <w:jc w:val="left"/>
              <w:rPr>
                <w:rFonts w:ascii="仿宋_GB2312" w:eastAsia="仿宋_GB2312"/>
                <w:sz w:val="24"/>
                <w:szCs w:val="24"/>
              </w:rPr>
            </w:pPr>
          </w:p>
        </w:tc>
        <w:tc>
          <w:tcPr>
            <w:tcW w:w="12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A3A5E" w:rsidRDefault="000A3A5E">
            <w:pPr>
              <w:widowControl/>
              <w:autoSpaceDE w:val="0"/>
              <w:spacing w:line="320" w:lineRule="exact"/>
              <w:jc w:val="center"/>
              <w:textAlignment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两岸婚姻家庭服务资源</w:t>
            </w:r>
          </w:p>
          <w:p w:rsidR="000A3A5E" w:rsidRDefault="000A3A5E">
            <w:pPr>
              <w:pStyle w:val="a5"/>
              <w:autoSpaceDE w:val="0"/>
              <w:spacing w:before="0" w:beforeAutospacing="0" w:after="0" w:afterAutospacing="0" w:line="320" w:lineRule="exact"/>
              <w:rPr>
                <w:rFonts w:ascii="仿宋_GB2312" w:eastAsia="仿宋_GB2312" w:hAnsi="Cambria" w:cs="Times New Roman"/>
                <w:kern w:val="2"/>
              </w:rPr>
            </w:pPr>
            <w:r>
              <w:rPr>
                <w:rFonts w:ascii="仿宋_GB2312" w:eastAsia="仿宋_GB2312" w:hAnsi="Cambria" w:cs="Times New Roman" w:hint="eastAsia"/>
                <w:kern w:val="2"/>
              </w:rPr>
              <w:t>（5分）</w:t>
            </w:r>
          </w:p>
        </w:tc>
        <w:tc>
          <w:tcPr>
            <w:tcW w:w="18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A3A5E" w:rsidRDefault="000A3A5E">
            <w:pPr>
              <w:widowControl/>
              <w:autoSpaceDE w:val="0"/>
              <w:spacing w:line="320" w:lineRule="exact"/>
              <w:jc w:val="left"/>
              <w:textAlignment w:val="center"/>
              <w:rPr>
                <w:rFonts w:ascii="仿宋_GB2312" w:eastAsia="仿宋_GB2312"/>
                <w:kern w:val="0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拟邀岛内重要嘉宾名单，拟录制岛内嘉宾贺词、贺讯等文书视讯名单情况</w:t>
            </w:r>
          </w:p>
        </w:tc>
        <w:tc>
          <w:tcPr>
            <w:tcW w:w="43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:rsidR="000A3A5E" w:rsidRDefault="000A3A5E">
            <w:pPr>
              <w:widowControl/>
              <w:autoSpaceDE w:val="0"/>
              <w:spacing w:line="320" w:lineRule="exact"/>
              <w:jc w:val="left"/>
              <w:textAlignment w:val="center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提供拟邀岛内重要嘉宾名单，拟录制岛内嘉宾贺词、贺讯等文书视讯名单，以及参考以往举办活动与岛内的合作情况。</w:t>
            </w:r>
          </w:p>
        </w:tc>
      </w:tr>
    </w:tbl>
    <w:p w:rsidR="006F33C8" w:rsidRDefault="006F33C8" w:rsidP="00422593">
      <w:pPr>
        <w:spacing w:line="40" w:lineRule="exact"/>
      </w:pPr>
    </w:p>
    <w:sectPr w:rsidR="006F33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71AB" w:rsidRDefault="009471AB" w:rsidP="000A3A5E">
      <w:r>
        <w:separator/>
      </w:r>
    </w:p>
  </w:endnote>
  <w:endnote w:type="continuationSeparator" w:id="0">
    <w:p w:rsidR="009471AB" w:rsidRDefault="009471AB" w:rsidP="000A3A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71AB" w:rsidRDefault="009471AB" w:rsidP="000A3A5E">
      <w:r>
        <w:separator/>
      </w:r>
    </w:p>
  </w:footnote>
  <w:footnote w:type="continuationSeparator" w:id="0">
    <w:p w:rsidR="009471AB" w:rsidRDefault="009471AB" w:rsidP="000A3A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5380"/>
    <w:rsid w:val="000A3A5E"/>
    <w:rsid w:val="00422593"/>
    <w:rsid w:val="00482024"/>
    <w:rsid w:val="0063765B"/>
    <w:rsid w:val="006F33C8"/>
    <w:rsid w:val="007F3C83"/>
    <w:rsid w:val="00905380"/>
    <w:rsid w:val="0094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A5E"/>
    <w:pPr>
      <w:widowControl w:val="0"/>
      <w:jc w:val="both"/>
    </w:pPr>
    <w:rPr>
      <w:rFonts w:ascii="Calibri" w:eastAsia="宋体" w:hAnsi="Calibri" w:cs="Times New Roman"/>
      <w:szCs w:val="21"/>
    </w:rPr>
  </w:style>
  <w:style w:type="paragraph" w:styleId="2">
    <w:name w:val="heading 2"/>
    <w:basedOn w:val="a"/>
    <w:next w:val="a"/>
    <w:link w:val="2Char"/>
    <w:uiPriority w:val="99"/>
    <w:qFormat/>
    <w:rsid w:val="000A3A5E"/>
    <w:pPr>
      <w:keepNext/>
      <w:keepLines/>
      <w:spacing w:before="260" w:after="260" w:line="412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A3A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A3A5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A3A5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A3A5E"/>
    <w:rPr>
      <w:sz w:val="18"/>
      <w:szCs w:val="18"/>
    </w:rPr>
  </w:style>
  <w:style w:type="character" w:customStyle="1" w:styleId="2Char">
    <w:name w:val="标题 2 Char"/>
    <w:basedOn w:val="a0"/>
    <w:link w:val="2"/>
    <w:uiPriority w:val="99"/>
    <w:rsid w:val="000A3A5E"/>
    <w:rPr>
      <w:rFonts w:ascii="Cambria" w:eastAsia="宋体" w:hAnsi="Cambria" w:cs="Times New Roman"/>
      <w:b/>
      <w:bCs/>
      <w:sz w:val="32"/>
      <w:szCs w:val="32"/>
    </w:rPr>
  </w:style>
  <w:style w:type="paragraph" w:styleId="a5">
    <w:name w:val="Normal (Web)"/>
    <w:basedOn w:val="a"/>
    <w:uiPriority w:val="99"/>
    <w:unhideWhenUsed/>
    <w:rsid w:val="000A3A5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0A3A5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0A3A5E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3A5E"/>
    <w:pPr>
      <w:widowControl w:val="0"/>
      <w:jc w:val="both"/>
    </w:pPr>
    <w:rPr>
      <w:rFonts w:ascii="Calibri" w:eastAsia="宋体" w:hAnsi="Calibri" w:cs="Times New Roman"/>
      <w:szCs w:val="21"/>
    </w:rPr>
  </w:style>
  <w:style w:type="paragraph" w:styleId="2">
    <w:name w:val="heading 2"/>
    <w:basedOn w:val="a"/>
    <w:next w:val="a"/>
    <w:link w:val="2Char"/>
    <w:uiPriority w:val="99"/>
    <w:qFormat/>
    <w:rsid w:val="000A3A5E"/>
    <w:pPr>
      <w:keepNext/>
      <w:keepLines/>
      <w:spacing w:before="260" w:after="260" w:line="412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A3A5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A3A5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A3A5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A3A5E"/>
    <w:rPr>
      <w:sz w:val="18"/>
      <w:szCs w:val="18"/>
    </w:rPr>
  </w:style>
  <w:style w:type="character" w:customStyle="1" w:styleId="2Char">
    <w:name w:val="标题 2 Char"/>
    <w:basedOn w:val="a0"/>
    <w:link w:val="2"/>
    <w:uiPriority w:val="99"/>
    <w:rsid w:val="000A3A5E"/>
    <w:rPr>
      <w:rFonts w:ascii="Cambria" w:eastAsia="宋体" w:hAnsi="Cambria" w:cs="Times New Roman"/>
      <w:b/>
      <w:bCs/>
      <w:sz w:val="32"/>
      <w:szCs w:val="32"/>
    </w:rPr>
  </w:style>
  <w:style w:type="paragraph" w:styleId="a5">
    <w:name w:val="Normal (Web)"/>
    <w:basedOn w:val="a"/>
    <w:uiPriority w:val="99"/>
    <w:unhideWhenUsed/>
    <w:rsid w:val="000A3A5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0A3A5E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0A3A5E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316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A3123</dc:creator>
  <cp:keywords/>
  <dc:description/>
  <cp:lastModifiedBy>A3123</cp:lastModifiedBy>
  <cp:revision>5</cp:revision>
  <dcterms:created xsi:type="dcterms:W3CDTF">2024-05-30T05:58:00Z</dcterms:created>
  <dcterms:modified xsi:type="dcterms:W3CDTF">2024-05-30T06:06:00Z</dcterms:modified>
</cp:coreProperties>
</file>