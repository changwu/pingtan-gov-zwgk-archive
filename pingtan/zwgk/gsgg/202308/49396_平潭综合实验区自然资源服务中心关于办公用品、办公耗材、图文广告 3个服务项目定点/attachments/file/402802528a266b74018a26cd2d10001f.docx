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A0445" w:rsidRDefault="00556192">
      <w:pPr>
        <w:spacing w:after="489"/>
        <w:rPr>
          <w:rFonts w:ascii="方正小标宋简体" w:eastAsia="仿宋_GB2312" w:hAnsi="方正小标宋简体" w:cs="方正小标宋简体"/>
          <w:sz w:val="44"/>
          <w:szCs w:val="44"/>
        </w:rPr>
      </w:pPr>
      <w:r>
        <w:rPr>
          <w:rFonts w:ascii="仿宋_GB2312" w:eastAsia="仿宋_GB2312" w:hAnsi="黑体" w:cs="仿宋_GB2312" w:hint="eastAsia"/>
          <w:sz w:val="32"/>
          <w:szCs w:val="32"/>
        </w:rPr>
        <w:t>附件</w:t>
      </w:r>
      <w:r>
        <w:rPr>
          <w:rFonts w:ascii="仿宋_GB2312" w:eastAsia="仿宋_GB2312" w:hAnsi="黑体" w:cs="仿宋_GB2312" w:hint="eastAsia"/>
          <w:sz w:val="32"/>
          <w:szCs w:val="32"/>
        </w:rPr>
        <w:t>4</w:t>
      </w:r>
    </w:p>
    <w:p w:rsidR="001A0445" w:rsidRDefault="00556192">
      <w:pPr>
        <w:spacing w:after="0"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  <w:lang w:eastAsia="zh-TW"/>
        </w:rPr>
      </w:pPr>
      <w:bookmarkStart w:id="0" w:name="_GoBack"/>
      <w:bookmarkEnd w:id="0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平潭综合实验区自然资源服务中心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 xml:space="preserve">      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TW"/>
        </w:rPr>
        <w:t>办公用品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TW"/>
        </w:rPr>
        <w:t>、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TW"/>
        </w:rPr>
        <w:t>办公耗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TW"/>
        </w:rPr>
        <w:t>材、图文广告</w:t>
      </w:r>
    </w:p>
    <w:p w:rsidR="001A0445" w:rsidRDefault="00556192">
      <w:pPr>
        <w:spacing w:after="0"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  <w:lang w:eastAsia="zh-TW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TW"/>
        </w:rPr>
        <w:t>服务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项目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TW"/>
        </w:rPr>
        <w:t>定点采购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比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TW"/>
        </w:rPr>
        <w:t>价</w:t>
      </w: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办法</w:t>
      </w:r>
    </w:p>
    <w:p w:rsidR="001A0445" w:rsidRDefault="001A0445">
      <w:pPr>
        <w:spacing w:after="0" w:line="600" w:lineRule="exact"/>
        <w:jc w:val="center"/>
        <w:rPr>
          <w:rFonts w:ascii="方正小标宋简体" w:eastAsia="方正小标宋简体" w:hAnsi="方正小标宋简体" w:cs="方正小标宋简体"/>
          <w:sz w:val="44"/>
          <w:szCs w:val="44"/>
          <w:lang w:eastAsia="zh-TW"/>
        </w:rPr>
      </w:pPr>
    </w:p>
    <w:p w:rsidR="001A0445" w:rsidRDefault="00556192"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ind w:firstLineChars="200" w:firstLine="640"/>
        <w:jc w:val="both"/>
        <w:rPr>
          <w:rFonts w:ascii="仿宋_GB2312" w:eastAsia="仿宋_GB2312" w:hAnsi="仿宋_GB2312" w:cs="仿宋_GB2312"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Cs/>
          <w:sz w:val="32"/>
          <w:szCs w:val="32"/>
        </w:rPr>
        <w:t>本次采购的</w:t>
      </w:r>
      <w:r>
        <w:rPr>
          <w:rFonts w:ascii="仿宋_GB2312" w:eastAsia="仿宋_GB2312" w:hAnsi="Times New Roman" w:cs="Times New Roman" w:hint="eastAsia"/>
          <w:kern w:val="0"/>
          <w:sz w:val="32"/>
          <w:szCs w:val="32"/>
          <w:lang w:eastAsia="zh-TW"/>
        </w:rPr>
        <w:t>品项</w:t>
      </w:r>
      <w:r>
        <w:rPr>
          <w:rFonts w:ascii="仿宋_GB2312" w:eastAsia="仿宋_GB2312" w:hAnsi="Times New Roman" w:cs="Times New Roman" w:hint="eastAsia"/>
          <w:kern w:val="0"/>
          <w:sz w:val="32"/>
          <w:szCs w:val="32"/>
        </w:rPr>
        <w:t>与</w:t>
      </w:r>
      <w:r>
        <w:rPr>
          <w:rFonts w:ascii="仿宋_GB2312" w:eastAsia="仿宋_GB2312" w:hAnsi="Times New Roman" w:cs="Times New Roman" w:hint="eastAsia"/>
          <w:kern w:val="0"/>
          <w:sz w:val="32"/>
          <w:szCs w:val="32"/>
          <w:lang w:eastAsia="zh-TW"/>
        </w:rPr>
        <w:t>服务内容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中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分别为常用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（常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购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）项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及不常用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(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不常购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)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两类。</w:t>
      </w:r>
      <w:r>
        <w:rPr>
          <w:rFonts w:ascii="仿宋_GB2312" w:eastAsia="仿宋_GB2312" w:hAnsi="Times New Roman" w:cs="Times New Roman" w:hint="eastAsia"/>
          <w:kern w:val="0"/>
          <w:sz w:val="32"/>
          <w:szCs w:val="32"/>
        </w:rPr>
        <w:t>其比</w:t>
      </w:r>
      <w:r>
        <w:rPr>
          <w:rFonts w:ascii="仿宋_GB2312" w:eastAsia="仿宋_GB2312" w:hAnsi="Times New Roman" w:cs="Times New Roman" w:hint="eastAsia"/>
          <w:kern w:val="0"/>
          <w:sz w:val="32"/>
          <w:szCs w:val="32"/>
          <w:lang w:eastAsia="zh-TW"/>
        </w:rPr>
        <w:t>价</w:t>
      </w:r>
      <w:r>
        <w:rPr>
          <w:rFonts w:ascii="仿宋_GB2312" w:eastAsia="仿宋_GB2312" w:hAnsi="Times New Roman" w:cs="Times New Roman" w:hint="eastAsia"/>
          <w:kern w:val="0"/>
          <w:sz w:val="32"/>
          <w:szCs w:val="32"/>
        </w:rPr>
        <w:t>办法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如下：</w:t>
      </w:r>
    </w:p>
    <w:p w:rsidR="001A0445" w:rsidRDefault="00556192"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jc w:val="both"/>
        <w:rPr>
          <w:rFonts w:ascii="仿宋_GB2312" w:eastAsia="仿宋_GB2312" w:hAnsi="仿宋_GB2312" w:cs="仿宋_GB2312"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Cs/>
          <w:sz w:val="32"/>
          <w:szCs w:val="32"/>
        </w:rPr>
        <w:t xml:space="preserve">    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一、按照</w:t>
      </w:r>
      <w:del w:id="1" w:author="林述坚" w:date="2023-08-23T10:24:00Z">
        <w:r w:rsidDel="009243C4">
          <w:rPr>
            <w:rFonts w:ascii="仿宋_GB2312" w:eastAsia="仿宋_GB2312" w:hAnsi="仿宋_GB2312" w:cs="仿宋_GB2312" w:hint="eastAsia"/>
            <w:bCs/>
            <w:sz w:val="32"/>
            <w:szCs w:val="32"/>
          </w:rPr>
          <w:delText>各</w:delText>
        </w:r>
      </w:del>
      <w:ins w:id="2" w:author="林述坚" w:date="2023-08-23T10:24:00Z">
        <w:r w:rsidR="009243C4">
          <w:rPr>
            <w:rFonts w:ascii="仿宋_GB2312" w:eastAsia="仿宋_GB2312" w:hAnsi="仿宋_GB2312" w:cs="仿宋_GB2312" w:hint="eastAsia"/>
            <w:bCs/>
            <w:sz w:val="32"/>
            <w:szCs w:val="32"/>
          </w:rPr>
          <w:t>两</w:t>
        </w:r>
      </w:ins>
      <w:r>
        <w:rPr>
          <w:rFonts w:ascii="仿宋_GB2312" w:eastAsia="仿宋_GB2312" w:hAnsi="仿宋_GB2312" w:cs="仿宋_GB2312" w:hint="eastAsia"/>
          <w:bCs/>
          <w:sz w:val="32"/>
          <w:szCs w:val="32"/>
        </w:rPr>
        <w:t>类别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报价</w:t>
      </w:r>
      <w:del w:id="3" w:author="林述坚" w:date="2023-08-23T10:24:00Z">
        <w:r w:rsidDel="009243C4">
          <w:rPr>
            <w:rFonts w:ascii="仿宋_GB2312" w:eastAsia="仿宋_GB2312" w:hAnsi="仿宋_GB2312" w:cs="仿宋_GB2312" w:hint="eastAsia"/>
            <w:bCs/>
            <w:sz w:val="32"/>
            <w:szCs w:val="32"/>
            <w:lang w:eastAsia="zh-TW"/>
          </w:rPr>
          <w:delText>总价</w:delText>
        </w:r>
      </w:del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由低到高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排序，分别计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分，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报价越低得分越高。两类别分值合计后总分最高的，确定为本次采购服务项目的供应商，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若出现最高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总分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并列的情形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取常用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（常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购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）项得分高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的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，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作为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供应商。</w:t>
      </w:r>
    </w:p>
    <w:p w:rsidR="001A0445" w:rsidRDefault="00556192"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ind w:firstLineChars="200" w:firstLine="640"/>
        <w:jc w:val="both"/>
        <w:rPr>
          <w:rFonts w:ascii="仿宋_GB2312" w:eastAsia="仿宋_GB2312" w:hAnsi="仿宋_GB2312" w:cs="仿宋_GB2312"/>
          <w:bCs/>
          <w:sz w:val="32"/>
          <w:szCs w:val="32"/>
        </w:rPr>
      </w:pPr>
      <w:r>
        <w:rPr>
          <w:rFonts w:ascii="仿宋_GB2312" w:eastAsia="仿宋_GB2312" w:hAnsi="仿宋_GB2312" w:cs="仿宋_GB2312" w:hint="eastAsia"/>
          <w:bCs/>
          <w:sz w:val="32"/>
          <w:szCs w:val="32"/>
        </w:rPr>
        <w:t>二、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常用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（常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购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）类别按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报价由低到高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排序，排序在第一、二、三、四的，分别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得分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2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、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1.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7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、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1.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4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、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1.1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，报价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排序在第五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(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含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)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以后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的，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得分均为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0.8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。</w:t>
      </w:r>
    </w:p>
    <w:p w:rsidR="001A0445" w:rsidRDefault="00556192"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0" w:line="600" w:lineRule="exact"/>
        <w:ind w:firstLineChars="200" w:firstLine="640"/>
        <w:jc w:val="both"/>
        <w:rPr>
          <w:rFonts w:ascii="仿宋_GB2312" w:eastAsia="仿宋_GB2312" w:hAnsi="仿宋_GB2312" w:cs="仿宋_GB2312"/>
          <w:bCs/>
          <w:sz w:val="32"/>
          <w:szCs w:val="32"/>
          <w:lang w:eastAsia="zh-TW"/>
        </w:rPr>
      </w:pPr>
      <w:r>
        <w:rPr>
          <w:rFonts w:ascii="仿宋_GB2312" w:eastAsia="仿宋_GB2312" w:hAnsi="仿宋_GB2312" w:cs="仿宋_GB2312" w:hint="eastAsia"/>
          <w:bCs/>
          <w:sz w:val="32"/>
          <w:szCs w:val="32"/>
        </w:rPr>
        <w:t>三、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不常用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(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不常购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)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类别按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报价由低到高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排序，排序在第一、二、三、四的，分别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得分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1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、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0.9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、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0.8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、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0.7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，报价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排序在第五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(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含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)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以后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的，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得分均为</w:t>
      </w:r>
      <w:r>
        <w:rPr>
          <w:rFonts w:ascii="仿宋_GB2312" w:eastAsia="仿宋_GB2312" w:hAnsi="仿宋_GB2312" w:cs="仿宋_GB2312" w:hint="eastAsia"/>
          <w:bCs/>
          <w:sz w:val="32"/>
          <w:szCs w:val="32"/>
        </w:rPr>
        <w:t>0.6</w:t>
      </w:r>
      <w:r>
        <w:rPr>
          <w:rFonts w:ascii="仿宋_GB2312" w:eastAsia="仿宋_GB2312" w:hAnsi="仿宋_GB2312" w:cs="仿宋_GB2312" w:hint="eastAsia"/>
          <w:bCs/>
          <w:sz w:val="32"/>
          <w:szCs w:val="32"/>
          <w:lang w:eastAsia="zh-TW"/>
        </w:rPr>
        <w:t>。</w:t>
      </w:r>
    </w:p>
    <w:p w:rsidR="001A0445" w:rsidRDefault="001A0445">
      <w:pPr>
        <w:tabs>
          <w:tab w:val="left" w:pos="1545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</w:tabs>
        <w:spacing w:after="335"/>
        <w:jc w:val="both"/>
        <w:rPr>
          <w:rFonts w:ascii="仿宋_GB2312" w:eastAsia="仿宋_GB2312" w:hAnsi="仿宋_GB2312" w:cs="仿宋_GB2312"/>
          <w:bCs/>
          <w:sz w:val="32"/>
          <w:szCs w:val="32"/>
          <w:lang w:eastAsia="zh-TW"/>
        </w:rPr>
      </w:pPr>
    </w:p>
    <w:sectPr w:rsidR="001A0445" w:rsidSect="001A0445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0445" w:rsidRDefault="00556192">
      <w:pPr>
        <w:spacing w:line="240" w:lineRule="auto"/>
      </w:pPr>
      <w:r>
        <w:separator/>
      </w:r>
    </w:p>
  </w:endnote>
  <w:endnote w:type="continuationSeparator" w:id="1">
    <w:p w:rsidR="001A0445" w:rsidRDefault="0055619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0445" w:rsidRDefault="00556192">
      <w:pPr>
        <w:spacing w:line="240" w:lineRule="auto"/>
      </w:pPr>
      <w:r>
        <w:separator/>
      </w:r>
    </w:p>
  </w:footnote>
  <w:footnote w:type="continuationSeparator" w:id="1">
    <w:p w:rsidR="001A0445" w:rsidRDefault="00556192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trackRevisions/>
  <w:defaultTabStop w:val="420"/>
  <w:drawingGridVerticalSpacing w:val="156"/>
  <w:noPunctuationKerning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docVars>
    <w:docVar w:name="commondata" w:val="eyJoZGlkIjoiZTIzMmI5Zjg1MWRiYzlkM2U5NmRmN2JiMTg1MGQ3YmQifQ=="/>
    <w:docVar w:name="KGWebUrl" w:val="http://10.23.202.32:8080/weaver/weaver.file.FileDownloadForNews?uuid=28e968d3-360a-4a73-9288-777ff0a170ab&amp;fileid=351435&amp;type=document&amp;isofficeview=0"/>
  </w:docVars>
  <w:rsids>
    <w:rsidRoot w:val="001A0445"/>
    <w:rsid w:val="FB94E875"/>
    <w:rsid w:val="FDD5DDFC"/>
    <w:rsid w:val="FEEB7695"/>
    <w:rsid w:val="FF3D25FD"/>
    <w:rsid w:val="001A0445"/>
    <w:rsid w:val="00556192"/>
    <w:rsid w:val="009243C4"/>
    <w:rsid w:val="2CF3261E"/>
    <w:rsid w:val="61BD43D9"/>
    <w:rsid w:val="6EDAEF43"/>
    <w:rsid w:val="7B371C7E"/>
    <w:rsid w:val="7CDFA245"/>
    <w:rsid w:val="7EFCC133"/>
    <w:rsid w:val="7F8D0A67"/>
    <w:rsid w:val="F97C91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A0445"/>
    <w:pPr>
      <w:spacing w:after="160" w:line="259" w:lineRule="auto"/>
    </w:pPr>
    <w:rPr>
      <w:rFonts w:ascii="Calibri" w:eastAsia="Calibri" w:hAnsi="Calibri" w:cs="Calibri"/>
      <w:color w:val="000000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297</Characters>
  <Application>Microsoft Office Word</Application>
  <DocSecurity>0</DocSecurity>
  <Lines>2</Lines>
  <Paragraphs>1</Paragraphs>
  <ScaleCrop>false</ScaleCrop>
  <Company>Microsoft</Company>
  <LinksUpToDate>false</LinksUpToDate>
  <CharactersWithSpaces>348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附件6</dc:title>
  <dc:creator>陈小欣ೄ</dc:creator>
  <cp:lastModifiedBy>林述坚</cp:lastModifiedBy>
  <cp:revision>2</cp:revision>
  <cp:lastPrinted>2023-08-17T04:04:00Z</cp:lastPrinted>
  <dcterms:created xsi:type="dcterms:W3CDTF">2023-08-23T02:25:00Z</dcterms:created>
  <dcterms:modified xsi:type="dcterms:W3CDTF">2023-08-23T02:25:00Z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  <property fmtid="{D5CDD505-2E9C-101B-9397-08002B2CF9AE}" pid="3" name="ICV">
    <vt:lpwstr>43A99684E8B8423C9DD83E7792266DBA</vt:lpwstr>
  </property>
</Properties>
</file>