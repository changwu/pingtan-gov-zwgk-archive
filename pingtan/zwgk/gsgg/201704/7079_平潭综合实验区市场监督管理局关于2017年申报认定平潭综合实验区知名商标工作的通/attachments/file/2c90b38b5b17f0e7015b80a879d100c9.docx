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w:body>
    <w:p>
      <w:pPr>
        <w:jc w:val="center"/>
        <w:rPr>
          <w:b/>
          <w:sz w:val="44"/>
          <w:szCs w:val="44"/>
        </w:rPr>
      </w:pPr>
      <w:r>
        <w:rPr>
          <w:b/>
          <w:sz w:val="44"/>
          <w:szCs w:val="44"/>
        </w:rPr>
        <w:t>2017</w:t>
      </w:r>
      <w:r>
        <w:rPr>
          <w:rFonts w:hint="eastAsia"/>
          <w:b/>
          <w:sz w:val="44"/>
          <w:szCs w:val="44"/>
        </w:rPr>
        <w:t>年</w:t>
      </w:r>
      <w:r>
        <w:rPr>
          <w:b/>
          <w:sz w:val="44"/>
          <w:szCs w:val="44"/>
        </w:rPr>
        <w:t>新认定区</w:t>
      </w:r>
      <w:r>
        <w:rPr>
          <w:rFonts w:hint="eastAsia"/>
          <w:b/>
          <w:sz w:val="44"/>
          <w:szCs w:val="44"/>
        </w:rPr>
        <w:t>知名商标申报件审核要点</w:t>
      </w:r>
    </w:p>
    <w:p>
      <w:pPr>
        <w:ind w:firstLine="422"/>
        <w:pPrChange w:id="0" w:author="ad" w:date="2016-03-29T18:06:00Z">
          <w:pPr>
            <w:ind w:firstLineChars="200" w:firstLine="420"/>
          </w:pPr>
        </w:pPrChange>
        <w:rPr>
          <w:ins w:id="1" w:author="ad" w:date="2016-03-29T18:06:00Z"/>
          <w:rFonts w:cs="宋体"/>
          <w:b/>
          <w:bCs/>
          <w:kern w:val="0"/>
        </w:rPr>
      </w:pPr>
    </w:p>
    <w:p>
      <w:pPr>
        <w:ind w:firstLine="602"/>
        <w:pPrChange w:id="2" w:author="ad" w:date="2016-03-29T18:06:00Z">
          <w:pPr>
            <w:ind w:firstLineChars="200" w:firstLine="600"/>
          </w:pPr>
        </w:pPrChange>
        <w:rPr>
          <w:ins w:id="8" w:author="ad" w:date="2016-03-29T18:06:00Z"/>
          <w:rFonts w:ascii="仿宋_GB2312" w:eastAsia="仿宋_GB2312" w:cs="宋体"/>
          <w:b/>
          <w:bCs/>
          <w:kern w:val="0"/>
          <w:sz w:val="30"/>
          <w:szCs w:val="30"/>
        </w:rPr>
      </w:pPr>
      <w:r>
        <w:rPr>
          <w:rFonts w:ascii="仿宋_GB2312" w:eastAsia="仿宋_GB2312" w:cs="宋体"/>
          <w:b/>
          <w:bCs/>
          <w:kern w:val="0"/>
          <w:sz w:val="30"/>
          <w:szCs w:val="30"/>
        </w:rPr>
        <w:t>一、</w:t>
      </w:r>
      <w:ins w:id="3" w:author="杨钢城" w:date="2015-09-14T16:35:00Z">
        <w:r>
          <w:rPr>
            <w:rFonts w:ascii="仿宋_GB2312" w:eastAsia="仿宋_GB2312" w:cs="宋体" w:hint="eastAsia"/>
            <w:b/>
            <w:bCs/>
            <w:kern w:val="0"/>
            <w:sz w:val="30"/>
            <w:szCs w:val="30"/>
          </w:rPr>
          <w:t>核查</w:t>
        </w:r>
      </w:ins>
      <w:ins w:id="4" w:author="ad" w:date="2016-03-29T18:06:00Z">
        <w:r>
          <w:rPr>
            <w:rFonts w:ascii="仿宋_GB2312" w:eastAsia="仿宋_GB2312" w:cs="宋体" w:hint="eastAsia"/>
            <w:b/>
            <w:bCs/>
            <w:kern w:val="0"/>
            <w:sz w:val="30"/>
            <w:szCs w:val="30"/>
          </w:rPr>
          <w:t>否决项</w:t>
        </w:r>
      </w:ins>
      <w:ins w:id="5" w:author="ad" w:date="2016-03-29T18:10:00Z">
        <w:r>
          <w:rPr>
            <w:rFonts w:ascii="仿宋_GB2312" w:eastAsia="仿宋_GB2312" w:cs="宋体" w:hint="eastAsia"/>
            <w:b/>
            <w:bCs/>
            <w:kern w:val="0"/>
            <w:sz w:val="30"/>
            <w:szCs w:val="30"/>
          </w:rPr>
          <w:t>，</w:t>
        </w:r>
      </w:ins>
      <w:ins w:id="6" w:author="ad" w:date="2016-03-29T21:22:00Z">
        <w:r>
          <w:rPr>
            <w:rFonts w:ascii="仿宋_GB2312" w:eastAsia="仿宋_GB2312" w:cs="宋体" w:hint="eastAsia"/>
            <w:b/>
            <w:bCs/>
            <w:kern w:val="0"/>
            <w:sz w:val="30"/>
            <w:szCs w:val="30"/>
          </w:rPr>
          <w:t>重点是</w:t>
        </w:r>
      </w:ins>
      <w:ins w:id="7" w:author="ad" w:date="2016-03-29T18:06:00Z">
        <w:r>
          <w:rPr>
            <w:rFonts w:ascii="仿宋_GB2312" w:eastAsia="仿宋_GB2312" w:cs="宋体" w:hint="eastAsia"/>
            <w:b/>
            <w:bCs/>
            <w:kern w:val="0"/>
            <w:sz w:val="30"/>
            <w:szCs w:val="30"/>
          </w:rPr>
          <w:t>：</w:t>
        </w:r>
      </w:ins>
    </w:p>
    <w:p>
      <w:pPr>
        <w:ind w:firstLineChars="200" w:firstLine="600"/>
        <w:rPr>
          <w:ins w:id="12" w:author="杨钢城" w:date="2015-09-14T16:35:00Z"/>
          <w:rFonts w:ascii="仿宋_GB2312" w:eastAsia="仿宋_GB2312" w:hint="eastAsia"/>
          <w:b/>
          <w:bCs/>
          <w:sz w:val="30"/>
          <w:szCs w:val="30"/>
        </w:rPr>
      </w:pPr>
      <w:ins w:id="9" w:author="ad" w:date="2016-03-29T18:06:00Z">
        <w:r>
          <w:rPr>
            <w:rFonts w:ascii="仿宋_GB2312" w:eastAsia="仿宋_GB2312" w:cs="宋体" w:hint="eastAsia"/>
            <w:b/>
            <w:bCs/>
            <w:kern w:val="0"/>
            <w:sz w:val="30"/>
            <w:szCs w:val="30"/>
          </w:rPr>
          <w:t>1、</w:t>
        </w:r>
      </w:ins>
      <w:ins w:id="10" w:author="杨钢城" w:date="2015-09-14T16:35:00Z">
        <w:r>
          <w:rPr>
            <w:rFonts w:ascii="仿宋_GB2312" w:eastAsia="仿宋_GB2312" w:cs="宋体" w:hint="eastAsia"/>
            <w:b/>
            <w:bCs/>
            <w:kern w:val="0"/>
            <w:sz w:val="30"/>
            <w:szCs w:val="30"/>
          </w:rPr>
          <w:t>申请人是否纳入“全国法院失信被执行人名单”</w:t>
        </w:r>
      </w:ins>
      <w:ins w:id="11" w:author="杨钢城" w:date="2015-09-14T16:35:00Z">
        <w:r>
          <w:rPr>
            <w:rFonts w:ascii="仿宋_GB2312" w:eastAsia="仿宋_GB2312" w:hint="eastAsia"/>
            <w:b/>
            <w:bCs/>
            <w:sz w:val="30"/>
            <w:szCs w:val="30"/>
          </w:rPr>
          <w:t>（可查询最高人民法院官网：</w:t>
        </w:r>
      </w:ins>
    </w:p>
    <w:p>
      <w:pPr>
        <w:ind w:left="0" w:firstLineChars="200" w:firstLine="600"/>
        <w:rPr>
          <w:ins w:id="18" w:author="ad" w:date="2016-03-29T18:06:00Z"/>
          <w:rFonts w:ascii="仿宋_GB2312" w:eastAsia="仿宋_GB2312" w:hint="eastAsia"/>
          <w:b/>
          <w:bCs/>
          <w:sz w:val="30"/>
          <w:szCs w:val="30"/>
        </w:rPr>
      </w:pPr>
      <w:ins w:id="13" w:author="Unknown" w:date="2017-02-21T14:36:00Z">
        <w:r>
          <w:rPr>
            <w:rStyle w:val="17"/>
            <w:rFonts w:ascii="仿宋_GB2312" w:eastAsia="仿宋_GB2312" w:hint="eastAsia"/>
            <w:b/>
            <w:bCs/>
            <w:sz w:val="30"/>
            <w:szCs w:val="30"/>
            <w:u w:val="none"/>
          </w:rPr>
          <w:fldChar w:fldCharType="begin"/>
        </w:r>
        <w:r>
          <w:instrText>HYPERLINK "http://shixin.court.gov.cn/index.html"</w:instrText>
        </w:r>
        <w:r>
          <w:rPr>
            <w:rStyle w:val="17"/>
            <w:rFonts w:ascii="仿宋_GB2312" w:eastAsia="仿宋_GB2312" w:hint="eastAsia"/>
            <w:b/>
            <w:bCs/>
            <w:sz w:val="30"/>
            <w:szCs w:val="30"/>
            <w:u w:val="none"/>
          </w:rPr>
          <w:fldChar w:fldCharType="separate"/>
        </w:r>
        <w:r>
          <w:rPr>
            <w:rStyle w:val="17"/>
            <w:rFonts w:ascii="仿宋_GB2312" w:eastAsia="仿宋_GB2312" w:hint="eastAsia"/>
            <w:b/>
            <w:bCs/>
            <w:sz w:val="30"/>
            <w:szCs w:val="30"/>
            <w:u w:val="none"/>
          </w:rPr>
          <w:t>http://shixin.court.gov.cn/index.html</w:t>
        </w:r>
      </w:ins>
      <w:ins w:id="14" w:author="杨钢城" w:date="2015-09-14T16:35:00Z">
        <w:r>
          <w:rPr>
            <w:rFonts w:ascii="仿宋_GB2312" w:eastAsia="仿宋_GB2312" w:hint="eastAsia"/>
            <w:b/>
            <w:bCs/>
            <w:sz w:val="30"/>
            <w:szCs w:val="30"/>
          </w:rPr>
          <w:fldChar w:fldCharType="end"/>
        </w:r>
        <w:r>
          <w:rPr>
            <w:rFonts w:ascii="仿宋_GB2312" w:eastAsia="仿宋_GB2312" w:hint="eastAsia"/>
            <w:b/>
            <w:bCs/>
            <w:sz w:val="30"/>
            <w:szCs w:val="30"/>
          </w:rPr>
          <w:t>）</w:t>
        </w:r>
      </w:ins>
      <w:ins w:id="15" w:author="ad" w:date="2016-03-29T18:07:00Z">
        <w:r>
          <w:rPr>
            <w:rFonts w:ascii="仿宋_GB2312" w:eastAsia="仿宋_GB2312" w:hint="eastAsia"/>
            <w:b/>
            <w:bCs/>
            <w:sz w:val="30"/>
            <w:szCs w:val="30"/>
          </w:rPr>
          <w:t>；</w:t>
        </w:r>
      </w:ins>
      <w:ins w:id="16" w:author="杨钢城" w:date="2015-09-14T16:35:00Z">
        <w:del w:id="17" w:author="ad" w:date="2016-03-29T18:07:00Z">
          <w:r>
            <w:rPr>
              <w:rFonts w:ascii="仿宋_GB2312" w:eastAsia="仿宋_GB2312" w:hint="eastAsia"/>
              <w:b/>
              <w:bCs/>
              <w:sz w:val="30"/>
              <w:szCs w:val="30"/>
            </w:rPr>
            <w:delText>。</w:delText>
          </w:r>
        </w:del>
      </w:ins>
    </w:p>
    <w:p>
      <w:pPr>
        <w:ind w:left="0" w:firstLineChars="200" w:firstLine="600"/>
        <w:rPr>
          <w:ins w:id="26" w:author="ad" w:date="2016-03-29T21:25:00Z"/>
          <w:rFonts w:ascii="仿宋_GB2312" w:eastAsia="仿宋_GB2312" w:hint="eastAsia"/>
          <w:b/>
          <w:bCs/>
          <w:sz w:val="30"/>
          <w:szCs w:val="30"/>
        </w:rPr>
      </w:pPr>
      <w:ins w:id="19" w:author="ad" w:date="2016-03-29T18:06:00Z">
        <w:r>
          <w:rPr>
            <w:rFonts w:ascii="仿宋_GB2312" w:eastAsia="仿宋_GB2312" w:hint="eastAsia"/>
            <w:b/>
            <w:bCs/>
            <w:sz w:val="30"/>
            <w:szCs w:val="30"/>
          </w:rPr>
          <w:t>2、</w:t>
        </w:r>
      </w:ins>
      <w:ins w:id="20" w:author="ad" w:date="2016-03-29T18:09:00Z">
        <w:r>
          <w:rPr>
            <w:rFonts w:ascii="仿宋_GB2312" w:eastAsia="仿宋_GB2312" w:hint="eastAsia"/>
            <w:b/>
            <w:bCs/>
            <w:sz w:val="30"/>
            <w:szCs w:val="30"/>
          </w:rPr>
          <w:t>企业</w:t>
        </w:r>
      </w:ins>
      <w:ins w:id="21" w:author="ad" w:date="2016-03-29T18:07:00Z">
        <w:r>
          <w:rPr>
            <w:rFonts w:ascii="仿宋_GB2312" w:eastAsia="仿宋_GB2312" w:hint="eastAsia"/>
            <w:b/>
            <w:bCs/>
            <w:sz w:val="30"/>
            <w:szCs w:val="30"/>
          </w:rPr>
          <w:t>年报系统</w:t>
        </w:r>
      </w:ins>
      <w:ins w:id="22" w:author="ad" w:date="2016-03-29T18:09:00Z">
        <w:r>
          <w:rPr>
            <w:rFonts w:ascii="仿宋_GB2312" w:eastAsia="仿宋_GB2312" w:hint="eastAsia"/>
            <w:b/>
            <w:bCs/>
            <w:sz w:val="30"/>
            <w:szCs w:val="30"/>
          </w:rPr>
          <w:t>中</w:t>
        </w:r>
      </w:ins>
      <w:ins w:id="23" w:author="ad" w:date="2016-03-29T21:22:00Z">
        <w:r>
          <w:rPr>
            <w:rFonts w:ascii="仿宋_GB2312" w:eastAsia="仿宋_GB2312" w:hint="eastAsia"/>
            <w:b/>
            <w:bCs/>
            <w:sz w:val="30"/>
            <w:szCs w:val="30"/>
          </w:rPr>
          <w:t>是否</w:t>
        </w:r>
      </w:ins>
      <w:ins w:id="24" w:author="ad" w:date="2016-03-29T18:09:00Z">
        <w:r>
          <w:rPr>
            <w:rFonts w:ascii="仿宋_GB2312" w:eastAsia="仿宋_GB2312" w:hint="eastAsia"/>
            <w:b/>
            <w:bCs/>
            <w:sz w:val="30"/>
            <w:szCs w:val="30"/>
          </w:rPr>
          <w:t>列入</w:t>
        </w:r>
      </w:ins>
      <w:ins w:id="25" w:author="ad" w:date="2016-03-29T18:07:00Z">
        <w:r>
          <w:rPr>
            <w:rFonts w:ascii="仿宋_GB2312" w:eastAsia="仿宋_GB2312" w:hint="eastAsia"/>
            <w:b/>
            <w:bCs/>
            <w:sz w:val="30"/>
            <w:szCs w:val="30"/>
          </w:rPr>
          <w:t>异常名录；</w:t>
        </w:r>
      </w:ins>
    </w:p>
    <w:p>
      <w:pPr>
        <w:ind w:left="0" w:firstLineChars="200" w:firstLine="600"/>
        <w:rPr>
          <w:ins w:id="34" w:author="ad" w:date="2016-03-29T18:07:00Z"/>
          <w:rFonts w:ascii="仿宋_GB2312" w:eastAsia="仿宋_GB2312" w:hint="eastAsia"/>
          <w:b/>
          <w:bCs/>
          <w:sz w:val="30"/>
          <w:szCs w:val="30"/>
        </w:rPr>
      </w:pPr>
      <w:ins w:id="27" w:author="ad" w:date="2016-03-29T21:25:00Z">
        <w:r>
          <w:rPr>
            <w:rFonts w:ascii="仿宋_GB2312" w:eastAsia="仿宋_GB2312" w:hint="eastAsia"/>
            <w:b/>
            <w:bCs/>
            <w:sz w:val="30"/>
            <w:szCs w:val="30"/>
          </w:rPr>
          <w:t>3、申请人</w:t>
        </w:r>
      </w:ins>
      <w:ins w:id="28" w:author="ad" w:date="2016-03-29T21:26:00Z">
        <w:r>
          <w:rPr>
            <w:rFonts w:ascii="仿宋_GB2312" w:eastAsia="仿宋_GB2312" w:hint="eastAsia"/>
            <w:b/>
            <w:bCs/>
            <w:sz w:val="30"/>
            <w:szCs w:val="30"/>
          </w:rPr>
          <w:t>2014年以来</w:t>
        </w:r>
      </w:ins>
      <w:ins w:id="29" w:author="ad" w:date="2016-03-29T21:25:00Z">
        <w:r>
          <w:rPr>
            <w:rFonts w:ascii="仿宋_GB2312" w:eastAsia="仿宋_GB2312" w:hint="eastAsia"/>
            <w:b/>
            <w:bCs/>
            <w:sz w:val="30"/>
            <w:szCs w:val="30"/>
          </w:rPr>
          <w:t>是否</w:t>
        </w:r>
      </w:ins>
      <w:ins w:id="30" w:author="ad" w:date="2016-03-29T21:26:00Z">
        <w:r>
          <w:rPr>
            <w:rFonts w:ascii="仿宋_GB2312" w:eastAsia="仿宋_GB2312" w:hint="eastAsia"/>
            <w:b/>
            <w:bCs/>
            <w:sz w:val="30"/>
            <w:szCs w:val="30"/>
          </w:rPr>
          <w:t>存在产商品</w:t>
        </w:r>
      </w:ins>
      <w:ins w:id="31" w:author="ad" w:date="2016-03-29T21:27:00Z">
        <w:r>
          <w:rPr>
            <w:rFonts w:ascii="仿宋_GB2312" w:eastAsia="仿宋_GB2312" w:hint="eastAsia"/>
            <w:b/>
            <w:bCs/>
            <w:sz w:val="30"/>
            <w:szCs w:val="30"/>
          </w:rPr>
          <w:t>质量</w:t>
        </w:r>
      </w:ins>
      <w:ins w:id="32" w:author="ad" w:date="2016-03-29T21:26:00Z">
        <w:r>
          <w:rPr>
            <w:rFonts w:ascii="仿宋_GB2312" w:eastAsia="仿宋_GB2312" w:hint="eastAsia"/>
            <w:b/>
            <w:bCs/>
            <w:sz w:val="30"/>
            <w:szCs w:val="30"/>
          </w:rPr>
          <w:t>抽检</w:t>
        </w:r>
      </w:ins>
      <w:ins w:id="33" w:author="ad" w:date="2016-03-29T21:36:00Z">
        <w:r>
          <w:rPr>
            <w:rFonts w:ascii="仿宋_GB2312" w:eastAsia="仿宋_GB2312" w:hint="eastAsia"/>
            <w:b/>
            <w:bCs/>
            <w:sz w:val="30"/>
            <w:szCs w:val="30"/>
          </w:rPr>
          <w:t>严重不合格情况；</w:t>
        </w:r>
      </w:ins>
    </w:p>
    <w:p>
      <w:pPr>
        <w:ind w:left="0" w:firstLineChars="200" w:firstLine="600"/>
        <w:rPr>
          <w:ins w:id="41" w:author="ad" w:date="2016-03-29T19:02:00Z"/>
          <w:rFonts w:ascii="仿宋_GB2312" w:eastAsia="仿宋_GB2312" w:hint="eastAsia"/>
          <w:b/>
          <w:sz w:val="30"/>
          <w:szCs w:val="30"/>
        </w:rPr>
      </w:pPr>
      <w:ins w:id="35" w:author="ad" w:date="2016-03-29T21:26:00Z">
        <w:r>
          <w:rPr>
            <w:rFonts w:ascii="仿宋_GB2312" w:eastAsia="仿宋_GB2312" w:hint="eastAsia"/>
            <w:b/>
            <w:bCs/>
            <w:sz w:val="30"/>
            <w:szCs w:val="30"/>
          </w:rPr>
          <w:t>4</w:t>
        </w:r>
      </w:ins>
      <w:ins w:id="36" w:author="ad" w:date="2016-03-29T18:07:00Z">
        <w:r>
          <w:rPr>
            <w:rFonts w:ascii="仿宋_GB2312" w:eastAsia="仿宋_GB2312" w:hint="eastAsia"/>
            <w:b/>
            <w:bCs/>
            <w:sz w:val="30"/>
            <w:szCs w:val="30"/>
          </w:rPr>
          <w:t>、</w:t>
        </w:r>
      </w:ins>
      <w:ins w:id="37" w:author="ad" w:date="2016-03-29T21:25:00Z">
        <w:r>
          <w:rPr>
            <w:rFonts w:ascii="仿宋_GB2312" w:eastAsia="仿宋_GB2312" w:hint="eastAsia"/>
            <w:b/>
            <w:bCs/>
            <w:sz w:val="30"/>
            <w:szCs w:val="30"/>
          </w:rPr>
          <w:t>申请人</w:t>
        </w:r>
      </w:ins>
      <w:ins w:id="38" w:author="ad" w:date="2016-03-29T21:26:00Z">
        <w:r>
          <w:rPr>
            <w:rFonts w:ascii="仿宋_GB2312" w:eastAsia="仿宋_GB2312" w:hint="eastAsia"/>
            <w:b/>
            <w:bCs/>
            <w:sz w:val="30"/>
            <w:szCs w:val="30"/>
          </w:rPr>
          <w:t>2014年以来</w:t>
        </w:r>
      </w:ins>
      <w:ins w:id="39" w:author="ad" w:date="2016-03-29T21:22:00Z">
        <w:r>
          <w:rPr>
            <w:rFonts w:ascii="仿宋_GB2312" w:eastAsia="仿宋_GB2312" w:hint="eastAsia"/>
            <w:b/>
            <w:bCs/>
            <w:sz w:val="30"/>
            <w:szCs w:val="30"/>
          </w:rPr>
          <w:t>是否</w:t>
        </w:r>
      </w:ins>
      <w:ins w:id="40" w:author="ad" w:date="2016-03-29T19:02:00Z">
        <w:r>
          <w:rPr>
            <w:rFonts w:ascii="仿宋_GB2312" w:eastAsia="仿宋_GB2312" w:hint="eastAsia"/>
            <w:b/>
            <w:bCs/>
            <w:sz w:val="30"/>
            <w:szCs w:val="30"/>
          </w:rPr>
          <w:t>存在商标侵权行为或者其它严重违法、违规行为。</w:t>
        </w:r>
      </w:ins>
    </w:p>
    <w:p>
      <w:pPr>
        <w:rPr>
          <w:ins w:id="43" w:author="ad" w:date="2016-03-29T19:02:00Z"/>
          <w:rFonts w:ascii="仿宋_GB2312" w:eastAsia="仿宋_GB2312" w:hint="eastAsia"/>
          <w:b/>
          <w:sz w:val="30"/>
          <w:szCs w:val="30"/>
        </w:rPr>
      </w:pPr>
      <w:r>
        <w:rPr>
          <w:rFonts w:ascii="仿宋_GB2312" w:eastAsia="仿宋_GB2312"/>
          <w:b/>
          <w:sz w:val="30"/>
          <w:szCs w:val="30"/>
        </w:rPr>
        <w:t>二</w:t>
      </w:r>
      <w:ins w:id="42" w:author="ad" w:date="2016-03-29T19:02:00Z">
        <w:r>
          <w:rPr>
            <w:rFonts w:ascii="仿宋_GB2312" w:eastAsia="仿宋_GB2312" w:hint="eastAsia"/>
            <w:b/>
            <w:sz w:val="30"/>
            <w:szCs w:val="30"/>
          </w:rPr>
          <w:t>．申报材料的形式审查</w:t>
        </w:r>
      </w:ins>
    </w:p>
    <w:p>
      <w:pPr>
        <w:ind w:firstLineChars="100" w:firstLine="300"/>
        <w:rPr>
          <w:ins w:id="48" w:author="ad" w:date="2016-03-29T21:37:00Z"/>
          <w:rFonts w:ascii="仿宋_GB2312" w:eastAsia="仿宋_GB2312" w:hint="eastAsia"/>
          <w:sz w:val="30"/>
          <w:szCs w:val="30"/>
        </w:rPr>
      </w:pPr>
      <w:ins w:id="44" w:author="ad" w:date="2016-03-29T19:02:00Z">
        <w:r>
          <w:rPr>
            <w:rFonts w:ascii="仿宋_GB2312" w:eastAsia="仿宋_GB2312" w:hint="eastAsia"/>
            <w:sz w:val="30"/>
            <w:szCs w:val="30"/>
          </w:rPr>
          <w:t>1.申报件要有正副本(副本留存</w:t>
        </w:r>
      </w:ins>
      <w:ins w:id="45" w:author="ad" w:date="2016-03-29T19:02:00Z">
        <w:del w:id="46" w:author="ad" w:date="2016-03-29T21:37:00Z">
          <w:r>
            <w:rPr>
              <w:rFonts w:ascii="仿宋_GB2312" w:eastAsia="仿宋_GB2312" w:hint="eastAsia"/>
              <w:sz w:val="30"/>
              <w:szCs w:val="30"/>
            </w:rPr>
            <w:delText>县区</w:delText>
          </w:r>
        </w:del>
      </w:ins>
      <w:r>
        <w:rPr>
          <w:rFonts w:ascii="仿宋_GB2312" w:eastAsia="仿宋_GB2312"/>
          <w:sz w:val="30"/>
          <w:szCs w:val="30"/>
        </w:rPr>
        <w:t>分</w:t>
      </w:r>
      <w:ins w:id="47" w:author="ad" w:date="2016-03-29T21:37:00Z">
        <w:r>
          <w:rPr>
            <w:rFonts w:ascii="仿宋_GB2312" w:eastAsia="仿宋_GB2312" w:hint="eastAsia"/>
            <w:sz w:val="30"/>
            <w:szCs w:val="30"/>
          </w:rPr>
          <w:t>局)；</w:t>
        </w:r>
      </w:ins>
    </w:p>
    <w:p>
      <w:pPr>
        <w:ind w:firstLineChars="100" w:firstLine="300"/>
        <w:rPr>
          <w:ins w:id="50" w:author="ad" w:date="2016-03-29T21:37:00Z"/>
          <w:rFonts w:ascii="仿宋_GB2312" w:eastAsia="仿宋_GB2312" w:hint="eastAsia"/>
          <w:sz w:val="30"/>
          <w:szCs w:val="30"/>
        </w:rPr>
      </w:pPr>
      <w:ins w:id="49" w:author="ad" w:date="2016-03-29T21:37:00Z">
        <w:r>
          <w:rPr>
            <w:rFonts w:ascii="仿宋_GB2312" w:eastAsia="仿宋_GB2312" w:hint="eastAsia"/>
            <w:sz w:val="30"/>
            <w:szCs w:val="30"/>
          </w:rPr>
          <w:t>2.材料要提交商标活页并加盖申请人公章（公章不要盖到商标图案上）；</w:t>
        </w:r>
      </w:ins>
    </w:p>
    <w:p>
      <w:pPr>
        <w:ind w:firstLineChars="100" w:firstLine="300"/>
        <w:rPr>
          <w:ins w:id="52" w:author="ad" w:date="2016-03-29T21:37:00Z"/>
          <w:rFonts w:ascii="仿宋_GB2312" w:eastAsia="仿宋_GB2312" w:hint="eastAsia"/>
          <w:sz w:val="30"/>
          <w:szCs w:val="30"/>
        </w:rPr>
      </w:pPr>
      <w:ins w:id="51" w:author="ad" w:date="2016-03-29T21:37:00Z">
        <w:r>
          <w:rPr>
            <w:rFonts w:ascii="仿宋_GB2312" w:eastAsia="仿宋_GB2312" w:hint="eastAsia"/>
            <w:sz w:val="30"/>
            <w:szCs w:val="30"/>
          </w:rPr>
          <w:t>3.装订本要有目录、页数，包括申请表中的“（证据材料见第    页）”都须标明页数。</w:t>
        </w:r>
      </w:ins>
    </w:p>
    <w:p>
      <w:pPr>
        <w:rPr>
          <w:ins w:id="54" w:author="ad" w:date="2016-03-29T21:37:00Z"/>
          <w:rFonts w:ascii="仿宋_GB2312" w:eastAsia="仿宋_GB2312" w:hint="eastAsia"/>
          <w:b/>
          <w:sz w:val="30"/>
          <w:szCs w:val="30"/>
        </w:rPr>
      </w:pPr>
      <w:ins w:id="53" w:author="ad" w:date="2016-03-29T21:37:00Z">
        <w:r>
          <w:rPr>
            <w:rFonts w:ascii="仿宋_GB2312" w:eastAsia="仿宋_GB2312" w:hint="eastAsia"/>
            <w:b/>
            <w:sz w:val="30"/>
            <w:szCs w:val="30"/>
          </w:rPr>
          <w:t>二．申报商标的资质审核</w:t>
        </w:r>
      </w:ins>
    </w:p>
    <w:p>
      <w:pPr>
        <w:ind w:left="0" w:firstLineChars="100" w:firstLine="300"/>
        <w:rPr>
          <w:ins w:id="61" w:author="倪健" w:date="2016-03-30T10:54:00Z"/>
          <w:rFonts w:ascii="仿宋_GB2312" w:eastAsia="仿宋_GB2312" w:hint="eastAsia"/>
          <w:sz w:val="30"/>
          <w:szCs w:val="30"/>
        </w:rPr>
      </w:pPr>
      <w:ins w:id="55" w:author="倪健" w:date="2016-03-30T11:09:00Z">
        <w:r>
          <w:rPr>
            <w:rFonts w:ascii="仿宋_GB2312" w:eastAsia="仿宋_GB2312" w:hint="eastAsia"/>
            <w:sz w:val="30"/>
            <w:szCs w:val="30"/>
          </w:rPr>
          <w:t>1.</w:t>
        </w:r>
      </w:ins>
      <w:ins w:id="56" w:author="倪健" w:date="2016-03-30T11:10:00Z">
        <w:r>
          <w:rPr>
            <w:rFonts w:ascii="仿宋_GB2312" w:eastAsia="仿宋_GB2312" w:hint="eastAsia"/>
            <w:sz w:val="30"/>
            <w:szCs w:val="30"/>
          </w:rPr>
          <w:t>申请人必须与商标注册人一致，</w:t>
        </w:r>
      </w:ins>
      <w:ins w:id="57" w:author="倪健" w:date="2016-03-30T11:20:00Z">
        <w:r>
          <w:rPr>
            <w:rFonts w:ascii="仿宋_GB2312" w:eastAsia="仿宋_GB2312" w:hint="eastAsia"/>
            <w:sz w:val="30"/>
            <w:szCs w:val="30"/>
          </w:rPr>
          <w:t>申请表尾页申请人的</w:t>
        </w:r>
      </w:ins>
      <w:ins w:id="58" w:author="倪健" w:date="2016-03-30T11:21:00Z">
        <w:r>
          <w:rPr>
            <w:rFonts w:ascii="仿宋_GB2312" w:eastAsia="仿宋_GB2312" w:hint="eastAsia"/>
            <w:sz w:val="30"/>
            <w:szCs w:val="30"/>
          </w:rPr>
          <w:t>签</w:t>
        </w:r>
      </w:ins>
      <w:ins w:id="59" w:author="倪健" w:date="2016-03-30T11:22:00Z">
        <w:r>
          <w:rPr>
            <w:rFonts w:ascii="仿宋_GB2312" w:eastAsia="仿宋_GB2312" w:hint="eastAsia"/>
            <w:sz w:val="30"/>
            <w:szCs w:val="30"/>
          </w:rPr>
          <w:t>章必须是商标注册人的</w:t>
        </w:r>
      </w:ins>
      <w:ins w:id="60" w:author="倪健" w:date="2016-03-30T11:24:00Z">
        <w:r>
          <w:rPr>
            <w:rFonts w:ascii="仿宋_GB2312" w:eastAsia="仿宋_GB2312" w:hint="eastAsia"/>
            <w:sz w:val="30"/>
            <w:szCs w:val="30"/>
          </w:rPr>
          <w:t>。</w:t>
        </w:r>
      </w:ins>
      <w:r>
        <w:rPr>
          <w:rFonts w:ascii="仿宋_GB2312" w:eastAsia="仿宋_GB2312"/>
          <w:sz w:val="30"/>
          <w:szCs w:val="30"/>
        </w:rPr>
        <w:t>许可他人使用的，由注册人和被许可人共同提出申请。</w:t>
      </w:r>
    </w:p>
    <w:p>
      <w:pPr>
        <w:ind w:firstLineChars="100" w:firstLine="300"/>
        <w:rPr>
          <w:ins w:id="63" w:author="倪健" w:date="2016-03-30T11:24:00Z"/>
          <w:rFonts w:ascii="仿宋_GB2312" w:eastAsia="仿宋_GB2312" w:hint="eastAsia"/>
          <w:sz w:val="30"/>
          <w:szCs w:val="30"/>
        </w:rPr>
      </w:pPr>
      <w:ins w:id="62" w:author="倪健" w:date="2016-03-30T11:24:00Z">
        <w:r>
          <w:rPr>
            <w:rFonts w:ascii="仿宋_GB2312" w:eastAsia="仿宋_GB2312" w:hint="eastAsia"/>
            <w:sz w:val="30"/>
            <w:szCs w:val="30"/>
          </w:rPr>
          <w:t>2.商标使用三年的证据（2017年才拿到商标注册证的不予受理）。</w:t>
        </w:r>
      </w:ins>
    </w:p>
    <w:p>
      <w:pPr>
        <w:ind w:firstLineChars="100" w:firstLine="300"/>
        <w:rPr>
          <w:ins w:id="68" w:author="倪健" w:date="2016-03-30T11:24:00Z"/>
          <w:rFonts w:ascii="仿宋_GB2312" w:eastAsia="仿宋_GB2312" w:hint="eastAsia"/>
          <w:sz w:val="30"/>
          <w:szCs w:val="30"/>
        </w:rPr>
      </w:pPr>
      <w:ins w:id="64" w:author="倪健" w:date="2016-03-30T11:24:00Z">
        <w:r>
          <w:rPr>
            <w:rFonts w:ascii="仿宋_GB2312" w:eastAsia="仿宋_GB2312" w:hint="eastAsia"/>
            <w:sz w:val="30"/>
            <w:szCs w:val="30"/>
          </w:rPr>
          <w:t>3</w:t>
        </w:r>
      </w:ins>
      <w:ins w:id="65" w:author="倪健" w:date="2016-03-30T11:24:00Z">
        <w:del w:id="66" w:author="倪健" w:date="2016-03-30T11:25:00Z">
          <w:r>
            <w:rPr>
              <w:rFonts w:ascii="仿宋_GB2312" w:eastAsia="仿宋_GB2312" w:hint="eastAsia"/>
              <w:sz w:val="30"/>
              <w:szCs w:val="30"/>
            </w:rPr>
            <w:delText>.</w:delText>
          </w:r>
        </w:del>
      </w:ins>
      <w:ins w:id="67" w:author="倪健" w:date="2016-03-30T11:24:00Z">
        <w:r>
          <w:rPr>
            <w:rFonts w:ascii="仿宋_GB2312" w:eastAsia="仿宋_GB2312" w:hint="eastAsia"/>
            <w:sz w:val="30"/>
            <w:szCs w:val="30"/>
          </w:rPr>
          <w:t xml:space="preserve"> 申报商标许可他人使用的，应提供商标局备案证明材料或双方许可协议。</w:t>
        </w:r>
      </w:ins>
    </w:p>
    <w:p>
      <w:pPr>
        <w:ind w:firstLineChars="100" w:firstLine="300"/>
        <w:rPr>
          <w:rFonts w:ascii="仿宋_GB2312" w:eastAsia="仿宋_GB2312"/>
          <w:sz w:val="30"/>
          <w:szCs w:val="30"/>
        </w:rPr>
      </w:pPr>
      <w:ins w:id="69" w:author="倪健" w:date="2016-03-30T11:24:00Z">
        <w:r>
          <w:rPr>
            <w:rFonts w:ascii="仿宋_GB2312" w:eastAsia="仿宋_GB2312" w:hint="eastAsia"/>
            <w:sz w:val="30"/>
            <w:szCs w:val="30"/>
          </w:rPr>
          <w:t>4.商标转让的必须提交商标局核发的商标转让证明。</w:t>
        </w:r>
      </w:ins>
    </w:p>
    <w:p>
      <w:pPr>
        <w:ind w:firstLineChars="100" w:firstLine="300"/>
        <w:rPr>
          <w:rFonts w:ascii="仿宋_GB2312" w:eastAsia="仿宋_GB2312"/>
          <w:sz w:val="30"/>
          <w:szCs w:val="30"/>
        </w:rPr>
      </w:pPr>
      <w:r>
        <w:rPr>
          <w:rFonts w:ascii="仿宋_GB2312" w:eastAsia="仿宋_GB2312"/>
          <w:sz w:val="30"/>
          <w:szCs w:val="30"/>
        </w:rPr>
        <w:t>5.商标申请人企业名称、地址发生变更的，应提供商标局出具的《核准变更证明》或《受理通知书》或企业名称变更证明。</w:t>
      </w:r>
    </w:p>
    <w:p>
      <w:pPr>
        <w:ind w:firstLineChars="100" w:firstLine="300"/>
        <w:rPr>
          <w:ins w:id="71" w:author="倪健" w:date="2016-03-30T11:24:00Z"/>
          <w:rFonts w:ascii="仿宋_GB2312" w:eastAsia="仿宋_GB2312" w:hint="eastAsia"/>
          <w:sz w:val="30"/>
          <w:szCs w:val="30"/>
        </w:rPr>
      </w:pPr>
      <w:r>
        <w:rPr>
          <w:rFonts w:ascii="仿宋_GB2312" w:eastAsia="仿宋_GB2312"/>
          <w:sz w:val="30"/>
          <w:szCs w:val="30"/>
        </w:rPr>
        <w:t>6</w:t>
      </w:r>
      <w:ins w:id="70" w:author="倪健" w:date="2016-03-30T11:24:00Z">
        <w:r>
          <w:rPr>
            <w:rFonts w:ascii="仿宋_GB2312" w:eastAsia="仿宋_GB2312" w:hint="eastAsia"/>
            <w:sz w:val="30"/>
            <w:szCs w:val="30"/>
          </w:rPr>
          <w:t>.商标注册证有效期已过，未提交商标局续展证明的，不予受理。</w:t>
        </w:r>
      </w:ins>
    </w:p>
    <w:p>
      <w:pPr>
        <w:rPr>
          <w:ins w:id="73" w:author="倪健" w:date="2016-03-30T11:24:00Z"/>
          <w:rFonts w:ascii="仿宋_GB2312" w:eastAsia="仿宋_GB2312" w:hint="eastAsia"/>
          <w:b/>
          <w:sz w:val="30"/>
          <w:szCs w:val="30"/>
        </w:rPr>
      </w:pPr>
      <w:ins w:id="72" w:author="倪健" w:date="2016-03-30T11:24:00Z">
        <w:r>
          <w:rPr>
            <w:rFonts w:ascii="仿宋_GB2312" w:eastAsia="仿宋_GB2312" w:hint="eastAsia"/>
            <w:b/>
            <w:sz w:val="30"/>
            <w:szCs w:val="30"/>
          </w:rPr>
          <w:t>三．申报材料要重点审核的部份</w:t>
        </w:r>
      </w:ins>
    </w:p>
    <w:p>
      <w:pPr>
        <w:ind w:firstLineChars="100" w:firstLine="300"/>
        <w:rPr>
          <w:ins w:id="75" w:author="倪健" w:date="2016-03-30T11:24:00Z"/>
          <w:rFonts w:ascii="仿宋_GB2312" w:eastAsia="仿宋_GB2312" w:hint="eastAsia"/>
          <w:sz w:val="30"/>
          <w:szCs w:val="30"/>
        </w:rPr>
      </w:pPr>
      <w:ins w:id="74" w:author="倪健" w:date="2016-03-30T11:24:00Z">
        <w:r>
          <w:rPr>
            <w:rFonts w:ascii="仿宋_GB2312" w:eastAsia="仿宋_GB2312" w:hint="eastAsia"/>
            <w:sz w:val="30"/>
            <w:szCs w:val="30"/>
          </w:rPr>
          <w:t>重点审查以下内容：</w:t>
        </w:r>
      </w:ins>
    </w:p>
    <w:p>
      <w:pPr>
        <w:rPr>
          <w:ins w:id="77" w:author="倪健" w:date="2016-03-30T11:24:00Z"/>
          <w:rFonts w:ascii="仿宋_GB2312" w:eastAsia="仿宋_GB2312" w:hint="eastAsia"/>
          <w:b/>
          <w:sz w:val="30"/>
          <w:szCs w:val="30"/>
        </w:rPr>
      </w:pPr>
      <w:ins w:id="76" w:author="倪健" w:date="2016-03-30T11:24:00Z">
        <w:r>
          <w:rPr>
            <w:rFonts w:ascii="仿宋_GB2312" w:eastAsia="仿宋_GB2312" w:hint="eastAsia"/>
            <w:b/>
            <w:sz w:val="30"/>
            <w:szCs w:val="30"/>
          </w:rPr>
          <w:t>1．商标注册证与申报件比对的审核</w:t>
        </w:r>
      </w:ins>
    </w:p>
    <w:p>
      <w:pPr>
        <w:ind w:firstLineChars="100" w:firstLine="300"/>
        <w:rPr>
          <w:ins w:id="79" w:author="ad" w:date="2016-03-29T18:02:00Z"/>
          <w:rFonts w:ascii="仿宋_GB2312" w:eastAsia="仿宋_GB2312" w:hint="eastAsia"/>
          <w:sz w:val="30"/>
          <w:szCs w:val="30"/>
        </w:rPr>
      </w:pPr>
      <w:ins w:id="78" w:author="ad" w:date="2016-03-29T18:02:00Z">
        <w:r>
          <w:rPr>
            <w:rFonts w:ascii="仿宋_GB2312" w:eastAsia="仿宋_GB2312" w:hint="eastAsia"/>
            <w:sz w:val="30"/>
            <w:szCs w:val="30"/>
          </w:rPr>
          <w:t>（1）申报件图样（活页）与商标注册证的商标图样是否一致。</w:t>
        </w:r>
      </w:ins>
    </w:p>
    <w:p>
      <w:pPr>
        <w:ind w:firstLineChars="100" w:firstLine="300"/>
        <w:rPr>
          <w:ins w:id="84" w:author="ad" w:date="2016-03-29T18:02:00Z"/>
          <w:rFonts w:ascii="仿宋_GB2312" w:eastAsia="仿宋_GB2312" w:hint="eastAsia"/>
          <w:sz w:val="30"/>
          <w:szCs w:val="30"/>
        </w:rPr>
      </w:pPr>
      <w:ins w:id="80" w:author="ad" w:date="2016-03-29T18:02:00Z">
        <w:r>
          <w:rPr>
            <w:rFonts w:ascii="仿宋_GB2312" w:eastAsia="仿宋_GB2312" w:hint="eastAsia"/>
            <w:sz w:val="30"/>
            <w:szCs w:val="30"/>
          </w:rPr>
          <w:t>（2</w:t>
        </w:r>
      </w:ins>
      <w:ins w:id="81" w:author="ad" w:date="2016-03-29T18:02:00Z">
        <w:del w:id="82" w:author="ad" w:date="2016-03-29T18:02:00Z">
          <w:r>
            <w:rPr>
              <w:rFonts w:ascii="仿宋_GB2312" w:eastAsia="仿宋_GB2312" w:hint="eastAsia"/>
              <w:sz w:val="30"/>
              <w:szCs w:val="30"/>
            </w:rPr>
            <w:delText>2</w:delText>
          </w:r>
        </w:del>
      </w:ins>
      <w:ins w:id="83" w:author="ad" w:date="2016-03-29T18:02:00Z">
        <w:r>
          <w:rPr>
            <w:rFonts w:ascii="仿宋_GB2312" w:eastAsia="仿宋_GB2312" w:hint="eastAsia"/>
            <w:sz w:val="30"/>
            <w:szCs w:val="30"/>
          </w:rPr>
          <w:t>）商标注册证核定使用的商品或服务与申报件申请认定的商品或服务是否一致，有否超出指定的三种商品。</w:t>
        </w:r>
      </w:ins>
    </w:p>
    <w:p>
      <w:pPr>
        <w:rPr>
          <w:ins w:id="86" w:author="ad" w:date="2016-03-29T18:02:00Z"/>
          <w:rFonts w:ascii="仿宋_GB2312" w:eastAsia="仿宋_GB2312" w:hint="eastAsia"/>
          <w:b/>
          <w:sz w:val="30"/>
          <w:szCs w:val="30"/>
        </w:rPr>
      </w:pPr>
      <w:ins w:id="85" w:author="ad" w:date="2016-03-29T18:02:00Z">
        <w:r>
          <w:rPr>
            <w:rFonts w:ascii="仿宋_GB2312" w:eastAsia="仿宋_GB2312" w:hint="eastAsia"/>
            <w:b/>
            <w:sz w:val="30"/>
            <w:szCs w:val="30"/>
          </w:rPr>
          <w:t>2.申报件中经济数据的比对</w:t>
        </w:r>
      </w:ins>
    </w:p>
    <w:p>
      <w:pPr>
        <w:ind w:firstLineChars="150" w:firstLine="450"/>
        <w:rPr>
          <w:ins w:id="98" w:author="ad" w:date="2016-03-29T21:43:00Z"/>
          <w:rFonts w:ascii="仿宋_GB2312" w:eastAsia="仿宋_GB2312" w:cs="宋体" w:hint="eastAsia"/>
          <w:sz w:val="30"/>
          <w:szCs w:val="30"/>
        </w:rPr>
      </w:pPr>
      <w:ins w:id="87" w:author="ad" w:date="2016-03-29T18:02:00Z">
        <w:r>
          <w:rPr>
            <w:rFonts w:ascii="仿宋_GB2312" w:eastAsia="仿宋_GB2312" w:hint="eastAsia"/>
            <w:sz w:val="30"/>
            <w:szCs w:val="30"/>
          </w:rPr>
          <w:t>根据福建省工商系统市场主体信息公示平台上申请人的年报经济数据，逐一比对申请人在</w:t>
        </w:r>
      </w:ins>
      <w:ins w:id="88" w:author="ad" w:date="2016-03-29T18:02:00Z">
        <w:del w:id="89" w:author="ad" w:date="2016-03-29T21:38:00Z">
          <w:r>
            <w:rPr>
              <w:rFonts w:ascii="仿宋_GB2312" w:eastAsia="仿宋_GB2312" w:hint="eastAsia"/>
              <w:sz w:val="30"/>
              <w:szCs w:val="30"/>
            </w:rPr>
            <w:delText>市知</w:delText>
          </w:r>
        </w:del>
      </w:ins>
      <w:ins w:id="90" w:author="ad" w:date="2016-03-29T18:02:00Z">
        <w:r>
          <w:rPr>
            <w:rFonts w:ascii="仿宋_GB2312" w:eastAsia="仿宋_GB2312" w:hint="eastAsia"/>
            <w:sz w:val="30"/>
            <w:szCs w:val="30"/>
          </w:rPr>
          <w:t>申请表填报的收入、利润、税收等经济数据是否一致，以公示年报经济数据为准。</w:t>
        </w:r>
      </w:ins>
      <w:ins w:id="91" w:author="ad" w:date="2016-03-29T21:39:00Z">
        <w:r>
          <w:rPr>
            <w:rFonts w:ascii="仿宋_GB2312" w:eastAsia="仿宋_GB2312" w:hint="eastAsia"/>
            <w:sz w:val="30"/>
            <w:szCs w:val="30"/>
          </w:rPr>
          <w:t>同一申请人申报多件商标的，应注意</w:t>
        </w:r>
      </w:ins>
      <w:ins w:id="92" w:author="ad" w:date="2016-03-29T21:40:00Z">
        <w:r>
          <w:rPr>
            <w:rFonts w:ascii="仿宋_GB2312" w:eastAsia="仿宋_GB2312" w:hint="eastAsia"/>
            <w:sz w:val="30"/>
            <w:szCs w:val="30"/>
          </w:rPr>
          <w:t>经济数据的逻辑关系（多件</w:t>
        </w:r>
      </w:ins>
      <w:ins w:id="93" w:author="ad" w:date="2016-03-29T21:41:00Z">
        <w:r>
          <w:rPr>
            <w:rFonts w:ascii="仿宋_GB2312" w:eastAsia="仿宋_GB2312" w:hint="eastAsia"/>
            <w:sz w:val="30"/>
            <w:szCs w:val="30"/>
          </w:rPr>
          <w:t>商标的有关经济数据总和不应大于</w:t>
        </w:r>
      </w:ins>
      <w:ins w:id="94" w:author="ad" w:date="2016-03-29T21:42:00Z">
        <w:r>
          <w:rPr>
            <w:rFonts w:ascii="仿宋_GB2312" w:eastAsia="仿宋_GB2312" w:hint="eastAsia"/>
            <w:sz w:val="30"/>
            <w:szCs w:val="30"/>
          </w:rPr>
          <w:t>市场主体</w:t>
        </w:r>
      </w:ins>
      <w:ins w:id="95" w:author="ad" w:date="2016-03-29T21:43:00Z">
        <w:r>
          <w:rPr>
            <w:rFonts w:ascii="仿宋_GB2312" w:eastAsia="仿宋_GB2312" w:hint="eastAsia"/>
            <w:sz w:val="30"/>
            <w:szCs w:val="30"/>
          </w:rPr>
          <w:t>整体</w:t>
        </w:r>
      </w:ins>
      <w:ins w:id="96" w:author="ad" w:date="2016-03-29T21:42:00Z">
        <w:r>
          <w:rPr>
            <w:rFonts w:ascii="仿宋_GB2312" w:eastAsia="仿宋_GB2312" w:hint="eastAsia"/>
            <w:sz w:val="30"/>
            <w:szCs w:val="30"/>
          </w:rPr>
          <w:t>数据的总和</w:t>
        </w:r>
      </w:ins>
      <w:ins w:id="97" w:author="ad" w:date="2016-03-29T21:43:00Z">
        <w:r>
          <w:rPr>
            <w:rFonts w:ascii="仿宋_GB2312" w:eastAsia="仿宋_GB2312" w:hint="eastAsia"/>
            <w:sz w:val="30"/>
            <w:szCs w:val="30"/>
          </w:rPr>
          <w:t>）。</w:t>
        </w:r>
      </w:ins>
    </w:p>
    <w:p>
      <w:pPr>
        <w:rPr>
          <w:ins w:id="100" w:author="ad" w:date="2016-03-29T21:43:00Z"/>
          <w:rFonts w:ascii="仿宋_GB2312" w:eastAsia="仿宋_GB2312" w:hint="eastAsia"/>
          <w:b/>
          <w:sz w:val="30"/>
          <w:szCs w:val="30"/>
        </w:rPr>
      </w:pPr>
      <w:ins w:id="99" w:author="ad" w:date="2016-03-29T21:43:00Z">
        <w:r>
          <w:rPr>
            <w:rFonts w:ascii="仿宋_GB2312" w:eastAsia="仿宋_GB2312" w:hint="eastAsia"/>
            <w:b/>
            <w:sz w:val="30"/>
            <w:szCs w:val="30"/>
          </w:rPr>
          <w:t>3．关于商标申报人获得荣誉称号的审核</w:t>
        </w:r>
      </w:ins>
    </w:p>
    <w:p>
      <w:pPr>
        <w:rPr>
          <w:ins w:id="102" w:author="ad" w:date="2016-03-29T21:43:00Z"/>
          <w:rFonts w:ascii="仿宋_GB2312" w:eastAsia="仿宋_GB2312" w:hint="eastAsia"/>
          <w:sz w:val="30"/>
          <w:szCs w:val="30"/>
        </w:rPr>
      </w:pPr>
      <w:ins w:id="101" w:author="ad" w:date="2016-03-29T21:43:00Z">
        <w:r>
          <w:rPr>
            <w:rFonts w:ascii="仿宋_GB2312" w:eastAsia="仿宋_GB2312" w:hint="eastAsia"/>
            <w:sz w:val="30"/>
            <w:szCs w:val="30"/>
          </w:rPr>
          <w:t>（1）商标申报人所获得的荣誉必须是获得市级以上的；</w:t>
        </w:r>
      </w:ins>
    </w:p>
    <w:p>
      <w:pPr>
        <w:rPr>
          <w:ins w:id="107" w:author="ad" w:date="2016-03-29T21:43:00Z"/>
          <w:rFonts w:ascii="仿宋_GB2312" w:eastAsia="仿宋_GB2312" w:hint="eastAsia"/>
          <w:sz w:val="30"/>
          <w:szCs w:val="30"/>
        </w:rPr>
      </w:pPr>
      <w:ins w:id="103" w:author="ad" w:date="2016-03-29T21:43:00Z">
        <w:r>
          <w:rPr>
            <w:rFonts w:ascii="仿宋_GB2312" w:eastAsia="仿宋_GB2312" w:hint="eastAsia"/>
            <w:sz w:val="30"/>
            <w:szCs w:val="30"/>
          </w:rPr>
          <w:t>（2）商标申报人所提交的荣誉必须是</w:t>
        </w:r>
      </w:ins>
      <w:ins w:id="104" w:author="ad" w:date="2016-03-29T21:43:00Z">
        <w:del w:id="105" w:author="ad" w:date="2016-03-29T21:43:00Z">
          <w:r>
            <w:rPr>
              <w:rFonts w:ascii="仿宋_GB2312" w:eastAsia="仿宋_GB2312" w:hint="eastAsia"/>
              <w:sz w:val="30"/>
              <w:szCs w:val="30"/>
            </w:rPr>
            <w:delText>近三年</w:delText>
          </w:r>
        </w:del>
      </w:ins>
      <w:ins w:id="106" w:author="ad" w:date="2016-03-29T21:43:00Z">
        <w:r>
          <w:rPr>
            <w:rFonts w:ascii="仿宋_GB2312" w:eastAsia="仿宋_GB2312" w:hint="eastAsia"/>
            <w:sz w:val="30"/>
            <w:szCs w:val="30"/>
          </w:rPr>
          <w:t>2014年以来的；</w:t>
        </w:r>
      </w:ins>
    </w:p>
    <w:p>
      <w:pPr>
        <w:rPr>
          <w:ins w:id="109" w:author="ad" w:date="2016-03-29T21:43:00Z"/>
          <w:rFonts w:ascii="仿宋_GB2312" w:eastAsia="仿宋_GB2312" w:hint="eastAsia"/>
          <w:b/>
          <w:sz w:val="30"/>
          <w:szCs w:val="30"/>
        </w:rPr>
      </w:pPr>
      <w:ins w:id="108" w:author="ad" w:date="2016-03-29T21:43:00Z">
        <w:r>
          <w:rPr>
            <w:rFonts w:ascii="仿宋_GB2312" w:eastAsia="仿宋_GB2312" w:hint="eastAsia"/>
            <w:b/>
            <w:sz w:val="30"/>
            <w:szCs w:val="30"/>
          </w:rPr>
          <w:t>4．产品质量的审核</w:t>
        </w:r>
      </w:ins>
    </w:p>
    <w:p>
      <w:pPr>
        <w:ind w:firstLineChars="150" w:firstLine="450"/>
        <w:rPr>
          <w:ins w:id="111" w:author="ad" w:date="2016-03-29T21:43:00Z"/>
          <w:rFonts w:ascii="仿宋_GB2312" w:eastAsia="仿宋_GB2312" w:cs="宋体" w:hint="eastAsia"/>
          <w:sz w:val="30"/>
          <w:szCs w:val="30"/>
        </w:rPr>
      </w:pPr>
      <w:ins w:id="110" w:author="ad" w:date="2016-03-29T21:43:00Z">
        <w:r>
          <w:rPr>
            <w:rFonts w:ascii="仿宋_GB2312" w:eastAsia="仿宋_GB2312" w:hint="eastAsia"/>
            <w:sz w:val="30"/>
            <w:szCs w:val="30"/>
          </w:rPr>
          <w:t>要结合产商品监督抽检工作，对申报人提交的近三年的产品检验报告进行审核，如出现某年度不合格情况应在审核中做特别说明。</w:t>
        </w:r>
      </w:ins>
    </w:p>
    <w:p>
      <w:pPr>
        <w:rPr>
          <w:ins w:id="114" w:author="ad" w:date="2016-03-29T21:43:00Z"/>
          <w:rFonts w:ascii="仿宋_GB2312" w:eastAsia="仿宋_GB2312" w:hint="eastAsia"/>
          <w:b/>
          <w:sz w:val="30"/>
          <w:szCs w:val="30"/>
        </w:rPr>
      </w:pPr>
      <w:ins w:id="112" w:author="ad" w:date="2016-03-29T21:43:00Z">
        <w:r>
          <w:rPr>
            <w:rFonts w:ascii="仿宋_GB2312" w:eastAsia="仿宋_GB2312" w:hint="eastAsia"/>
            <w:b/>
            <w:sz w:val="30"/>
            <w:szCs w:val="30"/>
          </w:rPr>
          <w:t>四：</w:t>
        </w:r>
      </w:ins>
      <w:r>
        <w:rPr>
          <w:rFonts w:ascii="仿宋_GB2312" w:eastAsia="仿宋_GB2312"/>
          <w:b/>
          <w:sz w:val="30"/>
          <w:szCs w:val="30"/>
        </w:rPr>
        <w:t>福州</w:t>
      </w:r>
      <w:ins w:id="113" w:author="ad" w:date="2016-03-29T21:43:00Z">
        <w:r>
          <w:rPr>
            <w:rFonts w:ascii="仿宋_GB2312" w:eastAsia="仿宋_GB2312" w:hint="eastAsia"/>
            <w:b/>
            <w:sz w:val="30"/>
            <w:szCs w:val="30"/>
          </w:rPr>
          <w:t>市知名商标延续认定的审核要点</w:t>
        </w:r>
      </w:ins>
    </w:p>
    <w:p>
      <w:pPr>
        <w:ind w:firstLineChars="100" w:firstLine="300"/>
        <w:rPr>
          <w:rFonts w:ascii="仿宋_GB2312" w:eastAsia="仿宋_GB2312"/>
          <w:sz w:val="30"/>
          <w:szCs w:val="30"/>
        </w:rPr>
      </w:pPr>
      <w:r>
        <w:rPr>
          <w:rFonts w:ascii="仿宋_GB2312" w:eastAsia="仿宋_GB2312"/>
          <w:sz w:val="30"/>
          <w:szCs w:val="30"/>
        </w:rPr>
        <w:t>福州市知名商标延续认定按新认定区知名商标审核要点审核</w:t>
      </w:r>
    </w:p>
    <w:p>
      <w:pPr>
        <w:rPr>
          <w:ins w:id="116" w:author="ad" w:date="2016-03-29T21:43:00Z"/>
          <w:rFonts w:ascii="仿宋_GB2312" w:eastAsia="仿宋_GB2312" w:hint="eastAsia"/>
          <w:sz w:val="30"/>
          <w:szCs w:val="30"/>
        </w:rPr>
      </w:pPr>
      <w:ins w:id="115" w:author="ad" w:date="2016-03-29T21:43:00Z">
        <w:r>
          <w:rPr>
            <w:rFonts w:ascii="仿宋_GB2312" w:eastAsia="仿宋_GB2312" w:hint="eastAsia"/>
            <w:b/>
            <w:bCs/>
            <w:sz w:val="30"/>
            <w:szCs w:val="30"/>
          </w:rPr>
          <w:t xml:space="preserve">  备注：对商标基本信息有疑问的可利用中国商标网的查询功能进行核对。</w:t>
        </w:r>
      </w:ins>
    </w:p>
    <w:p>
      <w:pPr>
        <w:rPr>
          <w:ins w:id="117" w:author="ad" w:date="2016-03-29T21:43:00Z"/>
          <w:rFonts w:ascii="仿宋_GB2312" w:eastAsia="仿宋_GB2312" w:hint="eastAsia"/>
          <w:sz w:val="30"/>
          <w:szCs w:val="30"/>
        </w:rPr>
      </w:pPr>
    </w:p>
    <w:p>
      <w:pPr>
        <w:rPr>
          <w:ins w:id="118" w:author="ad" w:date="2016-03-29T21:43:00Z"/>
          <w:rFonts w:ascii="仿宋_GB2312" w:eastAsia="仿宋_GB2312" w:hint="eastAsia"/>
          <w:sz w:val="30"/>
          <w:szCs w:val="30"/>
        </w:rPr>
      </w:pPr>
    </w:p>
    <w:p>
      <w:pPr>
        <w:rPr>
          <w:ins w:id="119" w:author="ad" w:date="2016-03-29T21:43:00Z"/>
          <w:rFonts w:ascii="仿宋_GB2312" w:eastAsia="仿宋_GB2312" w:hint="eastAsia"/>
          <w:sz w:val="30"/>
          <w:szCs w:val="30"/>
        </w:rPr>
      </w:pPr>
    </w:p>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variable"/>
    <w:sig w:usb0="00000001" w:usb1="080E0000" w:usb2="00000010" w:usb3="00000000" w:csb0="0004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auto"/>
    <w:pitch w:val="variable"/>
    <w:sig w:usb0="00007A87" w:usb1="80000000" w:usb2="00000008" w:usb3="00000000" w:csb0="400001FF" w:csb1="FFFF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AltKinsokuLineBreakRules/>
    <w:splitPgBreakAndParaMark/>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Times New Roman" w:eastAsia="宋体" w:cs="Times New Roman" w:hAnsi="Times New Roman"/>
      <w:kern w:val="2"/>
      <w:sz w:val="21"/>
      <w:szCs w:val="20"/>
      <w:lang w:val="en-US" w:eastAsia="zh-CN" w:bidi="ar-SA"/>
    </w:rPr>
  </w:style>
  <w:style w:type="character" w:default="1" w:styleId="10">
    <w:name w:val="Default Paragraph Font"/>
  </w:style>
  <w:style w:type="paragraph" w:styleId="15">
    <w:name w:val="header"/>
    <w:basedOn w:val="0"/>
    <w:pPr>
      <w:pBdr>
        <w:bottom w:val="single" w:sz="6" w:space="1" w:color="auto"/>
      </w:pBdr>
      <w:tabs>
        <w:tab w:val="center" w:pos="4153"/>
        <w:tab w:val="right" w:pos="8306"/>
      </w:tabs>
      <w:snapToGrid w:val="0"/>
      <w:jc w:val="center"/>
    </w:pPr>
    <w:rPr>
      <w:rFonts w:ascii="Calibri" w:eastAsia="宋体" w:cs="Arial" w:hAnsi="Calibri"/>
      <w:sz w:val="18"/>
      <w:szCs w:val="18"/>
    </w:rPr>
  </w:style>
  <w:style w:type="paragraph" w:styleId="16">
    <w:name w:val="footer"/>
    <w:basedOn w:val="0"/>
    <w:pPr>
      <w:tabs>
        <w:tab w:val="center" w:pos="4153"/>
        <w:tab w:val="right" w:pos="8306"/>
      </w:tabs>
      <w:snapToGrid w:val="0"/>
      <w:jc w:val="left"/>
    </w:pPr>
    <w:rPr>
      <w:rFonts w:ascii="Calibri" w:eastAsia="宋体" w:cs="Arial" w:hAnsi="Calibri"/>
      <w:sz w:val="18"/>
      <w:szCs w:val="18"/>
    </w:rPr>
  </w:style>
  <w:style w:type="character" w:styleId="17">
    <w:name w:val="Hyperlink"/>
    <w:rPr>
      <w:color w:val="0000FF"/>
      <w:u w:val="single"/>
    </w:rPr>
  </w:style>
  <w:style w:type="paragraph" w:styleId="18">
    <w:name w:val="Balloon Text"/>
    <w:basedOn w:val="0"/>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195</TotalTime>
  <Application>Yozo_Office</Application>
  <Pages>3</Pages>
  <Words>950</Words>
  <Characters>1010</Characters>
  <Lines>56</Lines>
  <Paragraphs>33</Paragraphs>
  <CharactersWithSpaces>1017</CharactersWithSpaces>
  <Company>Microsoft</Company>
</Properties>
</file>

<file path=docProps/core.xml><?xml version="1.0" encoding="utf-8"?>
<cp:coreProperties xmlns:cp="http://schemas.openxmlformats.org/package/2006/metadata/core-properties" xmlns:dc="http://purl.org/dc/elements/1.1/" xmlns:dcterms="http://purl.org/dc/terms/" xmlns:xsi="http://www.w3.org/2001/XMLSchema-instance">
  <dc:creator>hp</dc:creator>
  <cp:lastModifiedBy>Microsoft</cp:lastModifiedBy>
  <cp:revision>3</cp:revision>
  <dcterms:created xsi:type="dcterms:W3CDTF">2017-02-21T02:02:00Z</dcterms:created>
</cp:coreProperties>
</file>