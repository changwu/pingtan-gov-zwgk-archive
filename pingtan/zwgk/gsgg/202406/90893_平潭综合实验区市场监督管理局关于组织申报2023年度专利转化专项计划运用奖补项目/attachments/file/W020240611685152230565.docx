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Style w:val="7"/>
          <w:rFonts w:hint="eastAsia" w:asciiTheme="minorEastAsia" w:hAnsiTheme="minorEastAsia" w:eastAsiaTheme="minorEastAsia" w:cstheme="minorEastAsia"/>
          <w:b w:val="0"/>
          <w:bCs w:val="0"/>
          <w:color w:val="auto"/>
          <w:sz w:val="32"/>
          <w:szCs w:val="40"/>
          <w:u w:val="none"/>
          <w:lang w:val="en-US" w:eastAsia="zh-CN"/>
          <w:rPrChange w:id="1" w:author="丁龙" w:date="2024-06-04T08:07:00Z">
            <w:rPr>
              <w:rFonts w:hint="default" w:ascii="仿宋" w:hAnsi="仿宋" w:eastAsia="仿宋" w:cs="仿宋"/>
              <w:b/>
              <w:bCs/>
              <w:sz w:val="32"/>
              <w:szCs w:val="32"/>
              <w:lang w:val="en-US" w:eastAsia="zh-CN"/>
            </w:rPr>
          </w:rPrChange>
        </w:rPr>
        <w:pPrChange w:id="0" w:author="丁龙" w:date="2024-06-04T08:07:00Z">
          <w:pPr>
            <w:spacing w:line="560" w:lineRule="exact"/>
          </w:pPr>
        </w:pPrChange>
      </w:pPr>
      <w:r>
        <w:rPr>
          <w:rStyle w:val="7"/>
          <w:rFonts w:hint="eastAsia" w:asciiTheme="minorEastAsia" w:hAnsiTheme="minorEastAsia" w:eastAsiaTheme="minorEastAsia" w:cstheme="minorEastAsia"/>
          <w:b w:val="0"/>
          <w:bCs w:val="0"/>
          <w:color w:val="auto"/>
          <w:sz w:val="32"/>
          <w:szCs w:val="40"/>
          <w:u w:val="none"/>
          <w:lang w:eastAsia="zh-CN"/>
          <w:rPrChange w:id="2" w:author="丁龙" w:date="2024-06-04T08:07:00Z">
            <w:rPr>
              <w:rFonts w:hint="eastAsia" w:ascii="仿宋" w:hAnsi="仿宋" w:eastAsia="仿宋" w:cs="仿宋"/>
              <w:b w:val="0"/>
              <w:bCs w:val="0"/>
              <w:sz w:val="32"/>
              <w:szCs w:val="32"/>
              <w:lang w:eastAsia="zh-CN"/>
            </w:rPr>
          </w:rPrChange>
        </w:rPr>
        <w:t>附件</w:t>
      </w:r>
      <w:r>
        <w:rPr>
          <w:rStyle w:val="7"/>
          <w:rFonts w:hint="eastAsia" w:asciiTheme="minorEastAsia" w:hAnsiTheme="minorEastAsia" w:eastAsiaTheme="minorEastAsia" w:cstheme="minorEastAsia"/>
          <w:b w:val="0"/>
          <w:bCs w:val="0"/>
          <w:color w:val="auto"/>
          <w:sz w:val="32"/>
          <w:szCs w:val="40"/>
          <w:u w:val="none"/>
          <w:lang w:val="en-US" w:eastAsia="zh-CN"/>
          <w:rPrChange w:id="3" w:author="丁龙" w:date="2024-06-04T08:07:00Z">
            <w:rPr>
              <w:rFonts w:hint="eastAsia" w:ascii="仿宋" w:hAnsi="仿宋" w:eastAsia="仿宋" w:cs="仿宋"/>
              <w:b w:val="0"/>
              <w:bCs w:val="0"/>
              <w:sz w:val="32"/>
              <w:szCs w:val="32"/>
              <w:lang w:val="en-US" w:eastAsia="zh-CN"/>
            </w:rPr>
          </w:rPrChange>
        </w:rPr>
        <w:t>2</w:t>
      </w:r>
    </w:p>
    <w:p>
      <w:pPr>
        <w:jc w:val="center"/>
        <w:rPr>
          <w:rFonts w:hint="eastAsia" w:asciiTheme="minorEastAsia" w:hAnsiTheme="minorEastAsia" w:eastAsiaTheme="minorEastAsia" w:cstheme="minorEastAsia"/>
          <w:sz w:val="44"/>
          <w:szCs w:val="44"/>
        </w:rPr>
      </w:pPr>
    </w:p>
    <w:p>
      <w:pPr>
        <w:jc w:val="center"/>
        <w:rPr>
          <w:rFonts w:hint="eastAsia" w:asciiTheme="minorEastAsia" w:hAnsiTheme="minorEastAsia" w:eastAsiaTheme="minorEastAsia" w:cstheme="minorEastAsia"/>
          <w:sz w:val="44"/>
          <w:szCs w:val="44"/>
        </w:rPr>
      </w:pPr>
      <w:bookmarkStart w:id="0" w:name="_GoBack"/>
      <w:r>
        <w:rPr>
          <w:rFonts w:hint="eastAsia" w:asciiTheme="minorEastAsia" w:hAnsiTheme="minorEastAsia" w:eastAsiaTheme="minorEastAsia" w:cstheme="minorEastAsia"/>
          <w:sz w:val="44"/>
          <w:szCs w:val="44"/>
          <w:lang w:eastAsia="zh-CN"/>
        </w:rPr>
        <w:t>申报主体</w:t>
      </w:r>
      <w:r>
        <w:rPr>
          <w:rFonts w:hint="eastAsia" w:asciiTheme="minorEastAsia" w:hAnsiTheme="minorEastAsia" w:eastAsiaTheme="minorEastAsia" w:cstheme="minorEastAsia"/>
          <w:sz w:val="44"/>
          <w:szCs w:val="44"/>
        </w:rPr>
        <w:t>承诺书</w:t>
      </w:r>
    </w:p>
    <w:bookmarkEnd w:id="0"/>
    <w:p>
      <w:pPr>
        <w:pStyle w:val="4"/>
        <w:keepNext w:val="0"/>
        <w:keepLines w:val="0"/>
        <w:pageBreakBefore w:val="0"/>
        <w:kinsoku/>
        <w:wordWrap/>
        <w:overflowPunct/>
        <w:topLinePunct w:val="0"/>
        <w:autoSpaceDE/>
        <w:autoSpaceDN/>
        <w:bidi w:val="0"/>
        <w:adjustRightInd/>
        <w:snapToGrid/>
        <w:spacing w:before="0" w:beforeAutospacing="0" w:afterAutospacing="0" w:line="600" w:lineRule="exact"/>
        <w:ind w:right="0"/>
        <w:jc w:val="center"/>
        <w:textAlignment w:val="auto"/>
        <w:rPr>
          <w:rStyle w:val="7"/>
          <w:rFonts w:hint="eastAsia" w:asciiTheme="minorEastAsia" w:hAnsiTheme="minorEastAsia" w:eastAsiaTheme="minorEastAsia" w:cstheme="minorEastAsia"/>
          <w:color w:val="auto"/>
          <w:kern w:val="2"/>
          <w:sz w:val="32"/>
          <w:szCs w:val="32"/>
          <w:u w:val="none"/>
          <w:lang w:val="en" w:eastAsia="zh-CN" w:bidi="ar-SA"/>
        </w:rPr>
      </w:pPr>
      <w:r>
        <w:rPr>
          <w:rStyle w:val="7"/>
          <w:rFonts w:hint="eastAsia" w:asciiTheme="minorEastAsia" w:hAnsiTheme="minorEastAsia" w:eastAsiaTheme="minorEastAsia" w:cstheme="minorEastAsia"/>
          <w:color w:val="auto"/>
          <w:kern w:val="2"/>
          <w:sz w:val="32"/>
          <w:szCs w:val="32"/>
          <w:u w:val="none"/>
          <w:lang w:val="en" w:eastAsia="zh-CN" w:bidi="ar-SA"/>
        </w:rPr>
        <w:t>（单位）</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w:t>
      </w:r>
    </w:p>
    <w:p>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en-US" w:eastAsia="zh-CN"/>
        </w:rPr>
        <w:t xml:space="preserve">    </w:t>
      </w:r>
      <w:r>
        <w:rPr>
          <w:rFonts w:hint="eastAsia" w:asciiTheme="minorEastAsia" w:hAnsiTheme="minorEastAsia" w:eastAsiaTheme="minorEastAsia" w:cstheme="minorEastAsia"/>
          <w:sz w:val="32"/>
          <w:szCs w:val="32"/>
        </w:rPr>
        <w:t>我单位郑重承诺如下：</w:t>
      </w:r>
    </w:p>
    <w:p>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en-US" w:eastAsia="zh-CN"/>
        </w:rPr>
        <w:t xml:space="preserve">    </w:t>
      </w:r>
      <w:r>
        <w:rPr>
          <w:rFonts w:hint="eastAsia" w:asciiTheme="minorEastAsia" w:hAnsiTheme="minorEastAsia" w:eastAsiaTheme="minorEastAsia" w:cstheme="minorEastAsia"/>
          <w:sz w:val="32"/>
          <w:szCs w:val="32"/>
        </w:rPr>
        <w:t>1</w:t>
      </w:r>
      <w:r>
        <w:rPr>
          <w:rFonts w:hint="eastAsia" w:asciiTheme="minorEastAsia" w:hAnsiTheme="minorEastAsia" w:eastAsiaTheme="minorEastAsia" w:cstheme="minorEastAsia"/>
          <w:sz w:val="32"/>
          <w:szCs w:val="32"/>
          <w:lang w:val="en-US" w:eastAsia="zh-CN"/>
        </w:rPr>
        <w:t>.</w:t>
      </w:r>
      <w:r>
        <w:rPr>
          <w:rFonts w:hint="eastAsia" w:asciiTheme="minorEastAsia" w:hAnsiTheme="minorEastAsia" w:eastAsiaTheme="minorEastAsia" w:cstheme="minorEastAsia"/>
          <w:sz w:val="32"/>
          <w:szCs w:val="32"/>
        </w:rPr>
        <w:t>我单位</w:t>
      </w:r>
      <w:r>
        <w:rPr>
          <w:rFonts w:hint="eastAsia" w:asciiTheme="minorEastAsia" w:hAnsiTheme="minorEastAsia" w:eastAsiaTheme="minorEastAsia" w:cstheme="minorEastAsia"/>
          <w:b w:val="0"/>
          <w:bCs w:val="0"/>
          <w:color w:val="auto"/>
          <w:sz w:val="32"/>
          <w:szCs w:val="32"/>
          <w:lang w:val="en-US" w:eastAsia="zh-CN"/>
        </w:rPr>
        <w:t>三年</w:t>
      </w:r>
      <w:r>
        <w:rPr>
          <w:rFonts w:hint="eastAsia" w:asciiTheme="minorEastAsia" w:hAnsiTheme="minorEastAsia" w:eastAsiaTheme="minorEastAsia" w:cstheme="minorEastAsia"/>
          <w:b w:val="0"/>
          <w:bCs w:val="0"/>
          <w:sz w:val="32"/>
          <w:szCs w:val="32"/>
          <w:lang w:val="en-US" w:eastAsia="zh-CN"/>
        </w:rPr>
        <w:t>内（含三年）未列入市场监督管理严重违法失信名单、经营异常名录（异常标注）和不存在国家企业信用信息公示系统公示的市场监管部门行政处罚等相关失信信息，</w:t>
      </w:r>
      <w:r>
        <w:rPr>
          <w:rFonts w:hint="eastAsia" w:asciiTheme="minorEastAsia" w:hAnsiTheme="minorEastAsia" w:eastAsiaTheme="minorEastAsia" w:cstheme="minorEastAsia"/>
          <w:sz w:val="32"/>
          <w:szCs w:val="32"/>
        </w:rPr>
        <w:t>近三年信用状况良好，无严重失信行为；</w:t>
      </w:r>
    </w:p>
    <w:p>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en-US" w:eastAsia="zh-CN"/>
        </w:rPr>
        <w:t xml:space="preserve">    2.</w:t>
      </w:r>
      <w:r>
        <w:rPr>
          <w:rFonts w:hint="eastAsia" w:asciiTheme="minorEastAsia" w:hAnsiTheme="minorEastAsia" w:eastAsiaTheme="minorEastAsia" w:cstheme="minorEastAsia"/>
          <w:sz w:val="32"/>
          <w:szCs w:val="32"/>
          <w:lang w:eastAsia="zh-CN"/>
        </w:rPr>
        <w:t>我单位所</w:t>
      </w:r>
      <w:r>
        <w:rPr>
          <w:rFonts w:hint="eastAsia" w:asciiTheme="minorEastAsia" w:hAnsiTheme="minorEastAsia" w:eastAsiaTheme="minorEastAsia" w:cstheme="minorEastAsia"/>
          <w:sz w:val="32"/>
          <w:szCs w:val="32"/>
        </w:rPr>
        <w:t>提供的材料和凭证均符合法律法规和</w:t>
      </w:r>
      <w:r>
        <w:rPr>
          <w:rFonts w:hint="eastAsia" w:asciiTheme="minorEastAsia" w:hAnsiTheme="minorEastAsia" w:eastAsiaTheme="minorEastAsia" w:cstheme="minorEastAsia"/>
          <w:sz w:val="32"/>
          <w:szCs w:val="32"/>
          <w:lang w:eastAsia="zh-CN"/>
        </w:rPr>
        <w:t>相关</w:t>
      </w:r>
      <w:r>
        <w:rPr>
          <w:rFonts w:hint="eastAsia" w:asciiTheme="minorEastAsia" w:hAnsiTheme="minorEastAsia" w:eastAsiaTheme="minorEastAsia" w:cstheme="minorEastAsia"/>
          <w:sz w:val="32"/>
          <w:szCs w:val="32"/>
        </w:rPr>
        <w:t>政策要求，真实、有效，无任何伪造修改和虚假成分；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szCs w:val="32"/>
          <w:lang w:val="en-US" w:eastAsia="zh-CN"/>
        </w:rPr>
        <w:t xml:space="preserve">    3.</w:t>
      </w:r>
      <w:r>
        <w:rPr>
          <w:rFonts w:hint="eastAsia" w:asciiTheme="minorEastAsia" w:hAnsiTheme="minorEastAsia" w:eastAsiaTheme="minorEastAsia" w:cstheme="minorEastAsia"/>
          <w:sz w:val="32"/>
          <w:szCs w:val="32"/>
        </w:rPr>
        <w:t>如有虚假和失信行为，我单位及相关责任人员愿意承担相关法律责任</w:t>
      </w:r>
      <w:r>
        <w:rPr>
          <w:rFonts w:hint="eastAsia" w:asciiTheme="minorEastAsia" w:hAnsiTheme="minorEastAsia" w:eastAsiaTheme="minorEastAsia" w:cstheme="minorEastAsia"/>
          <w:sz w:val="32"/>
          <w:szCs w:val="32"/>
          <w:lang w:eastAsia="zh-CN"/>
        </w:rPr>
        <w:t>。</w:t>
      </w:r>
    </w:p>
    <w:p>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 xml:space="preserve">                     </w:t>
      </w:r>
    </w:p>
    <w:p>
      <w:pPr>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sz w:val="32"/>
          <w:szCs w:val="32"/>
          <w:lang w:val="en-US" w:eastAsia="zh-CN"/>
        </w:rPr>
        <w:t xml:space="preserve">                           </w:t>
      </w:r>
      <w:r>
        <w:rPr>
          <w:rFonts w:hint="eastAsia" w:asciiTheme="minorEastAsia" w:hAnsiTheme="minorEastAsia" w:eastAsiaTheme="minorEastAsia" w:cstheme="minorEastAsia"/>
          <w:b w:val="0"/>
          <w:bCs w:val="0"/>
          <w:sz w:val="32"/>
          <w:szCs w:val="32"/>
          <w:lang w:val="en-US" w:eastAsia="zh-CN"/>
        </w:rPr>
        <w:t>企业负责人（签章）</w:t>
      </w:r>
    </w:p>
    <w:p>
      <w:pPr>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b w:val="0"/>
          <w:bCs w:val="0"/>
          <w:sz w:val="32"/>
          <w:szCs w:val="32"/>
          <w:lang w:val="en-US" w:eastAsia="zh-CN"/>
        </w:rPr>
        <w:t xml:space="preserve">                            申报单位（公章）     </w:t>
      </w:r>
    </w:p>
    <w:p>
      <w:pPr>
        <w:jc w:val="right"/>
        <w:rPr>
          <w:rFonts w:hint="eastAsia" w:asciiTheme="minorEastAsia" w:hAnsiTheme="minorEastAsia" w:eastAsiaTheme="minorEastAsia" w:cstheme="minorEastAsia"/>
          <w:b w:val="0"/>
          <w:bCs w:val="0"/>
          <w:sz w:val="32"/>
          <w:szCs w:val="32"/>
          <w:lang w:val="en-US" w:eastAsia="zh-CN"/>
        </w:rPr>
      </w:pPr>
    </w:p>
    <w:p>
      <w:pPr>
        <w:jc w:val="right"/>
        <w:rPr>
          <w:rFonts w:hint="eastAsia" w:asciiTheme="minorEastAsia" w:hAnsiTheme="minorEastAsia" w:eastAsiaTheme="minorEastAsia" w:cstheme="minorEastAsia"/>
          <w:b w:val="0"/>
          <w:bCs w:val="0"/>
          <w:sz w:val="32"/>
          <w:szCs w:val="32"/>
          <w:lang w:val="en-US" w:eastAsia="zh-CN"/>
        </w:rPr>
      </w:pPr>
      <w:del w:id="4" w:author="丁龙" w:date="2024-06-04T08:23:00Z">
        <w:r>
          <w:rPr>
            <w:rFonts w:hint="eastAsia" w:asciiTheme="minorEastAsia" w:hAnsiTheme="minorEastAsia" w:eastAsiaTheme="minorEastAsia" w:cstheme="minorEastAsia"/>
            <w:b w:val="0"/>
            <w:bCs w:val="0"/>
            <w:sz w:val="32"/>
            <w:szCs w:val="32"/>
            <w:lang w:val="en-US" w:eastAsia="zh-CN"/>
          </w:rPr>
          <w:delText> </w:delText>
        </w:r>
      </w:del>
      <w:ins w:id="5" w:author="丁龙" w:date="2024-06-04T08:23:00Z">
        <w:r>
          <w:rPr>
            <w:rFonts w:hint="eastAsia" w:asciiTheme="minorEastAsia" w:hAnsiTheme="minorEastAsia" w:eastAsiaTheme="minorEastAsia" w:cstheme="minorEastAsia"/>
            <w:b w:val="0"/>
            <w:bCs w:val="0"/>
            <w:sz w:val="32"/>
            <w:szCs w:val="32"/>
            <w:lang w:val="en-US" w:eastAsia="zh-CN"/>
          </w:rPr>
          <w:t xml:space="preserve"> </w:t>
        </w:r>
      </w:ins>
      <w:r>
        <w:rPr>
          <w:rFonts w:hint="eastAsia" w:asciiTheme="minorEastAsia" w:hAnsiTheme="minorEastAsia" w:eastAsiaTheme="minorEastAsia" w:cstheme="minorEastAsia"/>
          <w:b w:val="0"/>
          <w:bCs w:val="0"/>
          <w:sz w:val="32"/>
          <w:szCs w:val="32"/>
          <w:lang w:val="en-US" w:eastAsia="zh-CN"/>
        </w:rPr>
        <w:t xml:space="preserve">年 </w:t>
      </w:r>
      <w:del w:id="6" w:author="丁龙" w:date="2024-06-04T08:23:00Z">
        <w:r>
          <w:rPr>
            <w:rFonts w:hint="eastAsia" w:asciiTheme="minorEastAsia" w:hAnsiTheme="minorEastAsia" w:eastAsiaTheme="minorEastAsia" w:cstheme="minorEastAsia"/>
            <w:b w:val="0"/>
            <w:bCs w:val="0"/>
            <w:sz w:val="32"/>
            <w:szCs w:val="32"/>
            <w:lang w:val="en-US" w:eastAsia="zh-CN"/>
          </w:rPr>
          <w:delText>  </w:delText>
        </w:r>
      </w:del>
      <w:ins w:id="7" w:author="丁龙" w:date="2024-06-04T08:23:00Z">
        <w:r>
          <w:rPr>
            <w:rFonts w:hint="eastAsia" w:asciiTheme="minorEastAsia" w:hAnsiTheme="minorEastAsia" w:eastAsiaTheme="minorEastAsia" w:cstheme="minorEastAsia"/>
            <w:b w:val="0"/>
            <w:bCs w:val="0"/>
            <w:sz w:val="32"/>
            <w:szCs w:val="32"/>
            <w:lang w:val="en-US" w:eastAsia="zh-CN"/>
          </w:rPr>
          <w:t xml:space="preserve">  </w:t>
        </w:r>
      </w:ins>
      <w:r>
        <w:rPr>
          <w:rFonts w:hint="eastAsia" w:asciiTheme="minorEastAsia" w:hAnsiTheme="minorEastAsia" w:eastAsiaTheme="minorEastAsia" w:cstheme="minorEastAsia"/>
          <w:b w:val="0"/>
          <w:bCs w:val="0"/>
          <w:sz w:val="32"/>
          <w:szCs w:val="32"/>
          <w:lang w:val="en-US" w:eastAsia="zh-CN"/>
        </w:rPr>
        <w:t xml:space="preserve">月 </w:t>
      </w:r>
      <w:del w:id="8" w:author="丁龙" w:date="2024-06-04T08:23:00Z">
        <w:r>
          <w:rPr>
            <w:rFonts w:hint="eastAsia" w:asciiTheme="minorEastAsia" w:hAnsiTheme="minorEastAsia" w:eastAsiaTheme="minorEastAsia" w:cstheme="minorEastAsia"/>
            <w:b w:val="0"/>
            <w:bCs w:val="0"/>
            <w:sz w:val="32"/>
            <w:szCs w:val="32"/>
            <w:lang w:val="en-US" w:eastAsia="zh-CN"/>
          </w:rPr>
          <w:delText>  </w:delText>
        </w:r>
      </w:del>
      <w:ins w:id="9" w:author="丁龙" w:date="2024-06-04T08:23:00Z">
        <w:r>
          <w:rPr>
            <w:rFonts w:hint="eastAsia" w:asciiTheme="minorEastAsia" w:hAnsiTheme="minorEastAsia" w:eastAsiaTheme="minorEastAsia" w:cstheme="minorEastAsia"/>
            <w:b w:val="0"/>
            <w:bCs w:val="0"/>
            <w:sz w:val="32"/>
            <w:szCs w:val="32"/>
            <w:lang w:val="en-US" w:eastAsia="zh-CN"/>
          </w:rPr>
          <w:t xml:space="preserve"> </w:t>
        </w:r>
      </w:ins>
      <w:r>
        <w:rPr>
          <w:rFonts w:hint="eastAsia" w:asciiTheme="minorEastAsia" w:hAnsiTheme="minorEastAsia" w:eastAsiaTheme="minorEastAsia" w:cstheme="minorEastAsia"/>
          <w:b w:val="0"/>
          <w:bCs w:val="0"/>
          <w:sz w:val="32"/>
          <w:szCs w:val="32"/>
          <w:lang w:val="en-US" w:eastAsia="zh-CN"/>
        </w:rPr>
        <w:t xml:space="preserve">日 </w:t>
      </w:r>
      <w:del w:id="10" w:author="丁龙" w:date="2024-06-04T08:23:00Z">
        <w:r>
          <w:rPr>
            <w:rFonts w:hint="eastAsia" w:asciiTheme="minorEastAsia" w:hAnsiTheme="minorEastAsia" w:eastAsiaTheme="minorEastAsia" w:cstheme="minorEastAsia"/>
            <w:b w:val="0"/>
            <w:bCs w:val="0"/>
            <w:sz w:val="32"/>
            <w:szCs w:val="32"/>
            <w:lang w:val="en-US" w:eastAsia="zh-CN"/>
          </w:rPr>
          <w:delText>   </w:delText>
        </w:r>
      </w:del>
    </w:p>
    <w:p>
      <w:pPr>
        <w:spacing w:line="560" w:lineRule="exact"/>
        <w:rPr>
          <w:rFonts w:hint="eastAsia" w:asciiTheme="minorEastAsia" w:hAnsiTheme="minorEastAsia" w:eastAsiaTheme="minorEastAsia" w:cstheme="minorEastAsia"/>
          <w:b/>
          <w:bCs/>
          <w:sz w:val="32"/>
          <w:szCs w:val="32"/>
        </w:rPr>
      </w:pPr>
    </w:p>
    <w:p>
      <w:pPr>
        <w:spacing w:line="560" w:lineRule="exact"/>
        <w:rPr>
          <w:rFonts w:hint="eastAsia" w:asciiTheme="minorEastAsia" w:hAnsiTheme="minorEastAsia" w:eastAsiaTheme="minorEastAsia" w:cstheme="minorEastAsia"/>
          <w:b/>
          <w:bCs/>
          <w:sz w:val="32"/>
          <w:szCs w:val="32"/>
        </w:rPr>
      </w:pPr>
    </w:p>
    <w:p>
      <w:pPr>
        <w:spacing w:line="560" w:lineRule="exact"/>
        <w:rPr>
          <w:rFonts w:hint="eastAsia" w:asciiTheme="minorEastAsia" w:hAnsiTheme="minorEastAsia" w:eastAsiaTheme="minorEastAsia" w:cstheme="minorEastAsia"/>
          <w:b/>
          <w:bCs/>
          <w:sz w:val="32"/>
          <w:szCs w:val="32"/>
        </w:rPr>
      </w:pPr>
    </w:p>
    <w:p>
      <w:pPr>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lang w:eastAsia="zh-CN"/>
        </w:rPr>
        <w:t>申报主体</w:t>
      </w:r>
      <w:r>
        <w:rPr>
          <w:rFonts w:hint="eastAsia" w:asciiTheme="minorEastAsia" w:hAnsiTheme="minorEastAsia" w:eastAsiaTheme="minorEastAsia" w:cstheme="minorEastAsia"/>
          <w:sz w:val="44"/>
          <w:szCs w:val="44"/>
        </w:rPr>
        <w:t>承诺书</w:t>
      </w:r>
    </w:p>
    <w:p>
      <w:pPr>
        <w:pStyle w:val="4"/>
        <w:keepNext w:val="0"/>
        <w:keepLines w:val="0"/>
        <w:pageBreakBefore w:val="0"/>
        <w:kinsoku/>
        <w:wordWrap/>
        <w:overflowPunct/>
        <w:topLinePunct w:val="0"/>
        <w:autoSpaceDE/>
        <w:autoSpaceDN/>
        <w:bidi w:val="0"/>
        <w:adjustRightInd/>
        <w:snapToGrid/>
        <w:spacing w:before="0" w:beforeAutospacing="0" w:afterAutospacing="0" w:line="600" w:lineRule="exact"/>
        <w:ind w:right="0"/>
        <w:jc w:val="center"/>
        <w:textAlignment w:val="auto"/>
        <w:rPr>
          <w:rStyle w:val="7"/>
          <w:rFonts w:hint="eastAsia" w:asciiTheme="minorEastAsia" w:hAnsiTheme="minorEastAsia" w:eastAsiaTheme="minorEastAsia" w:cstheme="minorEastAsia"/>
          <w:color w:val="auto"/>
          <w:kern w:val="2"/>
          <w:sz w:val="32"/>
          <w:szCs w:val="32"/>
          <w:u w:val="none"/>
          <w:lang w:val="en" w:eastAsia="zh-CN" w:bidi="ar-SA"/>
        </w:rPr>
      </w:pPr>
      <w:r>
        <w:rPr>
          <w:rStyle w:val="7"/>
          <w:rFonts w:hint="eastAsia" w:asciiTheme="minorEastAsia" w:hAnsiTheme="minorEastAsia" w:eastAsiaTheme="minorEastAsia" w:cstheme="minorEastAsia"/>
          <w:color w:val="auto"/>
          <w:kern w:val="2"/>
          <w:sz w:val="32"/>
          <w:szCs w:val="32"/>
          <w:u w:val="none"/>
          <w:lang w:val="en" w:eastAsia="zh-CN" w:bidi="ar-SA"/>
        </w:rPr>
        <w:t>（个人）</w:t>
      </w:r>
    </w:p>
    <w:p>
      <w:pPr>
        <w:rPr>
          <w:rFonts w:hint="eastAsia" w:asciiTheme="minorEastAsia" w:hAnsiTheme="minorEastAsia" w:eastAsiaTheme="minorEastAsia" w:cstheme="minorEastAsia"/>
        </w:rPr>
      </w:pPr>
      <w:del w:id="11" w:author="丁龙" w:date="2024-06-04T08:23:00Z">
        <w:r>
          <w:rPr>
            <w:rFonts w:hint="eastAsia" w:asciiTheme="minorEastAsia" w:hAnsiTheme="minorEastAsia" w:eastAsiaTheme="minorEastAsia" w:cstheme="minorEastAsia"/>
          </w:rPr>
          <w:delText> </w:delText>
        </w:r>
      </w:del>
    </w:p>
    <w:p>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en-US" w:eastAsia="zh-CN"/>
        </w:rPr>
        <w:t xml:space="preserve">    </w:t>
      </w:r>
      <w:r>
        <w:rPr>
          <w:rFonts w:hint="eastAsia" w:asciiTheme="minorEastAsia" w:hAnsiTheme="minorEastAsia" w:eastAsiaTheme="minorEastAsia" w:cstheme="minorEastAsia"/>
          <w:sz w:val="32"/>
          <w:szCs w:val="32"/>
          <w:lang w:eastAsia="zh-CN"/>
        </w:rPr>
        <w:t>我</w:t>
      </w:r>
      <w:r>
        <w:rPr>
          <w:rFonts w:hint="eastAsia" w:asciiTheme="minorEastAsia" w:hAnsiTheme="minorEastAsia" w:eastAsiaTheme="minorEastAsia" w:cstheme="minorEastAsia"/>
          <w:sz w:val="32"/>
          <w:szCs w:val="32"/>
        </w:rPr>
        <w:t>郑重承诺如下：</w:t>
      </w:r>
    </w:p>
    <w:p>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en-US" w:eastAsia="zh-CN"/>
        </w:rPr>
        <w:t xml:space="preserve">    1.</w:t>
      </w:r>
      <w:r>
        <w:rPr>
          <w:rFonts w:hint="eastAsia" w:asciiTheme="minorEastAsia" w:hAnsiTheme="minorEastAsia" w:eastAsiaTheme="minorEastAsia" w:cstheme="minorEastAsia"/>
          <w:sz w:val="32"/>
          <w:szCs w:val="32"/>
          <w:lang w:eastAsia="zh-CN"/>
        </w:rPr>
        <w:t>我所</w:t>
      </w:r>
      <w:r>
        <w:rPr>
          <w:rFonts w:hint="eastAsia" w:asciiTheme="minorEastAsia" w:hAnsiTheme="minorEastAsia" w:eastAsiaTheme="minorEastAsia" w:cstheme="minorEastAsia"/>
          <w:sz w:val="32"/>
          <w:szCs w:val="32"/>
        </w:rPr>
        <w:t>提供的材料和凭证均符合法律法规和</w:t>
      </w:r>
      <w:r>
        <w:rPr>
          <w:rFonts w:hint="eastAsia" w:asciiTheme="minorEastAsia" w:hAnsiTheme="minorEastAsia" w:eastAsiaTheme="minorEastAsia" w:cstheme="minorEastAsia"/>
          <w:sz w:val="32"/>
          <w:szCs w:val="32"/>
          <w:lang w:eastAsia="zh-CN"/>
        </w:rPr>
        <w:t>相关</w:t>
      </w:r>
      <w:r>
        <w:rPr>
          <w:rFonts w:hint="eastAsia" w:asciiTheme="minorEastAsia" w:hAnsiTheme="minorEastAsia" w:eastAsiaTheme="minorEastAsia" w:cstheme="minorEastAsia"/>
          <w:sz w:val="32"/>
          <w:szCs w:val="32"/>
        </w:rPr>
        <w:t>政策要求，真实、有效，无任何伪造修改和虚假成分；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szCs w:val="32"/>
          <w:lang w:val="en-US" w:eastAsia="zh-CN"/>
        </w:rPr>
        <w:t xml:space="preserve">    2.</w:t>
      </w:r>
      <w:r>
        <w:rPr>
          <w:rFonts w:hint="eastAsia" w:asciiTheme="minorEastAsia" w:hAnsiTheme="minorEastAsia" w:eastAsiaTheme="minorEastAsia" w:cstheme="minorEastAsia"/>
          <w:sz w:val="32"/>
          <w:szCs w:val="32"/>
        </w:rPr>
        <w:t>如有虚假和失信行为，我愿意承担相关法律责任</w:t>
      </w:r>
      <w:r>
        <w:rPr>
          <w:rFonts w:hint="eastAsia" w:asciiTheme="minorEastAsia" w:hAnsiTheme="minorEastAsia" w:eastAsiaTheme="minorEastAsia" w:cstheme="minorEastAsia"/>
          <w:sz w:val="32"/>
          <w:szCs w:val="32"/>
          <w:lang w:eastAsia="zh-CN"/>
        </w:rPr>
        <w:t>。</w:t>
      </w:r>
    </w:p>
    <w:p>
      <w:pP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 xml:space="preserve">                     </w:t>
      </w:r>
    </w:p>
    <w:p>
      <w:pPr>
        <w:jc w:val="right"/>
        <w:rPr>
          <w:rFonts w:hint="eastAsia" w:asciiTheme="minorEastAsia" w:hAnsiTheme="minorEastAsia" w:eastAsiaTheme="minorEastAsia" w:cstheme="minorEastAsia"/>
          <w:b w:val="0"/>
          <w:bCs w:val="0"/>
          <w:sz w:val="32"/>
          <w:szCs w:val="32"/>
          <w:lang w:val="en-US" w:eastAsia="zh-CN"/>
        </w:rPr>
      </w:pPr>
      <w:r>
        <w:rPr>
          <w:rFonts w:hint="eastAsia" w:asciiTheme="minorEastAsia" w:hAnsiTheme="minorEastAsia" w:eastAsiaTheme="minorEastAsia" w:cstheme="minorEastAsia"/>
          <w:sz w:val="32"/>
          <w:szCs w:val="32"/>
          <w:lang w:val="en-US" w:eastAsia="zh-CN"/>
        </w:rPr>
        <w:t xml:space="preserve">                           </w:t>
      </w:r>
      <w:r>
        <w:rPr>
          <w:rFonts w:hint="eastAsia" w:asciiTheme="minorEastAsia" w:hAnsiTheme="minorEastAsia" w:eastAsiaTheme="minorEastAsia" w:cstheme="minorEastAsia"/>
          <w:b w:val="0"/>
          <w:bCs w:val="0"/>
          <w:sz w:val="32"/>
          <w:szCs w:val="32"/>
          <w:lang w:val="en-US" w:eastAsia="zh-CN"/>
        </w:rPr>
        <w:t>签名：</w:t>
      </w:r>
      <w:ins w:id="12" w:author="丁龙" w:date="2024-06-04T08:24:00Z">
        <w:r>
          <w:rPr>
            <w:rFonts w:hint="eastAsia" w:asciiTheme="minorEastAsia" w:hAnsiTheme="minorEastAsia" w:eastAsiaTheme="minorEastAsia" w:cstheme="minorEastAsia"/>
            <w:b w:val="0"/>
            <w:bCs w:val="0"/>
            <w:sz w:val="32"/>
            <w:szCs w:val="32"/>
            <w:lang w:val="en-US" w:eastAsia="zh-CN"/>
          </w:rPr>
          <w:t xml:space="preserve"> </w:t>
        </w:r>
      </w:ins>
      <w:r>
        <w:rPr>
          <w:rFonts w:hint="eastAsia" w:asciiTheme="minorEastAsia" w:hAnsiTheme="minorEastAsia" w:eastAsiaTheme="minorEastAsia" w:cstheme="minorEastAsia"/>
          <w:b w:val="0"/>
          <w:bCs w:val="0"/>
          <w:sz w:val="32"/>
          <w:szCs w:val="32"/>
          <w:lang w:val="en-US" w:eastAsia="zh-CN"/>
        </w:rPr>
        <w:t xml:space="preserve">年 </w:t>
      </w:r>
      <w:del w:id="13" w:author="丁龙" w:date="2024-06-04T08:24:00Z">
        <w:r>
          <w:rPr>
            <w:rFonts w:hint="eastAsia" w:asciiTheme="minorEastAsia" w:hAnsiTheme="minorEastAsia" w:eastAsiaTheme="minorEastAsia" w:cstheme="minorEastAsia"/>
            <w:b w:val="0"/>
            <w:bCs w:val="0"/>
            <w:sz w:val="32"/>
            <w:szCs w:val="32"/>
            <w:lang w:val="en-US" w:eastAsia="zh-CN"/>
          </w:rPr>
          <w:delText>  </w:delText>
        </w:r>
      </w:del>
      <w:ins w:id="14" w:author="丁龙" w:date="2024-06-04T08:24:00Z">
        <w:r>
          <w:rPr>
            <w:rFonts w:hint="eastAsia" w:asciiTheme="minorEastAsia" w:hAnsiTheme="minorEastAsia" w:eastAsiaTheme="minorEastAsia" w:cstheme="minorEastAsia"/>
            <w:b w:val="0"/>
            <w:bCs w:val="0"/>
            <w:sz w:val="32"/>
            <w:szCs w:val="32"/>
            <w:lang w:val="en-US" w:eastAsia="zh-CN"/>
          </w:rPr>
          <w:t xml:space="preserve"> </w:t>
        </w:r>
      </w:ins>
      <w:r>
        <w:rPr>
          <w:rFonts w:hint="eastAsia" w:asciiTheme="minorEastAsia" w:hAnsiTheme="minorEastAsia" w:eastAsiaTheme="minorEastAsia" w:cstheme="minorEastAsia"/>
          <w:b w:val="0"/>
          <w:bCs w:val="0"/>
          <w:sz w:val="32"/>
          <w:szCs w:val="32"/>
          <w:lang w:val="en-US" w:eastAsia="zh-CN"/>
        </w:rPr>
        <w:t xml:space="preserve">月 </w:t>
      </w:r>
      <w:del w:id="15" w:author="丁龙" w:date="2024-06-04T08:24:00Z">
        <w:r>
          <w:rPr>
            <w:rFonts w:hint="eastAsia" w:asciiTheme="minorEastAsia" w:hAnsiTheme="minorEastAsia" w:eastAsiaTheme="minorEastAsia" w:cstheme="minorEastAsia"/>
            <w:b w:val="0"/>
            <w:bCs w:val="0"/>
            <w:sz w:val="32"/>
            <w:szCs w:val="32"/>
            <w:lang w:val="en-US" w:eastAsia="zh-CN"/>
          </w:rPr>
          <w:delText>  </w:delText>
        </w:r>
      </w:del>
      <w:ins w:id="16" w:author="丁龙" w:date="2024-06-04T08:24:00Z">
        <w:r>
          <w:rPr>
            <w:rFonts w:hint="eastAsia" w:asciiTheme="minorEastAsia" w:hAnsiTheme="minorEastAsia" w:eastAsiaTheme="minorEastAsia" w:cstheme="minorEastAsia"/>
            <w:b w:val="0"/>
            <w:bCs w:val="0"/>
            <w:sz w:val="32"/>
            <w:szCs w:val="32"/>
            <w:lang w:val="en-US" w:eastAsia="zh-CN"/>
          </w:rPr>
          <w:t xml:space="preserve"> </w:t>
        </w:r>
      </w:ins>
      <w:r>
        <w:rPr>
          <w:rFonts w:hint="eastAsia" w:asciiTheme="minorEastAsia" w:hAnsiTheme="minorEastAsia" w:eastAsiaTheme="minorEastAsia" w:cstheme="minorEastAsia"/>
          <w:b w:val="0"/>
          <w:bCs w:val="0"/>
          <w:sz w:val="32"/>
          <w:szCs w:val="32"/>
          <w:lang w:val="en-US" w:eastAsia="zh-CN"/>
        </w:rPr>
        <w:t xml:space="preserve">日 </w:t>
      </w:r>
      <w:del w:id="17" w:author="丁龙" w:date="2024-06-04T08:24:00Z">
        <w:r>
          <w:rPr>
            <w:rFonts w:hint="eastAsia" w:asciiTheme="minorEastAsia" w:hAnsiTheme="minorEastAsia" w:eastAsiaTheme="minorEastAsia" w:cstheme="minorEastAsia"/>
            <w:b w:val="0"/>
            <w:bCs w:val="0"/>
            <w:sz w:val="32"/>
            <w:szCs w:val="32"/>
            <w:lang w:val="en-US" w:eastAsia="zh-CN"/>
          </w:rPr>
          <w:delText>   </w:delText>
        </w:r>
      </w:del>
    </w:p>
    <w:p>
      <w:pPr>
        <w:spacing w:line="560" w:lineRule="exact"/>
        <w:rPr>
          <w:rFonts w:hint="eastAsia" w:asciiTheme="minorEastAsia" w:hAnsiTheme="minorEastAsia" w:eastAsiaTheme="minorEastAsia" w:cstheme="minorEastAsia"/>
          <w:b/>
          <w:bCs/>
          <w:sz w:val="32"/>
          <w:szCs w:val="32"/>
        </w:rPr>
      </w:pPr>
    </w:p>
    <w:p>
      <w:pPr>
        <w:spacing w:line="560" w:lineRule="exact"/>
        <w:rPr>
          <w:rFonts w:hint="eastAsia" w:asciiTheme="minorEastAsia" w:hAnsiTheme="minorEastAsia" w:eastAsiaTheme="minorEastAsia" w:cstheme="minorEastAsia"/>
          <w:b/>
          <w:bCs/>
          <w:sz w:val="32"/>
          <w:szCs w:val="3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丁龙">
    <w15:presenceInfo w15:providerId="None" w15:userId="丁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E255DA"/>
    <w:rsid w:val="1ADB44E5"/>
    <w:rsid w:val="1D86448E"/>
    <w:rsid w:val="411F5A8F"/>
    <w:rsid w:val="49F112A9"/>
    <w:rsid w:val="4C5835D4"/>
    <w:rsid w:val="60417473"/>
    <w:rsid w:val="61056279"/>
    <w:rsid w:val="70E25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link w:val="9"/>
    <w:qFormat/>
    <w:uiPriority w:val="0"/>
    <w:pPr>
      <w:keepNext/>
      <w:keepLines/>
      <w:spacing w:before="220" w:beforeLines="0" w:beforeAutospacing="0" w:after="210" w:afterLines="0" w:afterAutospacing="0" w:line="320" w:lineRule="exact"/>
      <w:jc w:val="center"/>
      <w:outlineLvl w:val="0"/>
    </w:pPr>
    <w:rPr>
      <w:rFonts w:eastAsia="方正小标宋简体" w:asciiTheme="minorAscii" w:hAnsiTheme="minorAscii"/>
      <w:kern w:val="44"/>
      <w:sz w:val="36"/>
    </w:rPr>
  </w:style>
  <w:style w:type="paragraph" w:styleId="5">
    <w:name w:val="heading 2"/>
    <w:basedOn w:val="1"/>
    <w:next w:val="1"/>
    <w:semiHidden/>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2"/>
    </w:rPr>
  </w:style>
  <w:style w:type="character" w:default="1" w:styleId="6">
    <w:name w:val="Default Paragraph Font"/>
    <w:semiHidden/>
    <w:qFormat/>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2">
    <w:name w:val="Balloon Text"/>
    <w:next w:val="3"/>
    <w:semiHidden/>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3">
    <w:name w:val="endnote text"/>
    <w:qFormat/>
    <w:uiPriority w:val="0"/>
    <w:pPr>
      <w:widowControl w:val="0"/>
      <w:snapToGrid w:val="0"/>
      <w:jc w:val="left"/>
    </w:pPr>
    <w:rPr>
      <w:rFonts w:ascii="Times New Roman" w:hAnsi="Times New Roman" w:eastAsia="宋体" w:cs="Times New Roman"/>
      <w:kern w:val="2"/>
      <w:sz w:val="21"/>
      <w:szCs w:val="24"/>
      <w:lang w:val="en-US" w:eastAsia="zh-CN" w:bidi="ar-SA"/>
    </w:rPr>
  </w:style>
  <w:style w:type="character" w:styleId="7">
    <w:name w:val="Hyperlink"/>
    <w:basedOn w:val="6"/>
    <w:qFormat/>
    <w:uiPriority w:val="0"/>
    <w:rPr>
      <w:color w:val="0000FF"/>
      <w:u w:val="single"/>
    </w:rPr>
  </w:style>
  <w:style w:type="character" w:customStyle="1" w:styleId="9">
    <w:name w:val="标题 1 Char"/>
    <w:link w:val="4"/>
    <w:uiPriority w:val="0"/>
    <w:rPr>
      <w:rFonts w:eastAsia="方正小标宋简体" w:asciiTheme="minorAscii" w:hAnsiTheme="minorAscii"/>
      <w:kern w:val="44"/>
      <w:sz w:val="36"/>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Office_10.8.2.6837_F1E327BC-269C-435d-A152-05C5408002CA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2024-06-11T10:51:00Z</dcterms:created>
  <dc:creator>星星</dc:creator>
  <cp:lastModifiedBy>星星</cp:lastModifiedBy>
  <dcterms:modified xsi:type="dcterms:W3CDTF">2024-06-11T10:53:19Z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