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  <w:rPrChange w:id="0" w:author="丁龙" w:date="2024-06-04T08:09:00Z">
            <w:rPr>
              <w:rFonts w:hint="eastAsia" w:ascii="仿宋" w:hAnsi="仿宋" w:eastAsia="仿宋" w:cs="仿宋"/>
              <w:b w:val="0"/>
              <w:bCs w:val="0"/>
              <w:sz w:val="32"/>
              <w:szCs w:val="32"/>
              <w:lang w:val="en-US" w:eastAsia="zh-CN"/>
            </w:rPr>
          </w:rPrChange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rPrChange w:id="1" w:author="丁龙" w:date="2024-06-04T08:09:00Z">
            <w:rPr>
              <w:rFonts w:hint="eastAsia" w:ascii="仿宋" w:hAnsi="仿宋" w:eastAsia="仿宋" w:cs="仿宋"/>
              <w:b w:val="0"/>
              <w:bCs w:val="0"/>
              <w:sz w:val="32"/>
              <w:szCs w:val="32"/>
            </w:rPr>
          </w:rPrChange>
        </w:rPr>
        <w:t>附件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  <w:rPrChange w:id="2" w:author="丁龙" w:date="2024-06-04T08:09:00Z">
            <w:rPr>
              <w:rFonts w:hint="eastAsia" w:ascii="仿宋" w:hAnsi="仿宋" w:eastAsia="仿宋" w:cs="仿宋"/>
              <w:b w:val="0"/>
              <w:bCs w:val="0"/>
              <w:sz w:val="32"/>
              <w:szCs w:val="32"/>
              <w:lang w:val="en-US" w:eastAsia="zh-CN"/>
            </w:rPr>
          </w:rPrChange>
        </w:rPr>
        <w:t>5</w:t>
      </w:r>
    </w:p>
    <w:p>
      <w:pPr>
        <w:spacing w:line="560" w:lineRule="exact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eastAsia="zh-CN"/>
        </w:rPr>
      </w:pPr>
    </w:p>
    <w:p>
      <w:pPr>
        <w:spacing w:line="560" w:lineRule="exact"/>
        <w:rPr>
          <w:rFonts w:hint="eastAsia" w:asciiTheme="minorEastAsia" w:hAnsiTheme="minorEastAsia" w:eastAsiaTheme="minorEastAsia" w:cstheme="minorEastAsia"/>
          <w:sz w:val="30"/>
          <w:szCs w:val="30"/>
          <w:u w:val="single"/>
        </w:rPr>
      </w:pPr>
    </w:p>
    <w:p>
      <w:pPr>
        <w:pStyle w:val="6"/>
        <w:widowControl/>
        <w:jc w:val="center"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jc w:val="center"/>
        <w:rPr>
          <w:rFonts w:hint="eastAsia" w:asciiTheme="minorEastAsia" w:hAnsiTheme="minorEastAsia" w:eastAsiaTheme="minorEastAsia" w:cstheme="minorEastAsia"/>
          <w:color w:val="000000"/>
          <w:sz w:val="44"/>
          <w:szCs w:val="4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44"/>
          <w:szCs w:val="44"/>
        </w:rPr>
        <w:t>专利转化专项计划项目申报书</w:t>
      </w:r>
    </w:p>
    <w:p>
      <w:pPr>
        <w:pStyle w:val="6"/>
        <w:widowControl/>
        <w:jc w:val="center"/>
        <w:rPr>
          <w:rFonts w:hint="eastAsia" w:asciiTheme="minorEastAsia" w:hAnsiTheme="minorEastAsia" w:eastAsiaTheme="minorEastAsia" w:cstheme="minorEastAsia"/>
          <w:color w:val="000000"/>
          <w:sz w:val="44"/>
          <w:szCs w:val="4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44"/>
          <w:szCs w:val="44"/>
        </w:rPr>
        <w:t>【</w:t>
      </w:r>
      <w:r>
        <w:rPr>
          <w:rFonts w:hint="eastAsia" w:asciiTheme="minorEastAsia" w:hAnsiTheme="minorEastAsia" w:eastAsiaTheme="minorEastAsia" w:cstheme="minorEastAsia"/>
          <w:color w:val="000000"/>
          <w:sz w:val="44"/>
          <w:szCs w:val="44"/>
          <w:lang w:val="en-US" w:eastAsia="zh-CN"/>
        </w:rPr>
        <w:t>专利转移转化宣贯、培训</w:t>
      </w:r>
      <w:r>
        <w:rPr>
          <w:rFonts w:hint="eastAsia" w:asciiTheme="minorEastAsia" w:hAnsiTheme="minorEastAsia" w:eastAsiaTheme="minorEastAsia" w:cstheme="minorEastAsia"/>
          <w:color w:val="000000"/>
          <w:sz w:val="44"/>
          <w:szCs w:val="44"/>
        </w:rPr>
        <w:t>项目】</w:t>
      </w:r>
    </w:p>
    <w:p>
      <w:pPr>
        <w:pStyle w:val="6"/>
        <w:widowControl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rPr>
          <w:rFonts w:hint="eastAsia" w:asciiTheme="minorEastAsia" w:hAnsiTheme="minorEastAsia" w:eastAsiaTheme="minorEastAsia" w:cstheme="minorEastAsia"/>
          <w:color w:val="000000"/>
          <w:sz w:val="27"/>
          <w:szCs w:val="27"/>
        </w:rPr>
      </w:pPr>
    </w:p>
    <w:p>
      <w:pPr>
        <w:pStyle w:val="6"/>
        <w:widowControl/>
        <w:ind w:firstLine="960" w:firstLineChars="300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u w:val="single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申报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lang w:eastAsia="zh-CN"/>
        </w:rPr>
        <w:t>主体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：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u w:val="single"/>
        </w:rPr>
        <w:t xml:space="preserve">                 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u w:val="single"/>
          <w:lang w:eastAsia="zh-CN"/>
        </w:rPr>
        <w:t>（签字或盖章）</w:t>
      </w:r>
    </w:p>
    <w:p>
      <w:pPr>
        <w:pStyle w:val="6"/>
        <w:widowControl/>
        <w:ind w:firstLine="960" w:firstLineChars="300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联 系 人：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u w:val="single"/>
        </w:rPr>
        <w:t xml:space="preserve">                               </w:t>
      </w:r>
    </w:p>
    <w:p>
      <w:pPr>
        <w:pStyle w:val="6"/>
        <w:widowControl/>
        <w:ind w:firstLine="960" w:firstLineChars="300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联系电话：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u w:val="single"/>
        </w:rPr>
        <w:t xml:space="preserve">                               </w:t>
      </w:r>
    </w:p>
    <w:p>
      <w:pPr>
        <w:pStyle w:val="6"/>
        <w:widowControl/>
        <w:ind w:firstLine="960" w:firstLineChars="300"/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u w:val="single"/>
        </w:rPr>
      </w:pP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</w:rPr>
        <w:t>电子邮箱：</w:t>
      </w:r>
      <w:r>
        <w:rPr>
          <w:rFonts w:hint="eastAsia" w:asciiTheme="minorEastAsia" w:hAnsiTheme="minorEastAsia" w:eastAsiaTheme="minorEastAsia" w:cstheme="minorEastAsia"/>
          <w:color w:val="000000"/>
          <w:sz w:val="32"/>
          <w:szCs w:val="32"/>
          <w:u w:val="single"/>
        </w:rPr>
        <w:t xml:space="preserve">                               </w:t>
      </w:r>
    </w:p>
    <w:p>
      <w:pPr>
        <w:spacing w:line="560" w:lineRule="exact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>
      <w:pPr>
        <w:spacing w:line="560" w:lineRule="exact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>
      <w:pPr>
        <w:spacing w:line="560" w:lineRule="exact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>
      <w:pPr>
        <w:spacing w:line="560" w:lineRule="exact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>
      <w:pPr>
        <w:pStyle w:val="6"/>
        <w:widowControl/>
        <w:spacing w:beforeAutospacing="0" w:afterAutospacing="0" w:line="420" w:lineRule="exact"/>
        <w:rPr>
          <w:rFonts w:hint="eastAsia" w:asciiTheme="minorEastAsia" w:hAnsiTheme="minorEastAsia" w:eastAsiaTheme="minorEastAsia" w:cstheme="minorEastAsia"/>
          <w:b/>
          <w:bCs/>
          <w:color w:val="000000"/>
        </w:rPr>
      </w:pPr>
      <w:r>
        <w:rPr>
          <w:rFonts w:hint="eastAsia" w:asciiTheme="minorEastAsia" w:hAnsiTheme="minorEastAsia" w:eastAsiaTheme="minorEastAsia" w:cstheme="minorEastAsia"/>
          <w:spacing w:val="-3"/>
          <w:w w:val="95"/>
        </w:rPr>
        <w:br w:type="page"/>
      </w:r>
    </w:p>
    <w:tbl>
      <w:tblPr>
        <w:tblStyle w:val="8"/>
        <w:tblW w:w="1015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711"/>
        <w:gridCol w:w="674"/>
        <w:gridCol w:w="1080"/>
        <w:gridCol w:w="1316"/>
        <w:gridCol w:w="124"/>
        <w:gridCol w:w="1337"/>
        <w:gridCol w:w="1003"/>
        <w:gridCol w:w="674"/>
        <w:gridCol w:w="1003"/>
        <w:gridCol w:w="123"/>
        <w:gridCol w:w="13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6" w:hRule="atLeast"/>
          <w:jc w:val="center"/>
        </w:trPr>
        <w:tc>
          <w:tcPr>
            <w:tcW w:w="795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  <w:lang w:eastAsia="zh-CN"/>
              </w:rPr>
              <w:t>申报主体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基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本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情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况</w:t>
            </w:r>
          </w:p>
        </w:tc>
        <w:tc>
          <w:tcPr>
            <w:tcW w:w="1385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名称</w:t>
            </w:r>
          </w:p>
        </w:tc>
        <w:tc>
          <w:tcPr>
            <w:tcW w:w="3857" w:type="dxa"/>
            <w:gridSpan w:val="4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677" w:type="dxa"/>
            <w:gridSpan w:val="2"/>
            <w:vAlign w:val="center"/>
          </w:tcPr>
          <w:p>
            <w:pPr>
              <w:spacing w:after="62" w:afterLines="20" w:line="3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0"/>
              </w:rPr>
              <w:t>统一社会</w:t>
            </w:r>
          </w:p>
          <w:p>
            <w:pPr>
              <w:spacing w:after="62" w:afterLines="20" w:line="3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0"/>
              </w:rPr>
              <w:t>信用代码</w:t>
            </w:r>
          </w:p>
        </w:tc>
        <w:tc>
          <w:tcPr>
            <w:tcW w:w="2439" w:type="dxa"/>
            <w:gridSpan w:val="3"/>
            <w:vAlign w:val="top"/>
          </w:tcPr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3" w:hRule="atLeast"/>
          <w:jc w:val="center"/>
        </w:trPr>
        <w:tc>
          <w:tcPr>
            <w:tcW w:w="795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通讯地址</w:t>
            </w:r>
          </w:p>
        </w:tc>
        <w:tc>
          <w:tcPr>
            <w:tcW w:w="4860" w:type="dxa"/>
            <w:gridSpan w:val="5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677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邮   编</w:t>
            </w:r>
          </w:p>
        </w:tc>
        <w:tc>
          <w:tcPr>
            <w:tcW w:w="1436" w:type="dxa"/>
            <w:gridSpan w:val="2"/>
            <w:vAlign w:val="top"/>
          </w:tcPr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6" w:hRule="atLeast"/>
          <w:jc w:val="center"/>
        </w:trPr>
        <w:tc>
          <w:tcPr>
            <w:tcW w:w="795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项  目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负责人</w:t>
            </w:r>
          </w:p>
        </w:tc>
        <w:tc>
          <w:tcPr>
            <w:tcW w:w="2396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464" w:type="dxa"/>
            <w:gridSpan w:val="3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联系电话</w:t>
            </w:r>
          </w:p>
        </w:tc>
        <w:tc>
          <w:tcPr>
            <w:tcW w:w="3113" w:type="dxa"/>
            <w:gridSpan w:val="4"/>
            <w:vAlign w:val="center"/>
          </w:tcPr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795" w:type="dxa"/>
            <w:vMerge w:val="continue"/>
            <w:vAlign w:val="top"/>
          </w:tcPr>
          <w:p>
            <w:pPr>
              <w:spacing w:line="6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spacing w:line="6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开户名</w:t>
            </w:r>
          </w:p>
        </w:tc>
        <w:tc>
          <w:tcPr>
            <w:tcW w:w="3857" w:type="dxa"/>
            <w:gridSpan w:val="4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003" w:type="dxa"/>
            <w:vMerge w:val="restart"/>
            <w:vAlign w:val="center"/>
          </w:tcPr>
          <w:p>
            <w:pPr>
              <w:spacing w:line="6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账 号</w:t>
            </w:r>
          </w:p>
        </w:tc>
        <w:tc>
          <w:tcPr>
            <w:tcW w:w="3113" w:type="dxa"/>
            <w:gridSpan w:val="4"/>
            <w:vMerge w:val="restart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0" w:hRule="atLeast"/>
          <w:jc w:val="center"/>
        </w:trPr>
        <w:tc>
          <w:tcPr>
            <w:tcW w:w="795" w:type="dxa"/>
            <w:vMerge w:val="continue"/>
            <w:vAlign w:val="top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开户银行</w:t>
            </w:r>
          </w:p>
        </w:tc>
        <w:tc>
          <w:tcPr>
            <w:tcW w:w="3857" w:type="dxa"/>
            <w:gridSpan w:val="4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003" w:type="dxa"/>
            <w:vMerge w:val="continue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3113" w:type="dxa"/>
            <w:gridSpan w:val="4"/>
            <w:vMerge w:val="continue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6" w:hRule="atLeast"/>
          <w:jc w:val="center"/>
        </w:trPr>
        <w:tc>
          <w:tcPr>
            <w:tcW w:w="795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专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利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  <w:lang w:eastAsia="zh-CN"/>
              </w:rPr>
              <w:t>转移转化宣贯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  <w:lang w:eastAsia="zh-CN"/>
              </w:rPr>
              <w:t>培训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情</w:t>
            </w:r>
          </w:p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况</w:t>
            </w:r>
          </w:p>
        </w:tc>
        <w:tc>
          <w:tcPr>
            <w:tcW w:w="711" w:type="dxa"/>
            <w:vAlign w:val="center"/>
          </w:tcPr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  <w:pPrChange w:id="3" w:author="丁龙" w:date="2024-06-04T08:09:00Z">
                <w:pPr>
                  <w:spacing w:line="600" w:lineRule="exact"/>
                  <w:jc w:val="center"/>
                </w:pPr>
              </w:pPrChange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序号</w:t>
            </w:r>
          </w:p>
        </w:tc>
        <w:tc>
          <w:tcPr>
            <w:tcW w:w="1754" w:type="dxa"/>
            <w:gridSpan w:val="2"/>
            <w:vAlign w:val="center"/>
          </w:tcPr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pPrChange w:id="4" w:author="丁龙" w:date="2024-06-04T08:09:00Z">
                <w:pPr>
                  <w:spacing w:line="360" w:lineRule="exact"/>
                  <w:jc w:val="center"/>
                </w:pPr>
              </w:pPrChange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宣贯、培训</w:t>
            </w:r>
          </w:p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pPrChange w:id="5" w:author="丁龙" w:date="2024-06-04T08:09:00Z">
                <w:pPr>
                  <w:spacing w:line="360" w:lineRule="exact"/>
                  <w:jc w:val="center"/>
                </w:pPr>
              </w:pPrChange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主题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pPrChange w:id="6" w:author="丁龙" w:date="2024-06-04T08:09:00Z">
                <w:pPr>
                  <w:spacing w:line="600" w:lineRule="exact"/>
                  <w:jc w:val="center"/>
                </w:pPr>
              </w:pPrChange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授课老师</w:t>
            </w:r>
          </w:p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pPrChange w:id="7" w:author="丁龙" w:date="2024-06-04T08:09:00Z">
                <w:pPr>
                  <w:spacing w:line="600" w:lineRule="exact"/>
                  <w:jc w:val="center"/>
                </w:pPr>
              </w:pPrChange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姓名</w:t>
            </w:r>
          </w:p>
        </w:tc>
        <w:tc>
          <w:tcPr>
            <w:tcW w:w="2340" w:type="dxa"/>
            <w:gridSpan w:val="2"/>
            <w:vAlign w:val="center"/>
          </w:tcPr>
          <w:p>
            <w:pPr>
              <w:spacing w:line="4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pPrChange w:id="8" w:author="丁龙" w:date="2024-06-04T08:09:00Z">
                <w:pPr>
                  <w:spacing w:line="600" w:lineRule="exact"/>
                  <w:jc w:val="center"/>
                </w:pPr>
              </w:pPrChange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工作单位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pStyle w:val="6"/>
              <w:widowControl/>
              <w:spacing w:beforeAutospacing="0" w:afterAutospacing="0" w:line="460" w:lineRule="exact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pPrChange w:id="9" w:author="丁龙" w:date="2024-06-04T08:09:00Z">
                <w:pPr>
                  <w:pStyle w:val="6"/>
                  <w:widowControl/>
                  <w:spacing w:line="420" w:lineRule="exact"/>
                  <w:jc w:val="center"/>
                </w:pPr>
              </w:pPrChange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师资费</w:t>
            </w:r>
          </w:p>
        </w:tc>
        <w:tc>
          <w:tcPr>
            <w:tcW w:w="1313" w:type="dxa"/>
            <w:vAlign w:val="center"/>
          </w:tcPr>
          <w:p>
            <w:pPr>
              <w:pStyle w:val="6"/>
              <w:widowControl/>
              <w:spacing w:beforeAutospacing="0" w:afterAutospacing="0" w:line="460" w:lineRule="exact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pPrChange w:id="10" w:author="丁龙" w:date="2024-06-04T08:09:00Z">
                <w:pPr>
                  <w:pStyle w:val="6"/>
                  <w:widowControl/>
                  <w:spacing w:line="420" w:lineRule="exact"/>
                  <w:jc w:val="center"/>
                </w:pPr>
              </w:pPrChange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活动时间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4" w:hRule="atLeast"/>
          <w:jc w:val="center"/>
        </w:trPr>
        <w:tc>
          <w:tcPr>
            <w:tcW w:w="795" w:type="dxa"/>
            <w:vMerge w:val="continue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711" w:type="dxa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754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4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3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00" w:type="dxa"/>
            <w:gridSpan w:val="3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13" w:type="dxa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2" w:hRule="atLeast"/>
          <w:jc w:val="center"/>
        </w:trPr>
        <w:tc>
          <w:tcPr>
            <w:tcW w:w="795" w:type="dxa"/>
            <w:vMerge w:val="continue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711" w:type="dxa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754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4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3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00" w:type="dxa"/>
            <w:gridSpan w:val="3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13" w:type="dxa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8" w:hRule="atLeast"/>
          <w:jc w:val="center"/>
        </w:trPr>
        <w:tc>
          <w:tcPr>
            <w:tcW w:w="795" w:type="dxa"/>
            <w:vMerge w:val="continue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711" w:type="dxa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754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4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3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00" w:type="dxa"/>
            <w:gridSpan w:val="3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13" w:type="dxa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8" w:hRule="atLeast"/>
          <w:jc w:val="center"/>
        </w:trPr>
        <w:tc>
          <w:tcPr>
            <w:tcW w:w="795" w:type="dxa"/>
            <w:vMerge w:val="continue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711" w:type="dxa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754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4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2340" w:type="dxa"/>
            <w:gridSpan w:val="2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00" w:type="dxa"/>
            <w:gridSpan w:val="3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313" w:type="dxa"/>
            <w:vAlign w:val="top"/>
          </w:tcPr>
          <w:p>
            <w:pPr>
              <w:spacing w:line="6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795" w:type="dxa"/>
            <w:vAlign w:val="center"/>
          </w:tcPr>
          <w:p>
            <w:pPr>
              <w:spacing w:line="6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附件</w:t>
            </w:r>
          </w:p>
        </w:tc>
        <w:tc>
          <w:tcPr>
            <w:tcW w:w="9358" w:type="dxa"/>
            <w:gridSpan w:val="11"/>
            <w:vAlign w:val="top"/>
          </w:tcPr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□申请主体承诺书加盖公章；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  </w:t>
            </w:r>
          </w:p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□申请主体身份证明材料复印件；</w:t>
            </w:r>
          </w:p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宣贯、培训方案、参会人员签到表等材料复印件；</w:t>
            </w:r>
          </w:p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授课老师身份证、职级职称证明材料和支付师资费凭证复印件。</w:t>
            </w:r>
          </w:p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□其他相关材料（如有）。</w:t>
            </w:r>
          </w:p>
          <w:p>
            <w:pPr>
              <w:spacing w:line="360" w:lineRule="exact"/>
              <w:rPr>
                <w:del w:id="11" w:author="丁龙" w:date="2024-06-04T08:09:00Z"/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以上材料均需加盖公章。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）</w:t>
            </w:r>
          </w:p>
          <w:p>
            <w:pPr>
              <w:spacing w:line="36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9" w:hRule="atLeast"/>
          <w:jc w:val="center"/>
        </w:trPr>
        <w:tc>
          <w:tcPr>
            <w:tcW w:w="795" w:type="dxa"/>
            <w:vAlign w:val="center"/>
          </w:tcPr>
          <w:p>
            <w:pPr>
              <w:spacing w:line="3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审核意见</w:t>
            </w:r>
          </w:p>
        </w:tc>
        <w:tc>
          <w:tcPr>
            <w:tcW w:w="9358" w:type="dxa"/>
            <w:gridSpan w:val="11"/>
            <w:vAlign w:val="top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500" w:lineRule="exact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5640" w:firstLineChars="235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5640" w:firstLineChars="235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单位盖章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5640" w:firstLineChars="235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负责人签字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szCs w:val="3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                                           年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  月   日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del w:id="12" w:author="丁龙" w:date="2024-06-04T08:09:00Z"/>
          <w:rFonts w:hint="eastAsia" w:asciiTheme="minorEastAsia" w:hAnsiTheme="minorEastAsia" w:eastAsiaTheme="minorEastAsia" w:cstheme="minorEastAsia"/>
          <w:color w:val="auto"/>
          <w:sz w:val="44"/>
          <w:szCs w:val="44"/>
          <w:shd w:val="clear" w:color="auto" w:fill="FFFFFF"/>
          <w:lang w:val="en-US" w:eastAsia="zh-CN"/>
        </w:rPr>
      </w:pPr>
    </w:p>
    <w:p>
      <w:pPr>
        <w:rPr>
          <w:ins w:id="13" w:author="林锦" w:date="2024-06-05T15:36:00Z"/>
          <w:rFonts w:hint="eastAsia" w:asciiTheme="minorEastAsia" w:hAnsiTheme="minorEastAsia" w:eastAsiaTheme="minorEastAsia" w:cstheme="minorEastAsia"/>
          <w:lang w:val="en-US" w:eastAsia="zh-CN"/>
          <w:rPrChange w:id="14" w:author="林锦" w:date="2024-06-05T15:40:00Z">
            <w:rPr>
              <w:ins w:id="15" w:author="林锦" w:date="2024-06-05T15:36:00Z"/>
              <w:rFonts w:hint="eastAsia"/>
              <w:lang w:val="en-US" w:eastAsia="zh-CN"/>
            </w:rPr>
          </w:rPrChange>
        </w:rPr>
      </w:pPr>
      <w:r>
        <w:rPr>
          <w:rFonts w:hint="eastAsia" w:asciiTheme="minorEastAsia" w:hAnsiTheme="minorEastAsia" w:eastAsiaTheme="minorEastAsia" w:cstheme="minorEastAsia"/>
          <w:lang w:val="en-US" w:eastAsia="zh-CN"/>
          <w:rPrChange w:id="16" w:author="林锦" w:date="2024-06-05T15:40:00Z">
            <w:rPr>
              <w:rFonts w:hint="eastAsia"/>
              <w:lang w:val="en-US" w:eastAsia="zh-CN"/>
            </w:rPr>
          </w:rPrChange>
        </w:rPr>
        <w:t>请选择基本信息下的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rPrChange w:id="17" w:author="林锦" w:date="2024-06-05T15:40:00Z">
            <w:rPr>
              <w:rFonts w:ascii="宋体" w:hAnsi="宋体" w:eastAsia="宋体" w:cs="宋体"/>
              <w:sz w:val="24"/>
              <w:szCs w:val="24"/>
            </w:rPr>
          </w:rPrChange>
        </w:rPr>
        <w:t>文种类型</w:t>
      </w:r>
      <w:r>
        <w:rPr>
          <w:rFonts w:hint="eastAsia" w:asciiTheme="minorEastAsia" w:hAnsiTheme="minorEastAsia" w:eastAsiaTheme="minorEastAsia" w:cstheme="minorEastAsia"/>
          <w:lang w:val="en-US" w:eastAsia="zh-CN"/>
          <w:rPrChange w:id="18" w:author="林锦" w:date="2024-06-05T15:40:00Z">
            <w:rPr>
              <w:rFonts w:hint="eastAsia"/>
              <w:lang w:val="en-US" w:eastAsia="zh-CN"/>
            </w:rPr>
          </w:rPrChange>
        </w:rPr>
        <w:t>，再进行编辑正文！未选择文种，默认为空白模板。</w:t>
      </w:r>
    </w:p>
    <w:p>
      <w:pPr>
        <w:pStyle w:val="2"/>
        <w:rPr>
          <w:ins w:id="19" w:author="林锦" w:date="2024-06-05T15:36:00Z"/>
          <w:rFonts w:hint="eastAsia" w:asciiTheme="minorEastAsia" w:hAnsiTheme="minorEastAsia" w:eastAsiaTheme="minorEastAsia" w:cstheme="minorEastAsia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丁龙">
    <w15:presenceInfo w15:providerId="None" w15:userId="丁龙"/>
  </w15:person>
  <w15:person w15:author="林锦">
    <w15:presenceInfo w15:providerId="None" w15:userId="林锦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EA257D"/>
    <w:rsid w:val="1ADB44E5"/>
    <w:rsid w:val="1D86448E"/>
    <w:rsid w:val="27337499"/>
    <w:rsid w:val="411F5A8F"/>
    <w:rsid w:val="49F112A9"/>
    <w:rsid w:val="4C5835D4"/>
    <w:rsid w:val="60417473"/>
    <w:rsid w:val="60EA257D"/>
    <w:rsid w:val="6105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link w:val="9"/>
    <w:qFormat/>
    <w:uiPriority w:val="0"/>
    <w:pPr>
      <w:keepNext/>
      <w:keepLines/>
      <w:spacing w:before="220" w:beforeLines="0" w:beforeAutospacing="0" w:after="210" w:afterLines="0" w:afterAutospacing="0" w:line="320" w:lineRule="exact"/>
      <w:jc w:val="center"/>
      <w:outlineLvl w:val="0"/>
    </w:pPr>
    <w:rPr>
      <w:rFonts w:eastAsia="方正小标宋简体" w:asciiTheme="minorAscii" w:hAnsiTheme="minorAscii"/>
      <w:kern w:val="44"/>
      <w:sz w:val="36"/>
    </w:rPr>
  </w:style>
  <w:style w:type="paragraph" w:styleId="5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next w:val="3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3">
    <w:name w:val="endnote text"/>
    <w:qFormat/>
    <w:uiPriority w:val="0"/>
    <w:pPr>
      <w:widowControl w:val="0"/>
      <w:snapToGrid w:val="0"/>
      <w:jc w:val="lef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6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</w:rPr>
  </w:style>
  <w:style w:type="character" w:customStyle="1" w:styleId="9">
    <w:name w:val="标题 1 Char"/>
    <w:link w:val="4"/>
    <w:uiPriority w:val="0"/>
    <w:rPr>
      <w:rFonts w:eastAsia="方正小标宋简体" w:asciiTheme="minorAscii" w:hAnsiTheme="minorAscii"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2024-06-11T10:46:00Z</dcterms:created>
  <dc:creator>星星</dc:creator>
  <cp:lastModifiedBy>星星</cp:lastModifiedBy>
  <dcterms:modified xsi:type="dcterms:W3CDTF">2024-06-11T10:48:36Z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