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7D24" w:rsidRDefault="004759CB">
      <w:pPr>
        <w:pStyle w:val="aa"/>
        <w:widowControl/>
        <w:shd w:val="clear" w:color="auto" w:fill="FFFFFF"/>
        <w:spacing w:before="75" w:beforeAutospacing="0" w:after="75" w:afterAutospacing="0"/>
        <w:jc w:val="center"/>
        <w:rPr>
          <w:rFonts w:ascii="Microsoft YaHei" w:eastAsia="Microsoft YaHei" w:hAnsi="Microsoft YaHei" w:cs="Microsoft YaHei"/>
          <w:color w:val="393939"/>
          <w:sz w:val="19"/>
          <w:szCs w:val="19"/>
        </w:rPr>
      </w:pPr>
      <w:r>
        <w:rPr>
          <w:rStyle w:val="ab"/>
          <w:rFonts w:ascii="SimSun" w:eastAsia="SimSun" w:hAnsi="SimSun" w:cs="SimSun"/>
          <w:bCs/>
          <w:color w:val="393939"/>
          <w:sz w:val="72"/>
          <w:szCs w:val="72"/>
          <w:shd w:val="clear" w:color="auto" w:fill="FFFFFF"/>
        </w:rPr>
        <w:t>福建省政府采购</w:t>
      </w:r>
    </w:p>
    <w:p w:rsidR="00D87D24" w:rsidRDefault="004759CB">
      <w:pPr>
        <w:pStyle w:val="aa"/>
        <w:widowControl/>
        <w:shd w:val="clear" w:color="auto" w:fill="FFFFFF"/>
        <w:spacing w:before="75" w:beforeAutospacing="0" w:after="75" w:afterAutospacing="0"/>
        <w:jc w:val="center"/>
        <w:rPr>
          <w:rFonts w:ascii="Microsoft YaHei" w:eastAsia="Microsoft YaHei" w:hAnsi="Microsoft YaHei" w:cs="Microsoft YaHei"/>
          <w:color w:val="393939"/>
          <w:sz w:val="19"/>
          <w:szCs w:val="19"/>
        </w:rPr>
      </w:pPr>
      <w:r>
        <w:rPr>
          <w:rStyle w:val="ab"/>
          <w:rFonts w:ascii="SimSun" w:eastAsia="SimSun" w:hAnsi="SimSun" w:cs="SimSun" w:hint="eastAsia"/>
          <w:bCs/>
          <w:color w:val="393939"/>
          <w:sz w:val="72"/>
          <w:szCs w:val="72"/>
          <w:shd w:val="clear" w:color="auto" w:fill="FFFFFF"/>
        </w:rPr>
        <w:t>货物和服务项目</w:t>
      </w:r>
    </w:p>
    <w:p w:rsidR="00D87D24" w:rsidRDefault="004759CB">
      <w:pPr>
        <w:pStyle w:val="aa"/>
        <w:widowControl/>
        <w:shd w:val="clear" w:color="auto" w:fill="FFFFFF"/>
        <w:spacing w:before="75" w:beforeAutospacing="0" w:after="75" w:afterAutospacing="0"/>
        <w:jc w:val="center"/>
        <w:rPr>
          <w:rFonts w:ascii="Microsoft YaHei" w:eastAsia="Microsoft YaHei" w:hAnsi="Microsoft YaHei" w:cs="Microsoft YaHei"/>
          <w:color w:val="393939"/>
          <w:sz w:val="19"/>
          <w:szCs w:val="19"/>
        </w:rPr>
      </w:pPr>
      <w:r>
        <w:rPr>
          <w:rStyle w:val="ab"/>
          <w:rFonts w:ascii="SimSun" w:eastAsia="SimSun" w:hAnsi="SimSun" w:cs="SimSun" w:hint="eastAsia"/>
          <w:bCs/>
          <w:color w:val="393939"/>
          <w:sz w:val="72"/>
          <w:szCs w:val="72"/>
          <w:shd w:val="clear" w:color="auto" w:fill="FFFFFF"/>
        </w:rPr>
        <w:t>公开招标文件</w:t>
      </w:r>
    </w:p>
    <w:p w:rsidR="00D87D24" w:rsidRDefault="004759CB">
      <w:pPr>
        <w:pStyle w:val="aa"/>
        <w:widowControl/>
        <w:shd w:val="clear" w:color="auto" w:fill="FFFFFF"/>
        <w:spacing w:before="75" w:beforeAutospacing="0" w:after="75" w:afterAutospacing="0"/>
        <w:rPr>
          <w:rFonts w:ascii="Microsoft YaHei" w:eastAsia="Microsoft YaHei" w:hAnsi="Microsoft YaHei" w:cs="Microsoft YaHei"/>
          <w:color w:val="393939"/>
          <w:sz w:val="19"/>
          <w:szCs w:val="19"/>
        </w:rPr>
      </w:pPr>
      <w:r>
        <w:rPr>
          <w:rStyle w:val="ab"/>
          <w:rFonts w:ascii="SimSun" w:eastAsia="SimSun" w:hAnsi="SimSun" w:cs="SimSun" w:hint="eastAsia"/>
          <w:bCs/>
          <w:color w:val="393939"/>
          <w:sz w:val="72"/>
          <w:szCs w:val="72"/>
          <w:shd w:val="clear" w:color="auto" w:fill="FFFFFF"/>
        </w:rPr>
        <w:t>     </w:t>
      </w:r>
    </w:p>
    <w:p w:rsidR="00D87D24" w:rsidRDefault="004759CB">
      <w:pPr>
        <w:pStyle w:val="aa"/>
        <w:widowControl/>
        <w:shd w:val="clear" w:color="auto" w:fill="FFFFFF"/>
        <w:spacing w:before="75" w:beforeAutospacing="0" w:after="75" w:afterAutospacing="0"/>
        <w:jc w:val="center"/>
        <w:rPr>
          <w:rFonts w:ascii="Microsoft YaHei" w:eastAsia="Microsoft YaHei" w:hAnsi="Microsoft YaHei" w:cs="Microsoft YaHei"/>
          <w:color w:val="393939"/>
          <w:sz w:val="19"/>
          <w:szCs w:val="19"/>
        </w:rPr>
      </w:pPr>
      <w:r>
        <w:rPr>
          <w:rFonts w:ascii="Microsoft YaHei" w:eastAsia="Microsoft YaHei" w:hAnsi="Microsoft YaHei" w:cs="Microsoft YaHei" w:hint="eastAsia"/>
          <w:color w:val="393939"/>
          <w:shd w:val="clear" w:color="auto" w:fill="FFFFFF"/>
        </w:rPr>
        <w:t> </w:t>
      </w:r>
    </w:p>
    <w:p w:rsidR="00D87D24" w:rsidRDefault="004759CB">
      <w:pPr>
        <w:pStyle w:val="aa"/>
        <w:widowControl/>
        <w:shd w:val="clear" w:color="auto" w:fill="FFFFFF"/>
        <w:spacing w:before="75" w:beforeAutospacing="0" w:after="75" w:afterAutospacing="0"/>
        <w:rPr>
          <w:rFonts w:ascii="Microsoft YaHei" w:eastAsia="Microsoft YaHei" w:hAnsi="Microsoft YaHei" w:cs="Microsoft YaHei"/>
          <w:color w:val="393939"/>
          <w:sz w:val="19"/>
          <w:szCs w:val="19"/>
        </w:rPr>
      </w:pPr>
      <w:r>
        <w:rPr>
          <w:rFonts w:ascii="Microsoft YaHei" w:eastAsia="Microsoft YaHei" w:hAnsi="Microsoft YaHei" w:cs="Microsoft YaHei" w:hint="eastAsia"/>
          <w:color w:val="393939"/>
          <w:shd w:val="clear" w:color="auto" w:fill="FFFFFF"/>
        </w:rPr>
        <w:t> </w:t>
      </w:r>
    </w:p>
    <w:p w:rsidR="00D87D24" w:rsidRDefault="004759CB">
      <w:pPr>
        <w:pStyle w:val="aa"/>
        <w:widowControl/>
        <w:shd w:val="clear" w:color="auto" w:fill="FFFFFF"/>
        <w:spacing w:before="75" w:beforeAutospacing="0" w:after="75" w:afterAutospacing="0"/>
        <w:jc w:val="center"/>
        <w:rPr>
          <w:rFonts w:ascii="Microsoft YaHei" w:eastAsia="Microsoft YaHei" w:hAnsi="Microsoft YaHei" w:cs="Microsoft YaHei"/>
          <w:color w:val="393939"/>
          <w:sz w:val="19"/>
          <w:szCs w:val="19"/>
        </w:rPr>
      </w:pPr>
      <w:r>
        <w:rPr>
          <w:rStyle w:val="ab"/>
          <w:rFonts w:ascii="SimSun" w:eastAsia="SimSun" w:hAnsi="SimSun" w:cs="SimSun" w:hint="eastAsia"/>
          <w:bCs/>
          <w:color w:val="393939"/>
          <w:sz w:val="36"/>
          <w:szCs w:val="36"/>
          <w:shd w:val="clear" w:color="auto" w:fill="FFFFFF"/>
        </w:rPr>
        <w:t> </w:t>
      </w:r>
    </w:p>
    <w:p w:rsidR="00D87D24" w:rsidRDefault="004759CB">
      <w:pPr>
        <w:pStyle w:val="aa"/>
        <w:widowControl/>
        <w:shd w:val="clear" w:color="auto" w:fill="FFFFFF"/>
        <w:spacing w:before="75" w:beforeAutospacing="0" w:after="75" w:afterAutospacing="0"/>
        <w:jc w:val="center"/>
        <w:rPr>
          <w:rFonts w:ascii="Microsoft YaHei" w:eastAsia="Microsoft YaHei" w:hAnsi="Microsoft YaHei" w:cs="Microsoft YaHei"/>
          <w:color w:val="393939"/>
          <w:sz w:val="19"/>
          <w:szCs w:val="19"/>
        </w:rPr>
      </w:pPr>
      <w:r>
        <w:rPr>
          <w:rStyle w:val="ab"/>
          <w:rFonts w:ascii="SimSun" w:eastAsia="SimSun" w:hAnsi="SimSun" w:cs="SimSun" w:hint="eastAsia"/>
          <w:bCs/>
          <w:color w:val="393939"/>
          <w:sz w:val="30"/>
          <w:szCs w:val="30"/>
          <w:shd w:val="clear" w:color="auto" w:fill="FFFFFF"/>
        </w:rPr>
        <w:t> </w:t>
      </w:r>
    </w:p>
    <w:p w:rsidR="00D87D24" w:rsidRDefault="004759CB">
      <w:pPr>
        <w:pStyle w:val="aa"/>
        <w:widowControl/>
        <w:shd w:val="clear" w:color="auto" w:fill="FFFFFF"/>
        <w:spacing w:before="75" w:beforeAutospacing="0" w:after="75" w:afterAutospacing="0"/>
        <w:ind w:firstLine="1050"/>
        <w:rPr>
          <w:rFonts w:ascii="Microsoft YaHei" w:eastAsia="Microsoft YaHei" w:hAnsi="Microsoft YaHei" w:cs="Microsoft YaHei"/>
          <w:color w:val="393939"/>
          <w:sz w:val="19"/>
          <w:szCs w:val="19"/>
        </w:rPr>
      </w:pPr>
      <w:r>
        <w:rPr>
          <w:rStyle w:val="ab"/>
          <w:rFonts w:ascii="SimSun" w:eastAsia="SimSun" w:hAnsi="SimSun" w:cs="SimSun" w:hint="eastAsia"/>
          <w:bCs/>
          <w:color w:val="393939"/>
          <w:sz w:val="30"/>
          <w:szCs w:val="30"/>
          <w:shd w:val="clear" w:color="auto" w:fill="FFFFFF"/>
        </w:rPr>
        <w:t>项目名称：</w:t>
      </w:r>
      <w:r>
        <w:rPr>
          <w:rFonts w:ascii="SimSun" w:eastAsia="SimSun" w:hAnsi="SimSun" w:cs="SimSun" w:hint="eastAsia"/>
          <w:b/>
          <w:bCs/>
          <w:color w:val="393939"/>
          <w:sz w:val="30"/>
          <w:szCs w:val="30"/>
          <w:shd w:val="clear" w:color="auto" w:fill="FFFFFF"/>
        </w:rPr>
        <w:t>2022-2024</w:t>
      </w:r>
      <w:r>
        <w:rPr>
          <w:rFonts w:ascii="SimSun" w:eastAsia="SimSun" w:hAnsi="SimSun" w:cs="SimSun" w:hint="eastAsia"/>
          <w:b/>
          <w:bCs/>
          <w:color w:val="393939"/>
          <w:sz w:val="30"/>
          <w:szCs w:val="30"/>
          <w:shd w:val="clear" w:color="auto" w:fill="FFFFFF"/>
        </w:rPr>
        <w:t>年度收储地块测绘服务项目</w:t>
      </w:r>
    </w:p>
    <w:p w:rsidR="00D87D24" w:rsidRDefault="004759CB">
      <w:pPr>
        <w:pStyle w:val="aa"/>
        <w:widowControl/>
        <w:shd w:val="clear" w:color="auto" w:fill="FFFFFF"/>
        <w:spacing w:before="75" w:beforeAutospacing="0" w:after="75" w:afterAutospacing="0"/>
        <w:ind w:firstLine="1050"/>
        <w:rPr>
          <w:rFonts w:ascii="Microsoft YaHei" w:eastAsia="Microsoft YaHei" w:hAnsi="Microsoft YaHei" w:cs="Microsoft YaHei"/>
          <w:color w:val="393939"/>
          <w:sz w:val="19"/>
          <w:szCs w:val="19"/>
        </w:rPr>
      </w:pPr>
      <w:r>
        <w:rPr>
          <w:rStyle w:val="ab"/>
          <w:rFonts w:ascii="SimSun" w:eastAsia="SimSun" w:hAnsi="SimSun" w:cs="SimSun" w:hint="eastAsia"/>
          <w:bCs/>
          <w:color w:val="393939"/>
          <w:sz w:val="30"/>
          <w:szCs w:val="30"/>
          <w:shd w:val="clear" w:color="auto" w:fill="FFFFFF"/>
        </w:rPr>
        <w:t>备案编号：</w:t>
      </w:r>
      <w:r>
        <w:rPr>
          <w:rFonts w:ascii="SimSun" w:eastAsia="SimSun" w:hAnsi="SimSun" w:cs="SimSun" w:hint="eastAsia"/>
          <w:b/>
          <w:bCs/>
          <w:color w:val="393939"/>
          <w:sz w:val="30"/>
          <w:szCs w:val="30"/>
          <w:shd w:val="clear" w:color="auto" w:fill="FFFFFF"/>
        </w:rPr>
        <w:t>P-ZRZYFWZX-GK-202205-B0314-IDN</w:t>
      </w:r>
    </w:p>
    <w:p w:rsidR="00D87D24" w:rsidRDefault="004759CB">
      <w:pPr>
        <w:pStyle w:val="aa"/>
        <w:widowControl/>
        <w:shd w:val="clear" w:color="auto" w:fill="FFFFFF"/>
        <w:spacing w:before="75" w:beforeAutospacing="0" w:after="75" w:afterAutospacing="0"/>
        <w:ind w:firstLine="1050"/>
        <w:rPr>
          <w:rFonts w:ascii="Microsoft YaHei" w:eastAsia="Microsoft YaHei" w:hAnsi="Microsoft YaHei" w:cs="Microsoft YaHei"/>
          <w:color w:val="393939"/>
          <w:sz w:val="19"/>
          <w:szCs w:val="19"/>
        </w:rPr>
      </w:pPr>
      <w:r>
        <w:rPr>
          <w:rStyle w:val="ab"/>
          <w:rFonts w:ascii="SimSun" w:eastAsia="SimSun" w:hAnsi="SimSun" w:cs="SimSun" w:hint="eastAsia"/>
          <w:bCs/>
          <w:color w:val="393939"/>
          <w:sz w:val="30"/>
          <w:szCs w:val="30"/>
          <w:shd w:val="clear" w:color="auto" w:fill="FFFFFF"/>
        </w:rPr>
        <w:t>项目编号：</w:t>
      </w:r>
      <w:r>
        <w:rPr>
          <w:rFonts w:ascii="SimSun" w:eastAsia="SimSun" w:hAnsi="SimSun" w:cs="SimSun" w:hint="eastAsia"/>
          <w:b/>
          <w:bCs/>
          <w:color w:val="393939"/>
          <w:sz w:val="30"/>
          <w:szCs w:val="30"/>
          <w:shd w:val="clear" w:color="auto" w:fill="FFFFFF"/>
        </w:rPr>
        <w:t>[350190]FJQS[GK]2022001</w:t>
      </w:r>
      <w:r>
        <w:rPr>
          <w:rStyle w:val="ab"/>
          <w:rFonts w:ascii="SimSun" w:eastAsia="SimSun" w:hAnsi="SimSun" w:cs="SimSun" w:hint="eastAsia"/>
          <w:bCs/>
          <w:color w:val="393939"/>
          <w:sz w:val="30"/>
          <w:szCs w:val="30"/>
          <w:shd w:val="clear" w:color="auto" w:fill="FFFFFF"/>
        </w:rPr>
        <w:br/>
        <w:t>                   </w:t>
      </w:r>
    </w:p>
    <w:p w:rsidR="00D87D24" w:rsidRDefault="004759CB">
      <w:pPr>
        <w:widowControl/>
        <w:jc w:val="left"/>
        <w:rPr>
          <w:rFonts w:ascii="Microsoft YaHei" w:eastAsia="Microsoft YaHei" w:hAnsi="Microsoft YaHei" w:cs="Microsoft YaHei"/>
          <w:color w:val="393939"/>
          <w:sz w:val="24"/>
          <w:shd w:val="clear" w:color="auto" w:fill="FFFFFF"/>
        </w:rPr>
      </w:pPr>
      <w:r>
        <w:rPr>
          <w:rFonts w:ascii="Microsoft YaHei" w:eastAsia="Microsoft YaHei" w:hAnsi="Microsoft YaHei" w:cs="Microsoft YaHei" w:hint="eastAsia"/>
          <w:color w:val="393939"/>
          <w:sz w:val="24"/>
          <w:shd w:val="clear" w:color="auto" w:fill="FFFFFF"/>
        </w:rPr>
        <w:t> </w:t>
      </w:r>
    </w:p>
    <w:p w:rsidR="00D87D24" w:rsidRDefault="00D87D24">
      <w:pPr>
        <w:widowControl/>
        <w:jc w:val="left"/>
        <w:rPr>
          <w:rFonts w:ascii="Microsoft YaHei" w:eastAsia="Microsoft YaHei" w:hAnsi="Microsoft YaHei" w:cs="Microsoft YaHei"/>
          <w:color w:val="393939"/>
          <w:sz w:val="24"/>
          <w:shd w:val="clear" w:color="auto" w:fill="FFFFFF"/>
        </w:rPr>
      </w:pPr>
    </w:p>
    <w:p w:rsidR="00D87D24" w:rsidRDefault="004759CB">
      <w:pPr>
        <w:pStyle w:val="aa"/>
        <w:widowControl/>
        <w:shd w:val="clear" w:color="auto" w:fill="FFFFFF"/>
        <w:spacing w:before="75" w:beforeAutospacing="0" w:after="75" w:afterAutospacing="0"/>
        <w:jc w:val="center"/>
        <w:rPr>
          <w:rFonts w:ascii="Microsoft YaHei" w:eastAsia="Microsoft YaHei" w:hAnsi="Microsoft YaHei" w:cs="Microsoft YaHei"/>
          <w:color w:val="393939"/>
          <w:sz w:val="19"/>
          <w:szCs w:val="19"/>
        </w:rPr>
      </w:pPr>
      <w:r>
        <w:rPr>
          <w:rStyle w:val="ab"/>
          <w:rFonts w:ascii="SimSun" w:eastAsia="SimSun" w:hAnsi="SimSun" w:cs="SimSun" w:hint="eastAsia"/>
          <w:bCs/>
          <w:color w:val="393939"/>
          <w:sz w:val="27"/>
          <w:szCs w:val="27"/>
          <w:shd w:val="clear" w:color="auto" w:fill="FFFFFF"/>
        </w:rPr>
        <w:t>采购人：</w:t>
      </w:r>
      <w:r>
        <w:rPr>
          <w:rFonts w:ascii="Microsoft YaHei" w:eastAsia="Microsoft YaHei" w:hAnsi="Microsoft YaHei" w:cs="Microsoft YaHei" w:hint="eastAsia"/>
          <w:color w:val="393939"/>
          <w:sz w:val="27"/>
          <w:szCs w:val="27"/>
          <w:shd w:val="clear" w:color="auto" w:fill="FFFFFF"/>
        </w:rPr>
        <w:t> </w:t>
      </w:r>
      <w:r>
        <w:rPr>
          <w:rFonts w:ascii="SimSun" w:eastAsia="SimSun" w:hAnsi="SimSun" w:cs="SimSun" w:hint="eastAsia"/>
          <w:b/>
          <w:bCs/>
          <w:color w:val="393939"/>
          <w:sz w:val="28"/>
          <w:szCs w:val="28"/>
          <w:shd w:val="clear" w:color="auto" w:fill="FFFFFF"/>
        </w:rPr>
        <w:t>平潭综合实验区自然资源服务中心</w:t>
      </w:r>
    </w:p>
    <w:p w:rsidR="00D87D24" w:rsidRDefault="004759CB">
      <w:pPr>
        <w:pStyle w:val="aa"/>
        <w:widowControl/>
        <w:shd w:val="clear" w:color="auto" w:fill="FFFFFF"/>
        <w:spacing w:before="75" w:beforeAutospacing="0" w:after="75" w:afterAutospacing="0"/>
        <w:jc w:val="center"/>
        <w:rPr>
          <w:rFonts w:ascii="Microsoft YaHei" w:eastAsia="Microsoft YaHei" w:hAnsi="Microsoft YaHei" w:cs="Microsoft YaHei"/>
          <w:color w:val="393939"/>
          <w:sz w:val="19"/>
          <w:szCs w:val="19"/>
        </w:rPr>
      </w:pPr>
      <w:r>
        <w:rPr>
          <w:rStyle w:val="ab"/>
          <w:rFonts w:ascii="SimSun" w:eastAsia="SimSun" w:hAnsi="SimSun" w:cs="SimSun" w:hint="eastAsia"/>
          <w:bCs/>
          <w:color w:val="393939"/>
          <w:sz w:val="28"/>
          <w:szCs w:val="28"/>
          <w:shd w:val="clear" w:color="auto" w:fill="FFFFFF"/>
        </w:rPr>
        <w:t>代理机构：</w:t>
      </w:r>
      <w:r>
        <w:rPr>
          <w:rFonts w:ascii="SimSun" w:eastAsia="SimSun" w:hAnsi="SimSun" w:cs="SimSun" w:hint="eastAsia"/>
          <w:b/>
          <w:bCs/>
          <w:color w:val="393939"/>
          <w:sz w:val="28"/>
          <w:szCs w:val="28"/>
          <w:shd w:val="clear" w:color="auto" w:fill="FFFFFF"/>
        </w:rPr>
        <w:t>福建省勤思项目管理有限公司</w:t>
      </w:r>
    </w:p>
    <w:p w:rsidR="00D87D24" w:rsidRDefault="004759CB">
      <w:pPr>
        <w:pStyle w:val="aa"/>
        <w:widowControl/>
        <w:shd w:val="clear" w:color="auto" w:fill="FFFFFF"/>
        <w:spacing w:before="75" w:beforeAutospacing="0" w:after="75" w:afterAutospacing="0"/>
        <w:jc w:val="center"/>
        <w:rPr>
          <w:rFonts w:ascii="Microsoft YaHei" w:eastAsia="Microsoft YaHei" w:hAnsi="Microsoft YaHei" w:cs="Microsoft YaHei"/>
          <w:color w:val="393939"/>
          <w:sz w:val="19"/>
          <w:szCs w:val="19"/>
        </w:rPr>
      </w:pPr>
      <w:r>
        <w:rPr>
          <w:rFonts w:ascii="Microsoft YaHei" w:eastAsia="Microsoft YaHei" w:hAnsi="Microsoft YaHei" w:cs="Microsoft YaHei" w:hint="eastAsia"/>
          <w:color w:val="393939"/>
          <w:sz w:val="27"/>
          <w:szCs w:val="27"/>
          <w:shd w:val="clear" w:color="auto" w:fill="FFFFFF"/>
        </w:rPr>
        <w:t> </w:t>
      </w:r>
    </w:p>
    <w:p w:rsidR="00D87D24" w:rsidRDefault="004759CB">
      <w:pPr>
        <w:pStyle w:val="aa"/>
        <w:widowControl/>
        <w:shd w:val="clear" w:color="auto" w:fill="FFFFFF"/>
        <w:spacing w:before="75" w:beforeAutospacing="0" w:after="75" w:afterAutospacing="0" w:line="360" w:lineRule="atLeast"/>
        <w:ind w:right="720"/>
        <w:jc w:val="center"/>
        <w:rPr>
          <w:rStyle w:val="ab"/>
          <w:rFonts w:ascii="SimSun" w:eastAsia="SimSun" w:hAnsi="SimSun" w:cs="SimSun"/>
          <w:bCs/>
          <w:color w:val="393939"/>
          <w:sz w:val="28"/>
          <w:szCs w:val="28"/>
          <w:shd w:val="clear" w:color="auto" w:fill="FFFFFF"/>
        </w:rPr>
      </w:pPr>
      <w:r>
        <w:rPr>
          <w:rStyle w:val="ab"/>
          <w:rFonts w:ascii="SimSun" w:eastAsia="SimSun" w:hAnsi="SimSun" w:cs="SimSun" w:hint="eastAsia"/>
          <w:bCs/>
          <w:color w:val="393939"/>
          <w:sz w:val="28"/>
          <w:szCs w:val="28"/>
          <w:shd w:val="clear" w:color="auto" w:fill="FFFFFF"/>
        </w:rPr>
        <w:t>2022</w:t>
      </w:r>
      <w:r>
        <w:rPr>
          <w:rStyle w:val="ab"/>
          <w:rFonts w:ascii="SimSun" w:eastAsia="SimSun" w:hAnsi="SimSun" w:cs="SimSun" w:hint="eastAsia"/>
          <w:bCs/>
          <w:color w:val="393939"/>
          <w:sz w:val="28"/>
          <w:szCs w:val="28"/>
          <w:shd w:val="clear" w:color="auto" w:fill="FFFFFF"/>
        </w:rPr>
        <w:t>年</w:t>
      </w:r>
      <w:r>
        <w:rPr>
          <w:rStyle w:val="ab"/>
          <w:rFonts w:ascii="SimSun" w:eastAsia="SimSun" w:hAnsi="SimSun" w:cs="SimSun" w:hint="eastAsia"/>
          <w:bCs/>
          <w:color w:val="393939"/>
          <w:sz w:val="28"/>
          <w:szCs w:val="28"/>
          <w:shd w:val="clear" w:color="auto" w:fill="FFFFFF"/>
        </w:rPr>
        <w:t>07</w:t>
      </w:r>
      <w:r>
        <w:rPr>
          <w:rStyle w:val="ab"/>
          <w:rFonts w:ascii="SimSun" w:eastAsia="SimSun" w:hAnsi="SimSun" w:cs="SimSun" w:hint="eastAsia"/>
          <w:bCs/>
          <w:color w:val="393939"/>
          <w:sz w:val="28"/>
          <w:szCs w:val="28"/>
          <w:shd w:val="clear" w:color="auto" w:fill="FFFFFF"/>
        </w:rPr>
        <w:t>月</w:t>
      </w:r>
    </w:p>
    <w:p w:rsidR="00D87D24" w:rsidRDefault="004759CB">
      <w:pPr>
        <w:rPr>
          <w:rStyle w:val="ab"/>
          <w:rFonts w:ascii="SimSun" w:eastAsia="SimSun" w:hAnsi="SimSun" w:cs="SimSun"/>
          <w:bCs/>
          <w:color w:val="393939"/>
          <w:sz w:val="28"/>
          <w:szCs w:val="28"/>
          <w:shd w:val="clear" w:color="auto" w:fill="FFFFFF"/>
        </w:rPr>
      </w:pPr>
      <w:r>
        <w:rPr>
          <w:rStyle w:val="ab"/>
          <w:rFonts w:ascii="SimSun" w:eastAsia="SimSun" w:hAnsi="SimSun" w:cs="SimSun" w:hint="eastAsia"/>
          <w:bCs/>
          <w:color w:val="393939"/>
          <w:sz w:val="28"/>
          <w:szCs w:val="28"/>
          <w:shd w:val="clear" w:color="auto" w:fill="FFFFFF"/>
        </w:rPr>
        <w:lastRenderedPageBreak/>
        <w:br w:type="page"/>
      </w:r>
    </w:p>
    <w:p w:rsidR="00D87D24" w:rsidRDefault="004759CB">
      <w:pPr>
        <w:pStyle w:val="aa"/>
        <w:widowControl/>
        <w:spacing w:before="75" w:beforeAutospacing="0" w:after="75" w:afterAutospacing="0"/>
        <w:jc w:val="center"/>
      </w:pPr>
      <w:r>
        <w:rPr>
          <w:rStyle w:val="ab"/>
          <w:rFonts w:ascii="SimSun" w:eastAsia="SimSun" w:hAnsi="SimSun" w:cs="SimSun" w:hint="eastAsia"/>
          <w:bCs/>
          <w:sz w:val="31"/>
          <w:szCs w:val="31"/>
        </w:rPr>
        <w:lastRenderedPageBreak/>
        <w:t>第一章</w:t>
      </w:r>
      <w:r>
        <w:rPr>
          <w:rStyle w:val="ab"/>
          <w:bCs/>
          <w:sz w:val="31"/>
          <w:szCs w:val="31"/>
        </w:rPr>
        <w:t>   </w:t>
      </w:r>
      <w:r>
        <w:rPr>
          <w:rStyle w:val="ab"/>
          <w:rFonts w:ascii="SimSun" w:eastAsia="SimSun" w:hAnsi="SimSun" w:cs="SimSun" w:hint="eastAsia"/>
          <w:bCs/>
          <w:sz w:val="31"/>
          <w:szCs w:val="31"/>
        </w:rPr>
        <w:t>投标邀请</w:t>
      </w:r>
    </w:p>
    <w:p w:rsidR="00D87D24" w:rsidRDefault="004759CB">
      <w:pPr>
        <w:pStyle w:val="aa"/>
        <w:widowControl/>
        <w:spacing w:before="75" w:beforeAutospacing="0" w:after="75" w:afterAutospacing="0"/>
      </w:pPr>
      <w:r>
        <w:t> </w:t>
      </w:r>
    </w:p>
    <w:p w:rsidR="00D87D24" w:rsidRDefault="004759CB">
      <w:pPr>
        <w:pStyle w:val="aa"/>
        <w:widowControl/>
        <w:spacing w:before="75" w:beforeAutospacing="0" w:after="75" w:afterAutospacing="0"/>
        <w:ind w:firstLine="480"/>
      </w:pPr>
      <w:r>
        <w:rPr>
          <w:rFonts w:ascii="SimSun" w:eastAsia="SimSun" w:hAnsi="SimSun" w:cs="SimSun" w:hint="eastAsia"/>
          <w:u w:val="single"/>
        </w:rPr>
        <w:t>福建省勤思项目管理有限公司</w:t>
      </w:r>
      <w:r>
        <w:rPr>
          <w:rFonts w:ascii="SimSun" w:eastAsia="SimSun" w:hAnsi="SimSun" w:cs="SimSun" w:hint="eastAsia"/>
        </w:rPr>
        <w:t>采用</w:t>
      </w:r>
      <w:r>
        <w:rPr>
          <w:rFonts w:ascii="SimSun" w:eastAsia="SimSun" w:hAnsi="SimSun" w:cs="SimSun" w:hint="eastAsia"/>
          <w:u w:val="single"/>
        </w:rPr>
        <w:t>公开招标方式</w:t>
      </w:r>
      <w:r>
        <w:rPr>
          <w:rFonts w:ascii="SimSun" w:eastAsia="SimSun" w:hAnsi="SimSun" w:cs="SimSun" w:hint="eastAsia"/>
        </w:rPr>
        <w:t>组织</w:t>
      </w:r>
      <w:r>
        <w:rPr>
          <w:rFonts w:ascii="SimSun" w:eastAsia="SimSun" w:hAnsi="SimSun" w:cs="SimSun" w:hint="eastAsia"/>
        </w:rPr>
        <w:t>2022-2024</w:t>
      </w:r>
      <w:r>
        <w:rPr>
          <w:rFonts w:ascii="SimSun" w:eastAsia="SimSun" w:hAnsi="SimSun" w:cs="SimSun" w:hint="eastAsia"/>
        </w:rPr>
        <w:t>年度收储地块测绘服务项目（以下简称：“本项目”）的政府采购活动，现邀请供应商参加投标。</w:t>
      </w:r>
    </w:p>
    <w:p w:rsidR="00D87D24" w:rsidRDefault="004759CB">
      <w:pPr>
        <w:pStyle w:val="aa"/>
        <w:widowControl/>
        <w:spacing w:before="75" w:beforeAutospacing="0" w:after="75" w:afterAutospacing="0"/>
        <w:ind w:firstLine="480"/>
      </w:pPr>
      <w:r>
        <w:rPr>
          <w:rFonts w:ascii="SimSun" w:eastAsia="SimSun" w:hAnsi="SimSun" w:cs="SimSun" w:hint="eastAsia"/>
        </w:rPr>
        <w:t>1</w:t>
      </w:r>
      <w:r>
        <w:rPr>
          <w:rFonts w:ascii="SimSun" w:eastAsia="SimSun" w:hAnsi="SimSun" w:cs="SimSun" w:hint="eastAsia"/>
        </w:rPr>
        <w:t>、备案编号：</w:t>
      </w:r>
      <w:r>
        <w:rPr>
          <w:rFonts w:ascii="SimSun" w:eastAsia="SimSun" w:hAnsi="SimSun" w:cs="SimSun" w:hint="eastAsia"/>
          <w:u w:val="single"/>
        </w:rPr>
        <w:t>P-ZRZYFWZX-GK-202205-B0314-IDN</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2</w:t>
      </w:r>
      <w:r>
        <w:rPr>
          <w:rFonts w:ascii="SimSun" w:eastAsia="SimSun" w:hAnsi="SimSun" w:cs="SimSun" w:hint="eastAsia"/>
        </w:rPr>
        <w:t>、项目编号：</w:t>
      </w:r>
      <w:r>
        <w:rPr>
          <w:rFonts w:ascii="SimSun" w:eastAsia="SimSun" w:hAnsi="SimSun" w:cs="SimSun" w:hint="eastAsia"/>
          <w:u w:val="single"/>
        </w:rPr>
        <w:t>[350190]FJQS[GK]2022001</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3</w:t>
      </w:r>
      <w:r>
        <w:rPr>
          <w:rFonts w:ascii="SimSun" w:eastAsia="SimSun" w:hAnsi="SimSun" w:cs="SimSun" w:hint="eastAsia"/>
        </w:rPr>
        <w:t>、预算金额、最高限价：详见《采购标的一览表》。</w:t>
      </w:r>
      <w:r>
        <w:rPr>
          <w:rFonts w:ascii="SimSun" w:eastAsia="SimSun" w:hAnsi="SimSun" w:cs="SimSun" w:hint="eastAsia"/>
        </w:rPr>
        <w:br/>
        <w:t>  4</w:t>
      </w:r>
      <w:r>
        <w:rPr>
          <w:rFonts w:ascii="SimSun" w:eastAsia="SimSun" w:hAnsi="SimSun" w:cs="SimSun" w:hint="eastAsia"/>
        </w:rPr>
        <w:t>、招标内容及要求：详见《采购标的一览表》及招标文件第五章。</w:t>
      </w:r>
    </w:p>
    <w:p w:rsidR="00D87D24" w:rsidRDefault="004759CB">
      <w:pPr>
        <w:pStyle w:val="aa"/>
        <w:widowControl/>
        <w:spacing w:before="75" w:beforeAutospacing="0" w:after="75" w:afterAutospacing="0"/>
        <w:ind w:firstLine="480"/>
      </w:pPr>
      <w:r>
        <w:rPr>
          <w:rFonts w:ascii="SimSun" w:eastAsia="SimSun" w:hAnsi="SimSun" w:cs="SimSun" w:hint="eastAsia"/>
        </w:rPr>
        <w:t>5</w:t>
      </w:r>
      <w:r>
        <w:rPr>
          <w:rFonts w:ascii="SimSun" w:eastAsia="SimSun" w:hAnsi="SimSun" w:cs="SimSun" w:hint="eastAsia"/>
        </w:rPr>
        <w:t>、需要落实的政府采购政策：进口产品，不适用。节能产品，不适用。环境标志产品，不适用。信息安全产品，适用于（采购包</w:t>
      </w:r>
      <w:r>
        <w:rPr>
          <w:rFonts w:ascii="SimSun" w:eastAsia="SimSun" w:hAnsi="SimSun" w:cs="SimSun" w:hint="eastAsia"/>
        </w:rPr>
        <w:t>1</w:t>
      </w:r>
      <w:r>
        <w:rPr>
          <w:rFonts w:ascii="SimSun" w:eastAsia="SimSun" w:hAnsi="SimSun" w:cs="SimSun" w:hint="eastAsia"/>
        </w:rPr>
        <w:t>）。小型、微型企业，适用于（采购包</w:t>
      </w:r>
      <w:r>
        <w:rPr>
          <w:rFonts w:ascii="SimSun" w:eastAsia="SimSun" w:hAnsi="SimSun" w:cs="SimSun" w:hint="eastAsia"/>
        </w:rPr>
        <w:t>1</w:t>
      </w:r>
      <w:r>
        <w:rPr>
          <w:rFonts w:ascii="SimSun" w:eastAsia="SimSun" w:hAnsi="SimSun" w:cs="SimSun" w:hint="eastAsia"/>
        </w:rPr>
        <w:t>）。监狱企业，适用于（采购包</w:t>
      </w:r>
      <w:r>
        <w:rPr>
          <w:rFonts w:ascii="SimSun" w:eastAsia="SimSun" w:hAnsi="SimSun" w:cs="SimSun" w:hint="eastAsia"/>
        </w:rPr>
        <w:t>1</w:t>
      </w:r>
      <w:r>
        <w:rPr>
          <w:rFonts w:ascii="SimSun" w:eastAsia="SimSun" w:hAnsi="SimSun" w:cs="SimSun" w:hint="eastAsia"/>
        </w:rPr>
        <w:t>）。促进残疾人就业</w:t>
      </w:r>
      <w:r>
        <w:rPr>
          <w:rFonts w:ascii="SimSun" w:eastAsia="SimSun" w:hAnsi="SimSun" w:cs="SimSun" w:hint="eastAsia"/>
        </w:rPr>
        <w:t xml:space="preserve"> </w:t>
      </w:r>
      <w:r>
        <w:rPr>
          <w:rFonts w:ascii="SimSun" w:eastAsia="SimSun" w:hAnsi="SimSun" w:cs="SimSun" w:hint="eastAsia"/>
        </w:rPr>
        <w:t>，适用于（采购包</w:t>
      </w:r>
      <w:r>
        <w:rPr>
          <w:rFonts w:ascii="SimSun" w:eastAsia="SimSun" w:hAnsi="SimSun" w:cs="SimSun" w:hint="eastAsia"/>
        </w:rPr>
        <w:t>1</w:t>
      </w:r>
      <w:r>
        <w:rPr>
          <w:rFonts w:ascii="SimSun" w:eastAsia="SimSun" w:hAnsi="SimSun" w:cs="SimSun" w:hint="eastAsia"/>
        </w:rPr>
        <w:t>）。信用记录，适用于（采购包</w:t>
      </w:r>
      <w:r>
        <w:rPr>
          <w:rFonts w:ascii="SimSun" w:eastAsia="SimSun" w:hAnsi="SimSun" w:cs="SimSun" w:hint="eastAsia"/>
        </w:rPr>
        <w:t>1</w:t>
      </w:r>
      <w:r>
        <w:rPr>
          <w:rFonts w:ascii="SimSun" w:eastAsia="SimSun" w:hAnsi="SimSun" w:cs="SimSun" w:hint="eastAsia"/>
        </w:rPr>
        <w:t>），按照下列规定执行：①信用记录查询的截止时点：信用记录查询的截止时点为本项目投标截止当日。</w:t>
      </w:r>
      <w:r>
        <w:rPr>
          <w:rFonts w:ascii="SimSun" w:eastAsia="SimSun" w:hAnsi="SimSun" w:cs="SimSun" w:hint="eastAsia"/>
        </w:rPr>
        <w:t xml:space="preserve"> </w:t>
      </w:r>
      <w:r>
        <w:rPr>
          <w:rFonts w:ascii="SimSun" w:eastAsia="SimSun" w:hAnsi="SimSun" w:cs="SimSun" w:hint="eastAsia"/>
        </w:rPr>
        <w:t>②信用记录查询渠道：信用中国（</w:t>
      </w:r>
      <w:r>
        <w:rPr>
          <w:rFonts w:ascii="SimSun" w:eastAsia="SimSun" w:hAnsi="SimSun" w:cs="SimSun" w:hint="eastAsia"/>
        </w:rPr>
        <w:t>www.creditchina.gov.cn</w:t>
      </w:r>
      <w:r>
        <w:rPr>
          <w:rFonts w:ascii="SimSun" w:eastAsia="SimSun" w:hAnsi="SimSun" w:cs="SimSun" w:hint="eastAsia"/>
        </w:rPr>
        <w:t>）、中国政府采购网（</w:t>
      </w:r>
      <w:r>
        <w:rPr>
          <w:rFonts w:ascii="SimSun" w:eastAsia="SimSun" w:hAnsi="SimSun" w:cs="SimSun" w:hint="eastAsia"/>
        </w:rPr>
        <w:t>www.ccgp.gov.cn</w:t>
      </w:r>
      <w:r>
        <w:rPr>
          <w:rFonts w:ascii="SimSun" w:eastAsia="SimSun" w:hAnsi="SimSun" w:cs="SimSun" w:hint="eastAsia"/>
        </w:rPr>
        <w:t>）。</w:t>
      </w:r>
      <w:r>
        <w:rPr>
          <w:rFonts w:ascii="SimSun" w:eastAsia="SimSun" w:hAnsi="SimSun" w:cs="SimSun" w:hint="eastAsia"/>
        </w:rPr>
        <w:t xml:space="preserve"> </w:t>
      </w:r>
      <w:r>
        <w:rPr>
          <w:rFonts w:ascii="SimSun" w:eastAsia="SimSun" w:hAnsi="SimSun" w:cs="SimSun" w:hint="eastAsia"/>
        </w:rPr>
        <w:t>③信用记录的查询：由资格审查小组通过上</w:t>
      </w:r>
      <w:r>
        <w:rPr>
          <w:rFonts w:ascii="SimSun" w:eastAsia="SimSun" w:hAnsi="SimSun" w:cs="SimSun" w:hint="eastAsia"/>
        </w:rPr>
        <w:t>述网站查询并打印投标人的信用记录。</w:t>
      </w:r>
      <w:r>
        <w:rPr>
          <w:rFonts w:ascii="SimSun" w:eastAsia="SimSun" w:hAnsi="SimSun" w:cs="SimSun" w:hint="eastAsia"/>
        </w:rPr>
        <w:t xml:space="preserve"> </w:t>
      </w:r>
      <w:r>
        <w:rPr>
          <w:rFonts w:ascii="SimSun" w:eastAsia="SimSun" w:hAnsi="SimSun" w:cs="SimSun" w:hint="eastAsia"/>
        </w:rPr>
        <w:t>④经查询，投标人参加本项目采购活动</w:t>
      </w:r>
      <w:r>
        <w:rPr>
          <w:rFonts w:ascii="SimSun" w:eastAsia="SimSun" w:hAnsi="SimSun" w:cs="SimSun" w:hint="eastAsia"/>
        </w:rPr>
        <w:t>(</w:t>
      </w:r>
      <w:r>
        <w:rPr>
          <w:rFonts w:ascii="SimSun" w:eastAsia="SimSun" w:hAnsi="SimSun" w:cs="SimSun" w:hint="eastAsia"/>
        </w:rPr>
        <w:t>投标截止时间</w:t>
      </w:r>
      <w:r>
        <w:rPr>
          <w:rFonts w:ascii="SimSun" w:eastAsia="SimSun" w:hAnsi="SimSun" w:cs="SimSun" w:hint="eastAsia"/>
        </w:rPr>
        <w:t>)</w:t>
      </w:r>
      <w:r>
        <w:rPr>
          <w:rFonts w:ascii="SimSun" w:eastAsia="SimSun" w:hAnsi="SimSun" w:cs="SimSun" w:hint="eastAsia"/>
        </w:rPr>
        <w:t>前三年内被列入失信被执行人名单、重大税收违法案件当事人名单、政府采购严重违法失信行为记录名单及其他重大违法记录且相关信用惩戒期限未满的，其资格审查不合格。</w:t>
      </w:r>
    </w:p>
    <w:p w:rsidR="00D87D24" w:rsidRDefault="004759CB">
      <w:pPr>
        <w:pStyle w:val="aa"/>
        <w:widowControl/>
        <w:spacing w:before="75" w:beforeAutospacing="0" w:after="75" w:afterAutospacing="0"/>
        <w:ind w:firstLine="480"/>
        <w:outlineLvl w:val="0"/>
      </w:pPr>
      <w:r>
        <w:rPr>
          <w:rFonts w:ascii="SimSun" w:eastAsia="SimSun" w:hAnsi="SimSun" w:cs="SimSun" w:hint="eastAsia"/>
        </w:rPr>
        <w:t>6</w:t>
      </w:r>
      <w:r>
        <w:rPr>
          <w:rFonts w:ascii="SimSun" w:eastAsia="SimSun" w:hAnsi="SimSun" w:cs="SimSun" w:hint="eastAsia"/>
        </w:rPr>
        <w:t>、投标人的资格要求</w:t>
      </w:r>
    </w:p>
    <w:p w:rsidR="00D87D24" w:rsidRDefault="004759CB">
      <w:pPr>
        <w:pStyle w:val="aa"/>
        <w:widowControl/>
        <w:spacing w:before="75" w:beforeAutospacing="0" w:after="75" w:afterAutospacing="0"/>
        <w:ind w:firstLine="480"/>
      </w:pPr>
      <w:r>
        <w:rPr>
          <w:rFonts w:ascii="SimSun" w:eastAsia="SimSun" w:hAnsi="SimSun" w:cs="SimSun" w:hint="eastAsia"/>
        </w:rPr>
        <w:t>6.1</w:t>
      </w:r>
      <w:r>
        <w:rPr>
          <w:rFonts w:ascii="SimSun" w:eastAsia="SimSun" w:hAnsi="SimSun" w:cs="SimSun" w:hint="eastAsia"/>
        </w:rPr>
        <w:t>法定条件：符合政府采购法第二十二条第一款规定的条件。</w:t>
      </w:r>
    </w:p>
    <w:p w:rsidR="00D87D24" w:rsidRDefault="004759CB">
      <w:pPr>
        <w:pStyle w:val="aa"/>
        <w:widowControl/>
        <w:spacing w:before="75" w:beforeAutospacing="0" w:after="75" w:afterAutospacing="0"/>
        <w:ind w:firstLine="480"/>
      </w:pPr>
      <w:r>
        <w:rPr>
          <w:rFonts w:ascii="SimSun" w:eastAsia="SimSun" w:hAnsi="SimSun" w:cs="SimSun" w:hint="eastAsia"/>
        </w:rPr>
        <w:t>6.2</w:t>
      </w:r>
      <w:r>
        <w:rPr>
          <w:rFonts w:ascii="SimSun" w:eastAsia="SimSun" w:hAnsi="SimSun" w:cs="SimSun" w:hint="eastAsia"/>
        </w:rPr>
        <w:t>特定条件：</w:t>
      </w:r>
      <w:r>
        <w:rPr>
          <w:rFonts w:ascii="SimSun" w:eastAsia="SimSun" w:hAnsi="SimSun" w:cs="SimSun" w:hint="eastAsia"/>
        </w:rPr>
        <w:br/>
      </w:r>
      <w:r>
        <w:rPr>
          <w:rStyle w:val="ab"/>
          <w:rFonts w:ascii="SimSun" w:eastAsia="SimSun" w:hAnsi="SimSun" w:cs="SimSun" w:hint="eastAsia"/>
          <w:bCs/>
        </w:rPr>
        <w:t>包：</w:t>
      </w:r>
      <w:r>
        <w:rPr>
          <w:rStyle w:val="ab"/>
          <w:rFonts w:ascii="SimSun" w:eastAsia="SimSun" w:hAnsi="SimSun" w:cs="SimSun" w:hint="eastAsia"/>
          <w:bCs/>
        </w:rPr>
        <w:t>1</w:t>
      </w:r>
    </w:p>
    <w:tbl>
      <w:tblPr>
        <w:tblW w:w="5009"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tblPr>
      <w:tblGrid>
        <w:gridCol w:w="2084"/>
        <w:gridCol w:w="6253"/>
      </w:tblGrid>
      <w:tr w:rsidR="00D87D24">
        <w:trPr>
          <w:tblHeader/>
        </w:trPr>
        <w:tc>
          <w:tcPr>
            <w:tcW w:w="1250"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rPr>
                <w:b/>
                <w:bCs/>
              </w:rPr>
            </w:pPr>
            <w:r>
              <w:rPr>
                <w:rFonts w:ascii="SimSun" w:eastAsia="SimSun" w:hAnsi="SimSun" w:cs="SimSun"/>
                <w:b/>
                <w:bCs/>
                <w:kern w:val="0"/>
                <w:sz w:val="24"/>
              </w:rPr>
              <w:t>明细</w:t>
            </w:r>
          </w:p>
        </w:tc>
        <w:tc>
          <w:tcPr>
            <w:tcW w:w="3749"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rPr>
                <w:b/>
                <w:bCs/>
              </w:rPr>
            </w:pPr>
            <w:r>
              <w:rPr>
                <w:rFonts w:ascii="SimSun" w:eastAsia="SimSun" w:hAnsi="SimSun" w:cs="SimSun"/>
                <w:b/>
                <w:bCs/>
                <w:kern w:val="0"/>
                <w:sz w:val="24"/>
              </w:rPr>
              <w:t>描述</w:t>
            </w:r>
          </w:p>
        </w:tc>
      </w:tr>
      <w:tr w:rsidR="00D87D24">
        <w:tc>
          <w:tcPr>
            <w:tcW w:w="1250"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招标文件规定的其他资格证明文件</w:t>
            </w:r>
          </w:p>
        </w:tc>
        <w:tc>
          <w:tcPr>
            <w:tcW w:w="3749"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投标人应具有国家测绘行政主管部门颁发乙级或乙级以上测绘资质单位（专业范围需同时含有地理信息系统工程、不动产测绘、工程测量）。投标文件需提供资质证书复印件并加盖投标人公章（原件备查）</w:t>
            </w:r>
          </w:p>
        </w:tc>
      </w:tr>
    </w:tbl>
    <w:p w:rsidR="00D87D24" w:rsidRDefault="004759CB">
      <w:pPr>
        <w:pStyle w:val="aa"/>
        <w:widowControl/>
        <w:spacing w:before="75" w:beforeAutospacing="0" w:after="75" w:afterAutospacing="0"/>
        <w:ind w:firstLine="480"/>
      </w:pPr>
      <w:r>
        <w:rPr>
          <w:rFonts w:ascii="SimSun" w:eastAsia="SimSun" w:hAnsi="SimSun" w:cs="SimSun" w:hint="eastAsia"/>
        </w:rPr>
        <w:t>6.3</w:t>
      </w:r>
      <w:r>
        <w:rPr>
          <w:rFonts w:ascii="SimSun" w:eastAsia="SimSun" w:hAnsi="SimSun" w:cs="SimSun" w:hint="eastAsia"/>
        </w:rPr>
        <w:t>是否接受联合体投标：不接受。</w:t>
      </w:r>
    </w:p>
    <w:p w:rsidR="00D87D24" w:rsidRDefault="004759CB">
      <w:pPr>
        <w:pStyle w:val="aa"/>
        <w:widowControl/>
        <w:spacing w:before="75" w:beforeAutospacing="0" w:after="75" w:afterAutospacing="0"/>
        <w:ind w:firstLine="480"/>
      </w:pPr>
      <w:r>
        <w:rPr>
          <w:rStyle w:val="ab"/>
          <w:rFonts w:ascii="SimSun" w:eastAsia="SimSun" w:hAnsi="SimSun" w:cs="SimSun" w:hint="eastAsia"/>
          <w:bCs/>
        </w:rPr>
        <w:t>※根据上述资格要求，投标文件中应提交的“投标人的资格及资信证明文件”详见招标文件第四章。</w:t>
      </w:r>
    </w:p>
    <w:p w:rsidR="00D87D24" w:rsidRDefault="004759CB">
      <w:pPr>
        <w:pStyle w:val="aa"/>
        <w:widowControl/>
        <w:spacing w:before="75" w:beforeAutospacing="0" w:after="75" w:afterAutospacing="0"/>
        <w:ind w:firstLine="480"/>
        <w:outlineLvl w:val="0"/>
      </w:pPr>
      <w:r>
        <w:rPr>
          <w:rFonts w:ascii="SimSun" w:eastAsia="SimSun" w:hAnsi="SimSun" w:cs="SimSun" w:hint="eastAsia"/>
        </w:rPr>
        <w:t>7</w:t>
      </w:r>
      <w:r>
        <w:rPr>
          <w:rFonts w:ascii="SimSun" w:eastAsia="SimSun" w:hAnsi="SimSun" w:cs="SimSun" w:hint="eastAsia"/>
        </w:rPr>
        <w:t>、招标文件的获取</w:t>
      </w:r>
    </w:p>
    <w:p w:rsidR="00D87D24" w:rsidRDefault="004759CB">
      <w:pPr>
        <w:pStyle w:val="aa"/>
        <w:widowControl/>
        <w:spacing w:before="75" w:beforeAutospacing="0" w:after="75" w:afterAutospacing="0"/>
        <w:ind w:firstLine="480"/>
      </w:pPr>
      <w:r>
        <w:rPr>
          <w:rFonts w:ascii="SimSun" w:eastAsia="SimSun" w:hAnsi="SimSun" w:cs="SimSun" w:hint="eastAsia"/>
        </w:rPr>
        <w:t>7.1</w:t>
      </w:r>
      <w:r>
        <w:rPr>
          <w:rFonts w:ascii="SimSun" w:eastAsia="SimSun" w:hAnsi="SimSun" w:cs="SimSun" w:hint="eastAsia"/>
        </w:rPr>
        <w:t>、招标文件获取期限：详见招标公告或更正公告，若不一致，以更正公告为准。</w:t>
      </w:r>
    </w:p>
    <w:p w:rsidR="00D87D24" w:rsidRDefault="004759CB">
      <w:pPr>
        <w:pStyle w:val="aa"/>
        <w:widowControl/>
        <w:spacing w:before="75" w:beforeAutospacing="0" w:after="75" w:afterAutospacing="0"/>
        <w:ind w:firstLine="480"/>
      </w:pPr>
      <w:r>
        <w:rPr>
          <w:rFonts w:ascii="SimSun" w:eastAsia="SimSun" w:hAnsi="SimSun" w:cs="SimSun" w:hint="eastAsia"/>
        </w:rPr>
        <w:t>7.2</w:t>
      </w:r>
      <w:r>
        <w:rPr>
          <w:rFonts w:ascii="SimSun" w:eastAsia="SimSun" w:hAnsi="SimSun" w:cs="SimSun" w:hint="eastAsia"/>
        </w:rPr>
        <w:t>、在招标文件获取期限内，供应商应通过福建省政府采购网上公开信息系统的注册账号（免费注册）并获取招标文件</w:t>
      </w:r>
      <w:r>
        <w:rPr>
          <w:rFonts w:ascii="SimSun" w:eastAsia="SimSun" w:hAnsi="SimSun" w:cs="SimSun" w:hint="eastAsia"/>
        </w:rPr>
        <w:t>(</w:t>
      </w:r>
      <w:r>
        <w:rPr>
          <w:rFonts w:ascii="SimSun" w:eastAsia="SimSun" w:hAnsi="SimSun" w:cs="SimSun" w:hint="eastAsia"/>
        </w:rPr>
        <w:t>请根据项目所在地，登录对应的福建省政府采购网上公开信息系统</w:t>
      </w:r>
      <w:r>
        <w:rPr>
          <w:rFonts w:ascii="SimSun" w:eastAsia="SimSun" w:hAnsi="SimSun" w:cs="SimSun" w:hint="eastAsia"/>
        </w:rPr>
        <w:t>(</w:t>
      </w:r>
      <w:r>
        <w:rPr>
          <w:rFonts w:ascii="SimSun" w:eastAsia="SimSun" w:hAnsi="SimSun" w:cs="SimSun" w:hint="eastAsia"/>
        </w:rPr>
        <w:t>即省本级网址</w:t>
      </w:r>
      <w:r>
        <w:rPr>
          <w:rFonts w:ascii="SimSun" w:eastAsia="SimSun" w:hAnsi="SimSun" w:cs="SimSun" w:hint="eastAsia"/>
        </w:rPr>
        <w:t>/</w:t>
      </w:r>
      <w:r>
        <w:rPr>
          <w:rFonts w:ascii="SimSun" w:eastAsia="SimSun" w:hAnsi="SimSun" w:cs="SimSun" w:hint="eastAsia"/>
        </w:rPr>
        <w:t>地市分网</w:t>
      </w:r>
      <w:r>
        <w:rPr>
          <w:rFonts w:ascii="SimSun" w:eastAsia="SimSun" w:hAnsi="SimSun" w:cs="SimSun" w:hint="eastAsia"/>
        </w:rPr>
        <w:t>))</w:t>
      </w:r>
      <w:r>
        <w:rPr>
          <w:rFonts w:ascii="SimSun" w:eastAsia="SimSun" w:hAnsi="SimSun" w:cs="SimSun" w:hint="eastAsia"/>
        </w:rPr>
        <w:t>，否则</w:t>
      </w:r>
      <w:r>
        <w:rPr>
          <w:rStyle w:val="ab"/>
          <w:rFonts w:ascii="SimSun" w:eastAsia="SimSun" w:hAnsi="SimSun" w:cs="SimSun" w:hint="eastAsia"/>
          <w:bCs/>
        </w:rPr>
        <w:t>投标将被拒绝。</w:t>
      </w:r>
    </w:p>
    <w:p w:rsidR="00D87D24" w:rsidRDefault="004759CB">
      <w:pPr>
        <w:pStyle w:val="aa"/>
        <w:widowControl/>
        <w:spacing w:before="75" w:beforeAutospacing="0" w:after="75" w:afterAutospacing="0"/>
        <w:ind w:firstLine="480"/>
      </w:pPr>
      <w:r>
        <w:rPr>
          <w:rFonts w:ascii="SimSun" w:eastAsia="SimSun" w:hAnsi="SimSun" w:cs="SimSun" w:hint="eastAsia"/>
        </w:rPr>
        <w:lastRenderedPageBreak/>
        <w:t>7.3</w:t>
      </w:r>
      <w:r>
        <w:rPr>
          <w:rFonts w:ascii="SimSun" w:eastAsia="SimSun" w:hAnsi="SimSun" w:cs="SimSun" w:hint="eastAsia"/>
        </w:rPr>
        <w:t>、获取地点及方式：注册账号后，通过福建省政府采购网上公开信息系统以下载方式获取。</w:t>
      </w:r>
    </w:p>
    <w:p w:rsidR="00D87D24" w:rsidRDefault="004759CB">
      <w:pPr>
        <w:pStyle w:val="aa"/>
        <w:widowControl/>
        <w:spacing w:before="75" w:beforeAutospacing="0" w:after="75" w:afterAutospacing="0"/>
        <w:ind w:firstLine="480"/>
      </w:pPr>
      <w:r>
        <w:rPr>
          <w:rFonts w:ascii="SimSun" w:eastAsia="SimSun" w:hAnsi="SimSun" w:cs="SimSun" w:hint="eastAsia"/>
        </w:rPr>
        <w:t>7.4</w:t>
      </w:r>
      <w:r>
        <w:rPr>
          <w:rFonts w:ascii="SimSun" w:eastAsia="SimSun" w:hAnsi="SimSun" w:cs="SimSun" w:hint="eastAsia"/>
        </w:rPr>
        <w:t>、招标文件售价：</w:t>
      </w:r>
      <w:r>
        <w:rPr>
          <w:rFonts w:ascii="Times New Roman" w:hAnsi="Times New Roman"/>
        </w:rPr>
        <w:t>0</w:t>
      </w:r>
      <w:r>
        <w:rPr>
          <w:rFonts w:ascii="SimSun" w:eastAsia="SimSun" w:hAnsi="SimSun" w:cs="SimSun" w:hint="eastAsia"/>
        </w:rPr>
        <w:t>元。</w:t>
      </w:r>
    </w:p>
    <w:p w:rsidR="00D87D24" w:rsidRDefault="004759CB">
      <w:pPr>
        <w:pStyle w:val="aa"/>
        <w:widowControl/>
        <w:spacing w:before="75" w:beforeAutospacing="0" w:after="75" w:afterAutospacing="0"/>
        <w:ind w:firstLine="480"/>
      </w:pPr>
      <w:r>
        <w:rPr>
          <w:rFonts w:ascii="SimSun" w:eastAsia="SimSun" w:hAnsi="SimSun" w:cs="SimSun" w:hint="eastAsia"/>
        </w:rPr>
        <w:t>8</w:t>
      </w:r>
      <w:r>
        <w:rPr>
          <w:rFonts w:ascii="SimSun" w:eastAsia="SimSun" w:hAnsi="SimSun" w:cs="SimSun" w:hint="eastAsia"/>
        </w:rPr>
        <w:t>、投标截止</w:t>
      </w:r>
    </w:p>
    <w:p w:rsidR="00D87D24" w:rsidRDefault="004759CB">
      <w:pPr>
        <w:pStyle w:val="aa"/>
        <w:widowControl/>
        <w:spacing w:before="75" w:beforeAutospacing="0" w:after="75" w:afterAutospacing="0"/>
        <w:ind w:firstLine="480"/>
      </w:pPr>
      <w:r>
        <w:rPr>
          <w:rFonts w:ascii="SimSun" w:eastAsia="SimSun" w:hAnsi="SimSun" w:cs="SimSun" w:hint="eastAsia"/>
        </w:rPr>
        <w:t>8.1</w:t>
      </w:r>
      <w:r>
        <w:rPr>
          <w:rFonts w:ascii="SimSun" w:eastAsia="SimSun" w:hAnsi="SimSun" w:cs="SimSun" w:hint="eastAsia"/>
        </w:rPr>
        <w:t>、投标截止时间：详见招标公告或更正公告，若不一致，以更正公告为准。</w:t>
      </w:r>
    </w:p>
    <w:p w:rsidR="00D87D24" w:rsidRDefault="004759CB">
      <w:pPr>
        <w:pStyle w:val="aa"/>
        <w:widowControl/>
        <w:spacing w:before="75" w:beforeAutospacing="0" w:after="75" w:afterAutospacing="0"/>
        <w:ind w:firstLine="480"/>
      </w:pPr>
      <w:r>
        <w:rPr>
          <w:rFonts w:ascii="SimSun" w:eastAsia="SimSun" w:hAnsi="SimSun" w:cs="SimSun" w:hint="eastAsia"/>
        </w:rPr>
        <w:t>8.2</w:t>
      </w:r>
      <w:r>
        <w:rPr>
          <w:rFonts w:ascii="SimSun" w:eastAsia="SimSun" w:hAnsi="SimSun" w:cs="SimSun" w:hint="eastAsia"/>
        </w:rPr>
        <w:t>、投标人应在投标截止时间前按照福建省政府采购网上公开信息系统设定的操作流程将电子投</w:t>
      </w:r>
      <w:r>
        <w:rPr>
          <w:rFonts w:ascii="SimSun" w:eastAsia="SimSun" w:hAnsi="SimSun" w:cs="SimSun" w:hint="eastAsia"/>
        </w:rPr>
        <w:t>标文件上传至福建省政府采购网上公开信息系统，同时将</w:t>
      </w:r>
      <w:r>
        <w:rPr>
          <w:rStyle w:val="ab"/>
          <w:rFonts w:ascii="SimSun" w:eastAsia="SimSun" w:hAnsi="SimSun" w:cs="SimSun" w:hint="eastAsia"/>
          <w:bCs/>
        </w:rPr>
        <w:t>投标人的</w:t>
      </w:r>
      <w:r>
        <w:rPr>
          <w:rStyle w:val="ab"/>
          <w:rFonts w:ascii="SimSun" w:eastAsia="SimSun" w:hAnsi="SimSun" w:cs="SimSun" w:hint="eastAsia"/>
          <w:bCs/>
        </w:rPr>
        <w:t>CA</w:t>
      </w:r>
      <w:r>
        <w:rPr>
          <w:rStyle w:val="ab"/>
          <w:rFonts w:ascii="SimSun" w:eastAsia="SimSun" w:hAnsi="SimSun" w:cs="SimSun" w:hint="eastAsia"/>
          <w:bCs/>
        </w:rPr>
        <w:t>证书</w:t>
      </w:r>
      <w:r>
        <w:rPr>
          <w:rFonts w:ascii="SimSun" w:eastAsia="SimSun" w:hAnsi="SimSun" w:cs="SimSun" w:hint="eastAsia"/>
        </w:rPr>
        <w:t>送达招标文件第一章第</w:t>
      </w:r>
      <w:r>
        <w:rPr>
          <w:rFonts w:ascii="SimSun" w:eastAsia="SimSun" w:hAnsi="SimSun" w:cs="SimSun" w:hint="eastAsia"/>
        </w:rPr>
        <w:t>9</w:t>
      </w:r>
      <w:r>
        <w:rPr>
          <w:rFonts w:ascii="SimSun" w:eastAsia="SimSun" w:hAnsi="SimSun" w:cs="SimSun" w:hint="eastAsia"/>
        </w:rPr>
        <w:t>条载明的地点，否则</w:t>
      </w:r>
      <w:r>
        <w:rPr>
          <w:rStyle w:val="ab"/>
          <w:rFonts w:ascii="SimSun" w:eastAsia="SimSun" w:hAnsi="SimSun" w:cs="SimSun" w:hint="eastAsia"/>
          <w:bCs/>
        </w:rPr>
        <w:t>投标将被拒绝。</w:t>
      </w:r>
    </w:p>
    <w:p w:rsidR="00D87D24" w:rsidRDefault="004759CB">
      <w:pPr>
        <w:pStyle w:val="aa"/>
        <w:widowControl/>
        <w:spacing w:before="75" w:beforeAutospacing="0" w:after="75" w:afterAutospacing="0"/>
        <w:ind w:firstLine="480"/>
      </w:pPr>
      <w:r>
        <w:rPr>
          <w:rFonts w:ascii="SimSun" w:eastAsia="SimSun" w:hAnsi="SimSun" w:cs="SimSun" w:hint="eastAsia"/>
        </w:rPr>
        <w:t>9</w:t>
      </w:r>
      <w:r>
        <w:rPr>
          <w:rFonts w:ascii="SimSun" w:eastAsia="SimSun" w:hAnsi="SimSun" w:cs="SimSun" w:hint="eastAsia"/>
        </w:rPr>
        <w:t>、开标时间及地点：详见招标公告或更正公告，若不一致，以更正公告为准。</w:t>
      </w:r>
      <w:r>
        <w:rPr>
          <w:rStyle w:val="ab"/>
          <w:rFonts w:ascii="SimSun" w:eastAsia="SimSun" w:hAnsi="SimSun" w:cs="SimSun" w:hint="eastAsia"/>
          <w:bCs/>
        </w:rPr>
        <w:t> </w:t>
      </w:r>
    </w:p>
    <w:p w:rsidR="00D87D24" w:rsidRDefault="004759CB">
      <w:pPr>
        <w:pStyle w:val="aa"/>
        <w:widowControl/>
        <w:spacing w:before="75" w:beforeAutospacing="0" w:after="75" w:afterAutospacing="0"/>
        <w:ind w:firstLine="480"/>
        <w:outlineLvl w:val="0"/>
      </w:pPr>
      <w:r>
        <w:rPr>
          <w:rFonts w:ascii="SimSun" w:eastAsia="SimSun" w:hAnsi="SimSun" w:cs="SimSun" w:hint="eastAsia"/>
        </w:rPr>
        <w:t>10</w:t>
      </w:r>
      <w:r>
        <w:rPr>
          <w:rFonts w:ascii="SimSun" w:eastAsia="SimSun" w:hAnsi="SimSun" w:cs="SimSun" w:hint="eastAsia"/>
        </w:rPr>
        <w:t>、公告期限</w:t>
      </w:r>
    </w:p>
    <w:p w:rsidR="00D87D24" w:rsidRDefault="004759CB">
      <w:pPr>
        <w:pStyle w:val="aa"/>
        <w:widowControl/>
        <w:spacing w:before="75" w:beforeAutospacing="0" w:after="75" w:afterAutospacing="0"/>
        <w:ind w:firstLine="480"/>
      </w:pPr>
      <w:r>
        <w:rPr>
          <w:rFonts w:ascii="SimSun" w:eastAsia="SimSun" w:hAnsi="SimSun" w:cs="SimSun" w:hint="eastAsia"/>
        </w:rPr>
        <w:t>10.1</w:t>
      </w:r>
      <w:r>
        <w:rPr>
          <w:rFonts w:ascii="SimSun" w:eastAsia="SimSun" w:hAnsi="SimSun" w:cs="SimSun" w:hint="eastAsia"/>
        </w:rPr>
        <w:t>、招标公告的公告期限：自财政部和福建省财政厅指定的政府采购信息发布媒体最先发布公告之日起</w:t>
      </w:r>
      <w:r>
        <w:rPr>
          <w:rFonts w:ascii="Times New Roman" w:hAnsi="Times New Roman"/>
        </w:rPr>
        <w:t>5</w:t>
      </w:r>
      <w:r>
        <w:rPr>
          <w:rFonts w:ascii="SimSun" w:eastAsia="SimSun" w:hAnsi="SimSun" w:cs="SimSun" w:hint="eastAsia"/>
        </w:rPr>
        <w:t>个工作日。</w:t>
      </w:r>
    </w:p>
    <w:p w:rsidR="00D87D24" w:rsidRDefault="004759CB">
      <w:pPr>
        <w:pStyle w:val="aa"/>
        <w:widowControl/>
        <w:spacing w:before="75" w:beforeAutospacing="0" w:after="75" w:afterAutospacing="0"/>
        <w:ind w:firstLine="480"/>
      </w:pPr>
      <w:r>
        <w:rPr>
          <w:rFonts w:ascii="SimSun" w:eastAsia="SimSun" w:hAnsi="SimSun" w:cs="SimSun" w:hint="eastAsia"/>
        </w:rPr>
        <w:t>10.2</w:t>
      </w:r>
      <w:r>
        <w:rPr>
          <w:rFonts w:ascii="SimSun" w:eastAsia="SimSun" w:hAnsi="SimSun" w:cs="SimSun" w:hint="eastAsia"/>
        </w:rPr>
        <w:t>、招标文件公告期限：招标文件随同招标公告一并发布，其公告期限与招标公告的公告期限保持一致。</w:t>
      </w:r>
    </w:p>
    <w:p w:rsidR="00D87D24" w:rsidRDefault="004759CB">
      <w:pPr>
        <w:pStyle w:val="aa"/>
        <w:widowControl/>
        <w:spacing w:before="75" w:beforeAutospacing="0" w:after="75" w:afterAutospacing="0"/>
        <w:ind w:firstLine="480"/>
        <w:outlineLvl w:val="0"/>
      </w:pPr>
      <w:r>
        <w:rPr>
          <w:rFonts w:ascii="SimSun" w:eastAsia="SimSun" w:hAnsi="SimSun" w:cs="SimSun" w:hint="eastAsia"/>
        </w:rPr>
        <w:t>11</w:t>
      </w:r>
      <w:r>
        <w:rPr>
          <w:rFonts w:ascii="SimSun" w:eastAsia="SimSun" w:hAnsi="SimSun" w:cs="SimSun" w:hint="eastAsia"/>
        </w:rPr>
        <w:t>、采购人：平潭综合实验区自然资源服务中心</w:t>
      </w:r>
    </w:p>
    <w:p w:rsidR="00D87D24" w:rsidRDefault="004759CB">
      <w:pPr>
        <w:pStyle w:val="aa"/>
        <w:widowControl/>
        <w:spacing w:before="75" w:beforeAutospacing="0" w:after="75" w:afterAutospacing="0"/>
        <w:ind w:firstLine="480"/>
      </w:pPr>
      <w:r>
        <w:rPr>
          <w:rFonts w:ascii="SimSun" w:eastAsia="SimSun" w:hAnsi="SimSun" w:cs="SimSun" w:hint="eastAsia"/>
        </w:rPr>
        <w:t>地址：平潭综合实验区金井湾片区商务营运中心管</w:t>
      </w:r>
      <w:r>
        <w:rPr>
          <w:rFonts w:ascii="SimSun" w:eastAsia="SimSun" w:hAnsi="SimSun" w:cs="SimSun" w:hint="eastAsia"/>
        </w:rPr>
        <w:t>委会</w:t>
      </w:r>
      <w:r>
        <w:rPr>
          <w:rFonts w:ascii="SimSun" w:eastAsia="SimSun" w:hAnsi="SimSun" w:cs="SimSun" w:hint="eastAsia"/>
        </w:rPr>
        <w:t>3</w:t>
      </w:r>
      <w:r>
        <w:rPr>
          <w:rFonts w:ascii="SimSun" w:eastAsia="SimSun" w:hAnsi="SimSun" w:cs="SimSun" w:hint="eastAsia"/>
        </w:rPr>
        <w:t>号楼</w:t>
      </w:r>
      <w:r>
        <w:rPr>
          <w:rFonts w:ascii="SimSun" w:eastAsia="SimSun" w:hAnsi="SimSun" w:cs="SimSun" w:hint="eastAsia"/>
        </w:rPr>
        <w:t>15</w:t>
      </w:r>
      <w:r>
        <w:rPr>
          <w:rFonts w:ascii="SimSun" w:eastAsia="SimSun" w:hAnsi="SimSun" w:cs="SimSun" w:hint="eastAsia"/>
        </w:rPr>
        <w:t>层</w:t>
      </w:r>
    </w:p>
    <w:p w:rsidR="00D87D24" w:rsidRDefault="004759CB">
      <w:pPr>
        <w:pStyle w:val="aa"/>
        <w:widowControl/>
        <w:spacing w:before="75" w:beforeAutospacing="0" w:after="75" w:afterAutospacing="0"/>
        <w:ind w:firstLine="480"/>
      </w:pPr>
      <w:r>
        <w:rPr>
          <w:rFonts w:ascii="SimSun" w:eastAsia="SimSun" w:hAnsi="SimSun" w:cs="SimSun" w:hint="eastAsia"/>
        </w:rPr>
        <w:t>联系方法：</w:t>
      </w:r>
      <w:r>
        <w:rPr>
          <w:rFonts w:ascii="SimSun" w:eastAsia="SimSun" w:hAnsi="SimSun" w:cs="SimSun" w:hint="eastAsia"/>
        </w:rPr>
        <w:t>059124338018</w:t>
      </w:r>
    </w:p>
    <w:p w:rsidR="00D87D24" w:rsidRDefault="004759CB">
      <w:pPr>
        <w:pStyle w:val="aa"/>
        <w:widowControl/>
        <w:spacing w:before="75" w:beforeAutospacing="0" w:after="75" w:afterAutospacing="0"/>
        <w:ind w:firstLine="480"/>
      </w:pPr>
      <w:r>
        <w:rPr>
          <w:rFonts w:ascii="SimSun" w:eastAsia="SimSun" w:hAnsi="SimSun" w:cs="SimSun" w:hint="eastAsia"/>
        </w:rPr>
        <w:t>12</w:t>
      </w:r>
      <w:r>
        <w:rPr>
          <w:rFonts w:ascii="SimSun" w:eastAsia="SimSun" w:hAnsi="SimSun" w:cs="SimSun" w:hint="eastAsia"/>
        </w:rPr>
        <w:t>、代理机构：福建省勤思项目管理有限公司</w:t>
      </w:r>
    </w:p>
    <w:p w:rsidR="00D87D24" w:rsidRDefault="004759CB">
      <w:pPr>
        <w:pStyle w:val="aa"/>
        <w:widowControl/>
        <w:spacing w:before="75" w:beforeAutospacing="0" w:after="75" w:afterAutospacing="0"/>
        <w:ind w:firstLine="480"/>
      </w:pPr>
      <w:r>
        <w:rPr>
          <w:rFonts w:ascii="SimSun" w:eastAsia="SimSun" w:hAnsi="SimSun" w:cs="SimSun" w:hint="eastAsia"/>
        </w:rPr>
        <w:t>地址：福州市鼓楼区五四北路思儿亭天骅大厦第</w:t>
      </w:r>
      <w:r>
        <w:rPr>
          <w:rFonts w:ascii="SimSun" w:eastAsia="SimSun" w:hAnsi="SimSun" w:cs="SimSun" w:hint="eastAsia"/>
        </w:rPr>
        <w:t>8</w:t>
      </w:r>
      <w:r>
        <w:rPr>
          <w:rFonts w:ascii="SimSun" w:eastAsia="SimSun" w:hAnsi="SimSun" w:cs="SimSun" w:hint="eastAsia"/>
        </w:rPr>
        <w:t>层</w:t>
      </w:r>
      <w:r>
        <w:rPr>
          <w:rFonts w:ascii="SimSun" w:eastAsia="SimSun" w:hAnsi="SimSun" w:cs="SimSun" w:hint="eastAsia"/>
        </w:rPr>
        <w:t>18</w:t>
      </w:r>
      <w:r>
        <w:rPr>
          <w:rFonts w:ascii="SimSun" w:eastAsia="SimSun" w:hAnsi="SimSun" w:cs="SimSun" w:hint="eastAsia"/>
        </w:rPr>
        <w:t>单元</w:t>
      </w:r>
    </w:p>
    <w:p w:rsidR="00D87D24" w:rsidRDefault="004759CB">
      <w:pPr>
        <w:pStyle w:val="aa"/>
        <w:widowControl/>
        <w:spacing w:before="75" w:beforeAutospacing="0" w:after="75" w:afterAutospacing="0"/>
        <w:ind w:firstLine="480"/>
      </w:pPr>
      <w:r>
        <w:rPr>
          <w:rFonts w:ascii="SimSun" w:eastAsia="SimSun" w:hAnsi="SimSun" w:cs="SimSun" w:hint="eastAsia"/>
        </w:rPr>
        <w:t>联系方法：</w:t>
      </w:r>
      <w:r>
        <w:rPr>
          <w:rFonts w:ascii="SimSun" w:eastAsia="SimSun" w:hAnsi="SimSun" w:cs="SimSun" w:hint="eastAsia"/>
        </w:rPr>
        <w:t>13395003815</w:t>
      </w:r>
    </w:p>
    <w:p w:rsidR="00D87D24" w:rsidRDefault="004759CB">
      <w:pPr>
        <w:pStyle w:val="aa"/>
        <w:widowControl/>
        <w:spacing w:before="75" w:beforeAutospacing="0" w:after="75" w:afterAutospacing="0"/>
      </w:pPr>
      <w:r>
        <w:t> </w:t>
      </w:r>
    </w:p>
    <w:p w:rsidR="00D87D24" w:rsidRDefault="004759CB">
      <w:pPr>
        <w:pStyle w:val="aa"/>
        <w:widowControl/>
        <w:spacing w:before="75" w:beforeAutospacing="0" w:after="75" w:afterAutospacing="0"/>
      </w:pPr>
      <w:r>
        <w:rPr>
          <w:rFonts w:ascii="SimSun" w:eastAsia="SimSun" w:hAnsi="SimSun" w:cs="SimSun" w:hint="eastAsia"/>
        </w:rPr>
        <w:br/>
      </w:r>
      <w:r>
        <w:rPr>
          <w:rFonts w:ascii="SimSun" w:eastAsia="SimSun" w:hAnsi="SimSun" w:cs="SimSun" w:hint="eastAsia"/>
        </w:rPr>
        <w:t>附</w:t>
      </w:r>
      <w:r>
        <w:rPr>
          <w:rFonts w:ascii="SimSun" w:eastAsia="SimSun" w:hAnsi="SimSun" w:cs="SimSun" w:hint="eastAsia"/>
        </w:rPr>
        <w:t>1</w:t>
      </w:r>
      <w:r>
        <w:rPr>
          <w:rFonts w:ascii="SimSun" w:eastAsia="SimSun" w:hAnsi="SimSun" w:cs="SimSun" w:hint="eastAsia"/>
        </w:rPr>
        <w:t>：账户信息</w:t>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840"/>
      </w:tblGrid>
      <w:tr w:rsidR="00D87D24">
        <w:trPr>
          <w:trHeight w:val="309"/>
        </w:trPr>
        <w:tc>
          <w:tcPr>
            <w:tcW w:w="8840" w:type="dxa"/>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Style w:val="ab"/>
                <w:rFonts w:ascii="SimSun" w:eastAsia="SimSun" w:hAnsi="SimSun" w:cs="SimSun" w:hint="eastAsia"/>
                <w:bCs/>
              </w:rPr>
              <w:t>投标保证金账户</w:t>
            </w:r>
          </w:p>
        </w:tc>
      </w:tr>
      <w:tr w:rsidR="00D87D24">
        <w:trPr>
          <w:trHeight w:val="309"/>
        </w:trPr>
        <w:tc>
          <w:tcPr>
            <w:tcW w:w="8840" w:type="dxa"/>
            <w:shd w:val="clear" w:color="auto" w:fill="auto"/>
            <w:tcMar>
              <w:top w:w="0" w:type="dxa"/>
              <w:left w:w="105" w:type="dxa"/>
              <w:bottom w:w="0" w:type="dxa"/>
              <w:right w:w="105" w:type="dxa"/>
            </w:tcMar>
          </w:tcPr>
          <w:p w:rsidR="00D87D24" w:rsidRDefault="004759CB">
            <w:pPr>
              <w:pStyle w:val="aa"/>
              <w:widowControl/>
              <w:spacing w:beforeAutospacing="0" w:afterAutospacing="0"/>
            </w:pPr>
            <w:r>
              <w:rPr>
                <w:rFonts w:ascii="SimSun" w:eastAsia="SimSun" w:hAnsi="SimSun" w:cs="SimSun" w:hint="eastAsia"/>
              </w:rPr>
              <w:t>开户名称：</w:t>
            </w:r>
            <w:r>
              <w:rPr>
                <w:rFonts w:ascii="SimSun" w:eastAsia="SimSun" w:hAnsi="SimSun" w:cs="SimSun" w:hint="eastAsia"/>
                <w:u w:val="single"/>
                <w:shd w:val="clear" w:color="auto" w:fill="FFFFFF"/>
              </w:rPr>
              <w:t>福建省勤思项目管理有限公司</w:t>
            </w:r>
          </w:p>
        </w:tc>
      </w:tr>
      <w:tr w:rsidR="00D87D24">
        <w:trPr>
          <w:trHeight w:val="618"/>
        </w:trPr>
        <w:tc>
          <w:tcPr>
            <w:tcW w:w="8840" w:type="dxa"/>
            <w:shd w:val="clear" w:color="auto" w:fill="auto"/>
            <w:tcMar>
              <w:top w:w="0" w:type="dxa"/>
              <w:left w:w="105" w:type="dxa"/>
              <w:bottom w:w="0" w:type="dxa"/>
              <w:right w:w="105" w:type="dxa"/>
            </w:tcMar>
          </w:tcPr>
          <w:p w:rsidR="00D87D24" w:rsidRDefault="004759CB">
            <w:pPr>
              <w:pStyle w:val="aa"/>
              <w:widowControl/>
              <w:spacing w:beforeAutospacing="0" w:afterAutospacing="0"/>
            </w:pPr>
            <w:r>
              <w:rPr>
                <w:rFonts w:ascii="SimSun" w:eastAsia="SimSun" w:hAnsi="SimSun" w:cs="SimSun" w:hint="eastAsia"/>
              </w:rPr>
              <w:t>开户银行：供应商在福建省政府采购网上公开信息系统获取招标文件后，根据其提示自行选择要缴交的投标保证金托管银行。</w:t>
            </w:r>
          </w:p>
        </w:tc>
      </w:tr>
      <w:tr w:rsidR="00D87D24">
        <w:trPr>
          <w:trHeight w:val="926"/>
        </w:trPr>
        <w:tc>
          <w:tcPr>
            <w:tcW w:w="8840" w:type="dxa"/>
            <w:shd w:val="clear" w:color="auto" w:fill="auto"/>
            <w:tcMar>
              <w:top w:w="0" w:type="dxa"/>
              <w:left w:w="105" w:type="dxa"/>
              <w:bottom w:w="0" w:type="dxa"/>
              <w:right w:w="105" w:type="dxa"/>
            </w:tcMar>
          </w:tcPr>
          <w:p w:rsidR="00D87D24" w:rsidRDefault="004759CB">
            <w:pPr>
              <w:pStyle w:val="aa"/>
              <w:widowControl/>
              <w:spacing w:beforeAutospacing="0" w:afterAutospacing="0"/>
            </w:pPr>
            <w:r>
              <w:rPr>
                <w:rFonts w:ascii="SimSun" w:eastAsia="SimSun" w:hAnsi="SimSun" w:cs="SimSun" w:hint="eastAsia"/>
              </w:rPr>
              <w:t>银行账号：福建省政府采购网上公开信息系统根据供应商选择的投标保证金托管银行自动生成供应商所投采购包的缴交银行账号（即多个采购包将对应生成多个缴交账号）。供应商应按照所投采购包的投标保证金要求，缴交相应的投标保证金。</w:t>
            </w:r>
          </w:p>
        </w:tc>
      </w:tr>
      <w:tr w:rsidR="00D87D24">
        <w:trPr>
          <w:trHeight w:val="309"/>
        </w:trPr>
        <w:tc>
          <w:tcPr>
            <w:tcW w:w="8840" w:type="dxa"/>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Style w:val="ab"/>
                <w:rFonts w:ascii="SimSun" w:eastAsia="SimSun" w:hAnsi="SimSun" w:cs="SimSun" w:hint="eastAsia"/>
                <w:bCs/>
              </w:rPr>
              <w:t>特别提示</w:t>
            </w:r>
          </w:p>
        </w:tc>
      </w:tr>
      <w:tr w:rsidR="00D87D24">
        <w:trPr>
          <w:trHeight w:val="926"/>
        </w:trPr>
        <w:tc>
          <w:tcPr>
            <w:tcW w:w="8840" w:type="dxa"/>
            <w:shd w:val="clear" w:color="auto" w:fill="auto"/>
            <w:tcMar>
              <w:top w:w="0" w:type="dxa"/>
              <w:left w:w="105" w:type="dxa"/>
              <w:bottom w:w="0" w:type="dxa"/>
              <w:right w:w="105" w:type="dxa"/>
            </w:tcMar>
          </w:tcPr>
          <w:p w:rsidR="00D87D24" w:rsidRDefault="004759CB">
            <w:pPr>
              <w:pStyle w:val="aa"/>
              <w:widowControl/>
              <w:spacing w:beforeAutospacing="0" w:afterAutospacing="0"/>
            </w:pPr>
            <w:r>
              <w:rPr>
                <w:rFonts w:ascii="SimSun" w:eastAsia="SimSun" w:hAnsi="SimSun" w:cs="SimSun" w:hint="eastAsia"/>
              </w:rPr>
              <w:t>1</w:t>
            </w:r>
            <w:r>
              <w:rPr>
                <w:rFonts w:ascii="SimSun" w:eastAsia="SimSun" w:hAnsi="SimSun" w:cs="SimSun" w:hint="eastAsia"/>
              </w:rPr>
              <w:t>、投标人应认真核对账户信息，将投标保证金汇入以上账户，并自行承担因汇错投标保证金而产生的一切后果。</w:t>
            </w:r>
          </w:p>
          <w:p w:rsidR="00D87D24" w:rsidRDefault="004759CB">
            <w:pPr>
              <w:pStyle w:val="aa"/>
              <w:widowControl/>
              <w:spacing w:beforeAutospacing="0" w:afterAutospacing="0"/>
            </w:pPr>
            <w:r>
              <w:rPr>
                <w:rFonts w:ascii="SimSun" w:eastAsia="SimSun" w:hAnsi="SimSun" w:cs="SimSun" w:hint="eastAsia"/>
              </w:rPr>
              <w:t>2</w:t>
            </w:r>
            <w:r>
              <w:rPr>
                <w:rFonts w:ascii="SimSun" w:eastAsia="SimSun" w:hAnsi="SimSun" w:cs="SimSun" w:hint="eastAsia"/>
              </w:rPr>
              <w:t>、投标人在转账或电汇的凭证上应按照以下格式注明，以便核对：“（项目编号：</w:t>
            </w:r>
            <w:r>
              <w:rPr>
                <w:rFonts w:ascii="Times New Roman" w:hAnsi="Times New Roman"/>
              </w:rPr>
              <w:t>***</w:t>
            </w:r>
            <w:r>
              <w:rPr>
                <w:rFonts w:ascii="SimSun" w:eastAsia="SimSun" w:hAnsi="SimSun" w:cs="SimSun" w:hint="eastAsia"/>
              </w:rPr>
              <w:t>）的投标保证金”。</w:t>
            </w:r>
          </w:p>
        </w:tc>
      </w:tr>
    </w:tbl>
    <w:p w:rsidR="00D87D24" w:rsidRDefault="004759CB">
      <w:pPr>
        <w:pStyle w:val="aa"/>
        <w:widowControl/>
        <w:spacing w:before="75" w:beforeAutospacing="0" w:after="75" w:afterAutospacing="0"/>
      </w:pPr>
      <w:r>
        <w:t> </w:t>
      </w:r>
    </w:p>
    <w:p w:rsidR="00D87D24" w:rsidRDefault="004759CB">
      <w:pPr>
        <w:pStyle w:val="aa"/>
        <w:widowControl/>
        <w:spacing w:before="75" w:beforeAutospacing="0" w:after="75" w:afterAutospacing="0"/>
        <w:ind w:firstLine="480"/>
      </w:pPr>
      <w:r>
        <w:t> </w:t>
      </w:r>
    </w:p>
    <w:p w:rsidR="00D87D24" w:rsidRDefault="004759CB">
      <w:pPr>
        <w:pStyle w:val="aa"/>
        <w:widowControl/>
        <w:spacing w:before="75" w:beforeAutospacing="0" w:after="75" w:afterAutospacing="0"/>
      </w:pPr>
      <w:r>
        <w:lastRenderedPageBreak/>
        <w:t> </w:t>
      </w:r>
    </w:p>
    <w:p w:rsidR="00D87D24" w:rsidRDefault="004759CB">
      <w:pPr>
        <w:pStyle w:val="aa"/>
        <w:widowControl/>
        <w:spacing w:before="75" w:beforeAutospacing="0" w:after="75" w:afterAutospacing="0"/>
      </w:pPr>
      <w:r>
        <w:t> </w:t>
      </w:r>
    </w:p>
    <w:p w:rsidR="00D87D24" w:rsidRDefault="004759CB">
      <w:pPr>
        <w:pStyle w:val="aa"/>
        <w:widowControl/>
        <w:spacing w:before="75" w:beforeAutospacing="0" w:after="75" w:afterAutospacing="0"/>
      </w:pPr>
      <w:r>
        <w:rPr>
          <w:rFonts w:ascii="SimSun" w:eastAsia="SimSun" w:hAnsi="SimSun" w:cs="SimSun" w:hint="eastAsia"/>
        </w:rPr>
        <w:t>附</w:t>
      </w:r>
      <w:r>
        <w:t>2</w:t>
      </w:r>
      <w:r>
        <w:rPr>
          <w:rFonts w:ascii="SimSun" w:eastAsia="SimSun" w:hAnsi="SimSun" w:cs="SimSun" w:hint="eastAsia"/>
        </w:rPr>
        <w:t>：采购标的一览表</w:t>
      </w:r>
    </w:p>
    <w:p w:rsidR="00D87D24" w:rsidRDefault="004759CB">
      <w:pPr>
        <w:pStyle w:val="aa"/>
        <w:widowControl/>
        <w:spacing w:before="75" w:beforeAutospacing="0" w:after="75" w:afterAutospacing="0"/>
      </w:pPr>
      <w:r>
        <w:t> </w:t>
      </w:r>
    </w:p>
    <w:p w:rsidR="00D87D24" w:rsidRDefault="004759CB">
      <w:pPr>
        <w:pStyle w:val="aa"/>
        <w:widowControl/>
        <w:spacing w:beforeAutospacing="0" w:after="150" w:afterAutospacing="0"/>
        <w:jc w:val="right"/>
      </w:pPr>
      <w:r>
        <w:rPr>
          <w:rFonts w:ascii="SimSun" w:eastAsia="SimSun" w:hAnsi="SimSun" w:cs="SimSun" w:hint="eastAsia"/>
        </w:rPr>
        <w:t>金额单位：人民币元</w:t>
      </w:r>
    </w:p>
    <w:tbl>
      <w:tblPr>
        <w:tblW w:w="5115"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tblPr>
      <w:tblGrid>
        <w:gridCol w:w="704"/>
        <w:gridCol w:w="706"/>
        <w:gridCol w:w="1035"/>
        <w:gridCol w:w="712"/>
        <w:gridCol w:w="618"/>
        <w:gridCol w:w="1767"/>
        <w:gridCol w:w="1120"/>
        <w:gridCol w:w="1059"/>
        <w:gridCol w:w="792"/>
      </w:tblGrid>
      <w:tr w:rsidR="00D87D24">
        <w:trPr>
          <w:tblHeader/>
        </w:trPr>
        <w:tc>
          <w:tcPr>
            <w:tcW w:w="4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采购包</w:t>
            </w:r>
          </w:p>
        </w:tc>
        <w:tc>
          <w:tcPr>
            <w:tcW w:w="414"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品目号</w:t>
            </w:r>
          </w:p>
        </w:tc>
        <w:tc>
          <w:tcPr>
            <w:tcW w:w="607"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采购标的</w:t>
            </w:r>
          </w:p>
        </w:tc>
        <w:tc>
          <w:tcPr>
            <w:tcW w:w="418"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允许进口</w:t>
            </w:r>
          </w:p>
        </w:tc>
        <w:tc>
          <w:tcPr>
            <w:tcW w:w="36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数量</w:t>
            </w:r>
          </w:p>
        </w:tc>
        <w:tc>
          <w:tcPr>
            <w:tcW w:w="1037"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品目号预算</w:t>
            </w:r>
          </w:p>
        </w:tc>
        <w:tc>
          <w:tcPr>
            <w:tcW w:w="657"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采购包预算</w:t>
            </w:r>
          </w:p>
        </w:tc>
        <w:tc>
          <w:tcPr>
            <w:tcW w:w="621"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采购包最高限价</w:t>
            </w:r>
          </w:p>
        </w:tc>
        <w:tc>
          <w:tcPr>
            <w:tcW w:w="465"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投标保证金</w:t>
            </w:r>
          </w:p>
        </w:tc>
      </w:tr>
      <w:tr w:rsidR="00D87D24">
        <w:trPr>
          <w:trHeight w:val="743"/>
        </w:trPr>
        <w:tc>
          <w:tcPr>
            <w:tcW w:w="4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1</w:t>
            </w:r>
          </w:p>
        </w:tc>
        <w:tc>
          <w:tcPr>
            <w:tcW w:w="414"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1-1</w:t>
            </w:r>
          </w:p>
        </w:tc>
        <w:tc>
          <w:tcPr>
            <w:tcW w:w="607"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测绘服务</w:t>
            </w:r>
          </w:p>
        </w:tc>
        <w:tc>
          <w:tcPr>
            <w:tcW w:w="418"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否</w:t>
            </w:r>
          </w:p>
        </w:tc>
        <w:tc>
          <w:tcPr>
            <w:tcW w:w="36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1</w:t>
            </w:r>
            <w:r>
              <w:rPr>
                <w:rFonts w:ascii="SimSun" w:eastAsia="SimSun" w:hAnsi="SimSun" w:cs="SimSun"/>
                <w:kern w:val="0"/>
                <w:sz w:val="24"/>
              </w:rPr>
              <w:t>（项）</w:t>
            </w:r>
          </w:p>
        </w:tc>
        <w:tc>
          <w:tcPr>
            <w:tcW w:w="1037"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6,000,000.0000</w:t>
            </w:r>
          </w:p>
        </w:tc>
        <w:tc>
          <w:tcPr>
            <w:tcW w:w="657"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6000000</w:t>
            </w:r>
          </w:p>
        </w:tc>
        <w:tc>
          <w:tcPr>
            <w:tcW w:w="621"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6000000</w:t>
            </w:r>
          </w:p>
        </w:tc>
        <w:tc>
          <w:tcPr>
            <w:tcW w:w="465"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center"/>
            </w:pPr>
            <w:r>
              <w:rPr>
                <w:rFonts w:ascii="SimSun" w:eastAsia="SimSun" w:hAnsi="SimSun" w:cs="SimSun"/>
                <w:kern w:val="0"/>
                <w:sz w:val="24"/>
              </w:rPr>
              <w:t>60000</w:t>
            </w:r>
          </w:p>
        </w:tc>
      </w:tr>
    </w:tbl>
    <w:p w:rsidR="00D87D24" w:rsidRDefault="004759CB">
      <w:pPr>
        <w:rPr>
          <w:rStyle w:val="ab"/>
          <w:rFonts w:ascii="SimSun" w:eastAsia="SimSun" w:hAnsi="SimSun" w:cs="SimSun"/>
          <w:bCs/>
          <w:sz w:val="31"/>
          <w:szCs w:val="31"/>
        </w:rPr>
      </w:pPr>
      <w:r>
        <w:rPr>
          <w:rStyle w:val="ab"/>
          <w:rFonts w:ascii="SimSun" w:eastAsia="SimSun" w:hAnsi="SimSun" w:cs="SimSun" w:hint="eastAsia"/>
          <w:bCs/>
          <w:sz w:val="31"/>
          <w:szCs w:val="31"/>
        </w:rPr>
        <w:br w:type="page"/>
      </w:r>
    </w:p>
    <w:p w:rsidR="00D87D24" w:rsidRDefault="004759CB">
      <w:pPr>
        <w:pStyle w:val="aa"/>
        <w:widowControl/>
        <w:spacing w:before="75" w:beforeAutospacing="0" w:after="75" w:afterAutospacing="0"/>
        <w:jc w:val="center"/>
      </w:pPr>
      <w:r>
        <w:rPr>
          <w:rStyle w:val="ab"/>
          <w:rFonts w:ascii="SimSun" w:eastAsia="SimSun" w:hAnsi="SimSun" w:cs="SimSun" w:hint="eastAsia"/>
          <w:bCs/>
          <w:sz w:val="31"/>
          <w:szCs w:val="31"/>
        </w:rPr>
        <w:lastRenderedPageBreak/>
        <w:t>第二章</w:t>
      </w:r>
      <w:r>
        <w:rPr>
          <w:rStyle w:val="ab"/>
          <w:bCs/>
          <w:sz w:val="31"/>
          <w:szCs w:val="31"/>
        </w:rPr>
        <w:t>   </w:t>
      </w:r>
      <w:r>
        <w:rPr>
          <w:rStyle w:val="ab"/>
          <w:rFonts w:ascii="SimSun" w:eastAsia="SimSun" w:hAnsi="SimSun" w:cs="SimSun" w:hint="eastAsia"/>
          <w:bCs/>
          <w:sz w:val="31"/>
          <w:szCs w:val="31"/>
        </w:rPr>
        <w:t>投标人须知前附表（表</w:t>
      </w:r>
      <w:r>
        <w:rPr>
          <w:rStyle w:val="ab"/>
          <w:rFonts w:ascii="SimSun" w:eastAsia="SimSun" w:hAnsi="SimSun" w:cs="SimSun" w:hint="eastAsia"/>
          <w:bCs/>
          <w:sz w:val="31"/>
          <w:szCs w:val="31"/>
        </w:rPr>
        <w:t>1</w:t>
      </w:r>
      <w:r>
        <w:rPr>
          <w:rStyle w:val="ab"/>
          <w:rFonts w:ascii="SimSun" w:eastAsia="SimSun" w:hAnsi="SimSun" w:cs="SimSun" w:hint="eastAsia"/>
          <w:bCs/>
          <w:sz w:val="31"/>
          <w:szCs w:val="31"/>
        </w:rPr>
        <w:t>、</w:t>
      </w:r>
      <w:r>
        <w:rPr>
          <w:rStyle w:val="ab"/>
          <w:rFonts w:ascii="Times New Roman" w:hAnsi="Times New Roman"/>
          <w:bCs/>
          <w:sz w:val="31"/>
          <w:szCs w:val="31"/>
        </w:rPr>
        <w:t>2</w:t>
      </w:r>
      <w:r>
        <w:rPr>
          <w:rStyle w:val="ab"/>
          <w:rFonts w:ascii="SimSun" w:eastAsia="SimSun" w:hAnsi="SimSun" w:cs="SimSun" w:hint="eastAsia"/>
          <w:bCs/>
          <w:sz w:val="31"/>
          <w:szCs w:val="31"/>
        </w:rPr>
        <w:t>）</w:t>
      </w:r>
    </w:p>
    <w:p w:rsidR="00D87D24" w:rsidRDefault="004759CB">
      <w:pPr>
        <w:pStyle w:val="aa"/>
        <w:widowControl/>
        <w:spacing w:before="75" w:beforeAutospacing="0" w:after="75" w:afterAutospacing="0"/>
      </w:pPr>
      <w:r>
        <w:t> </w:t>
      </w:r>
    </w:p>
    <w:p w:rsidR="00D87D24" w:rsidRDefault="004759CB">
      <w:pPr>
        <w:pStyle w:val="aa"/>
        <w:widowControl/>
        <w:spacing w:before="75" w:beforeAutospacing="0" w:after="240" w:afterAutospacing="0"/>
        <w:jc w:val="center"/>
        <w:outlineLvl w:val="0"/>
      </w:pPr>
      <w:r>
        <w:rPr>
          <w:rStyle w:val="ab"/>
          <w:rFonts w:ascii="SimSun" w:eastAsia="SimSun" w:hAnsi="SimSun" w:cs="SimSun" w:hint="eastAsia"/>
          <w:bCs/>
        </w:rPr>
        <w:t>一、投标人须知前附表</w:t>
      </w:r>
      <w:r>
        <w:rPr>
          <w:rStyle w:val="ab"/>
          <w:rFonts w:ascii="SimSun" w:eastAsia="SimSun" w:hAnsi="SimSun" w:cs="SimSun" w:hint="eastAsia"/>
          <w:bCs/>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58"/>
        <w:gridCol w:w="1353"/>
        <w:gridCol w:w="6605"/>
      </w:tblGrid>
      <w:tr w:rsidR="00D87D24">
        <w:tc>
          <w:tcPr>
            <w:tcW w:w="0" w:type="auto"/>
            <w:gridSpan w:val="3"/>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Style w:val="ab"/>
                <w:rFonts w:ascii="SimSun" w:eastAsia="SimSun" w:hAnsi="SimSun" w:cs="SimSun" w:hint="eastAsia"/>
                <w:bCs/>
              </w:rPr>
              <w:t>特别提示：本表与招标文件对应章节的内容若不一致，以本表为准。</w:t>
            </w:r>
          </w:p>
        </w:tc>
      </w:tr>
      <w:tr w:rsidR="00D87D24">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项号</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招标文件</w:t>
            </w:r>
          </w:p>
          <w:p w:rsidR="00D87D24" w:rsidRDefault="004759CB">
            <w:pPr>
              <w:pStyle w:val="aa"/>
              <w:widowControl/>
              <w:spacing w:beforeAutospacing="0" w:afterAutospacing="0"/>
              <w:jc w:val="center"/>
            </w:pPr>
            <w:r>
              <w:rPr>
                <w:rFonts w:ascii="SimSun" w:eastAsia="SimSun" w:hAnsi="SimSun" w:cs="SimSun" w:hint="eastAsia"/>
              </w:rPr>
              <w:t>（第三章）</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编列内容</w:t>
            </w:r>
          </w:p>
        </w:tc>
      </w:tr>
      <w:tr w:rsidR="00D87D24">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1</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6.1</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pPr>
            <w:r>
              <w:rPr>
                <w:rStyle w:val="ab"/>
                <w:rFonts w:ascii="SimSun" w:eastAsia="SimSun" w:hAnsi="SimSun" w:cs="SimSun" w:hint="eastAsia"/>
                <w:bCs/>
              </w:rPr>
              <w:t>是否组织现场考察或召开开标前答疑会：</w:t>
            </w:r>
            <w:r>
              <w:rPr>
                <w:rFonts w:ascii="SimSun" w:eastAsia="SimSun" w:hAnsi="SimSun" w:cs="SimSun" w:hint="eastAsia"/>
              </w:rPr>
              <w:t>否。</w:t>
            </w:r>
          </w:p>
        </w:tc>
      </w:tr>
      <w:tr w:rsidR="00D87D24">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2</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10.4</w:t>
            </w:r>
          </w:p>
        </w:tc>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pPr>
            <w:r>
              <w:rPr>
                <w:rStyle w:val="ab"/>
                <w:rFonts w:ascii="SimSun" w:eastAsia="SimSun" w:hAnsi="SimSun" w:cs="SimSun" w:hint="eastAsia"/>
                <w:bCs/>
              </w:rPr>
              <w:t>投标文件的份数：</w:t>
            </w:r>
          </w:p>
          <w:p w:rsidR="00D87D24" w:rsidRDefault="004759CB">
            <w:pPr>
              <w:pStyle w:val="aa"/>
              <w:widowControl/>
              <w:wordWrap w:val="0"/>
              <w:spacing w:beforeAutospacing="0" w:afterAutospacing="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）可读介质（光盘或</w:t>
            </w:r>
            <w:r>
              <w:rPr>
                <w:rFonts w:ascii="Times New Roman" w:hAnsi="Times New Roman"/>
              </w:rPr>
              <w:t>U</w:t>
            </w:r>
            <w:r>
              <w:rPr>
                <w:rFonts w:ascii="SimSun" w:eastAsia="SimSun" w:hAnsi="SimSun" w:cs="SimSun" w:hint="eastAsia"/>
              </w:rPr>
              <w:t>盘）</w:t>
            </w:r>
            <w:r>
              <w:rPr>
                <w:rFonts w:ascii="SimSun" w:eastAsia="SimSun" w:hAnsi="SimSun" w:cs="SimSun" w:hint="eastAsia"/>
                <w:u w:val="single"/>
              </w:rPr>
              <w:t>1</w:t>
            </w:r>
            <w:r>
              <w:rPr>
                <w:rFonts w:ascii="SimSun" w:eastAsia="SimSun" w:hAnsi="SimSun" w:cs="SimSun" w:hint="eastAsia"/>
              </w:rPr>
              <w:t>份：投标人应将其上传至福建省政府采购网上公开信息系统的电子投标文件在该可读介质中另存</w:t>
            </w:r>
            <w:r>
              <w:rPr>
                <w:rFonts w:ascii="SimSun" w:eastAsia="SimSun" w:hAnsi="SimSun" w:cs="SimSun" w:hint="eastAsia"/>
                <w:u w:val="single"/>
              </w:rPr>
              <w:t>1</w:t>
            </w:r>
            <w:r>
              <w:rPr>
                <w:rFonts w:ascii="SimSun" w:eastAsia="SimSun" w:hAnsi="SimSun" w:cs="SimSun" w:hint="eastAsia"/>
              </w:rPr>
              <w:t>份。</w:t>
            </w:r>
          </w:p>
          <w:p w:rsidR="00D87D24" w:rsidRDefault="004759CB">
            <w:pPr>
              <w:pStyle w:val="aa"/>
              <w:widowControl/>
              <w:wordWrap w:val="0"/>
              <w:spacing w:beforeAutospacing="0" w:afterAutospacing="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）电子投标文件：详见投标人须知前附表</w:t>
            </w:r>
            <w:r>
              <w:rPr>
                <w:rFonts w:ascii="SimSun" w:eastAsia="SimSun" w:hAnsi="SimSun" w:cs="SimSun" w:hint="eastAsia"/>
              </w:rPr>
              <w:t>2</w:t>
            </w:r>
            <w:r>
              <w:rPr>
                <w:rFonts w:ascii="SimSun" w:eastAsia="SimSun" w:hAnsi="SimSun" w:cs="SimSun" w:hint="eastAsia"/>
              </w:rPr>
              <w:t>《关于电子招标投标活动的专门规定》。</w:t>
            </w:r>
          </w:p>
        </w:tc>
      </w:tr>
      <w:tr w:rsidR="00D87D24">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jc w:val="center"/>
            </w:pPr>
            <w:r>
              <w:rPr>
                <w:rFonts w:ascii="SimSun" w:eastAsia="SimSun" w:hAnsi="SimSun" w:cs="SimSun" w:hint="eastAsia"/>
              </w:rPr>
              <w:t>3</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pPr>
            <w:r>
              <w:rPr>
                <w:rFonts w:ascii="SimSun" w:eastAsia="SimSun" w:hAnsi="SimSun" w:cs="SimSun" w:hint="eastAsia"/>
              </w:rPr>
              <w:t> 10.7-</w:t>
            </w:r>
            <w:r>
              <w:rPr>
                <w:rFonts w:ascii="SimSun" w:eastAsia="SimSun" w:hAnsi="SimSun" w:cs="SimSun" w:hint="eastAsia"/>
              </w:rPr>
              <w:t>（</w:t>
            </w:r>
            <w:r>
              <w:rPr>
                <w:rFonts w:ascii="Times New Roman" w:hAnsi="Times New Roman"/>
              </w:rPr>
              <w:t>1</w:t>
            </w:r>
            <w:r>
              <w:rPr>
                <w:rFonts w:ascii="SimSun" w:eastAsia="SimSun" w:hAnsi="SimSun" w:cs="SimSun" w:hint="eastAsia"/>
              </w:rPr>
              <w:t>）</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pPr>
            <w:r>
              <w:rPr>
                <w:rStyle w:val="ab"/>
                <w:rFonts w:ascii="SimSun" w:eastAsia="SimSun" w:hAnsi="SimSun" w:cs="SimSun" w:hint="eastAsia"/>
                <w:bCs/>
              </w:rPr>
              <w:t>是否允许中标人将本项目的非主体、非关键性工作进行分包：</w:t>
            </w:r>
          </w:p>
          <w:p w:rsidR="00D87D24" w:rsidRDefault="004759CB">
            <w:pPr>
              <w:pStyle w:val="aa"/>
              <w:widowControl/>
              <w:spacing w:beforeAutospacing="0" w:afterAutospacing="0"/>
            </w:pPr>
            <w:r>
              <w:rPr>
                <w:rFonts w:ascii="SimSun" w:eastAsia="SimSun" w:hAnsi="SimSun" w:cs="SimSun" w:hint="eastAsia"/>
              </w:rPr>
              <w:t>不允许。</w:t>
            </w:r>
          </w:p>
        </w:tc>
      </w:tr>
      <w:tr w:rsidR="00D87D24">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jc w:val="center"/>
            </w:pPr>
            <w:r>
              <w:rPr>
                <w:rFonts w:ascii="SimSun" w:eastAsia="SimSun" w:hAnsi="SimSun" w:cs="SimSun" w:hint="eastAsia"/>
              </w:rPr>
              <w:t>4</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10.8-</w:t>
            </w:r>
            <w:r>
              <w:rPr>
                <w:rFonts w:ascii="SimSun" w:eastAsia="SimSun" w:hAnsi="SimSun" w:cs="SimSun" w:hint="eastAsia"/>
              </w:rPr>
              <w:t>（</w:t>
            </w:r>
            <w:r>
              <w:rPr>
                <w:rFonts w:ascii="Calibri" w:hAnsi="Calibri" w:cs="Calibri"/>
              </w:rPr>
              <w:t>1</w:t>
            </w:r>
            <w:r>
              <w:rPr>
                <w:rFonts w:ascii="SimSun" w:eastAsia="SimSun" w:hAnsi="SimSun" w:cs="SimSun" w:hint="eastAsia"/>
              </w:rPr>
              <w:t>）</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pPr>
            <w:r>
              <w:rPr>
                <w:rStyle w:val="ab"/>
                <w:rFonts w:ascii="SimSun" w:eastAsia="SimSun" w:hAnsi="SimSun" w:cs="SimSun" w:hint="eastAsia"/>
                <w:bCs/>
              </w:rPr>
              <w:t>投标有效期</w:t>
            </w:r>
            <w:r>
              <w:rPr>
                <w:rFonts w:ascii="SimSun" w:eastAsia="SimSun" w:hAnsi="SimSun" w:cs="SimSun" w:hint="eastAsia"/>
              </w:rPr>
              <w:t>：投标截止时间起</w:t>
            </w:r>
            <w:r>
              <w:rPr>
                <w:rFonts w:ascii="SimSun" w:eastAsia="SimSun" w:hAnsi="SimSun" w:cs="SimSun" w:hint="eastAsia"/>
              </w:rPr>
              <w:t>90</w:t>
            </w:r>
            <w:r>
              <w:rPr>
                <w:rFonts w:ascii="SimSun" w:eastAsia="SimSun" w:hAnsi="SimSun" w:cs="SimSun" w:hint="eastAsia"/>
              </w:rPr>
              <w:t>个日历日。</w:t>
            </w:r>
          </w:p>
        </w:tc>
      </w:tr>
      <w:tr w:rsidR="00D87D24">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jc w:val="center"/>
            </w:pPr>
            <w:r>
              <w:rPr>
                <w:rFonts w:ascii="SimSun" w:eastAsia="SimSun" w:hAnsi="SimSun" w:cs="SimSun" w:hint="eastAsia"/>
              </w:rPr>
              <w:t>5</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12.1</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pPr>
            <w:r>
              <w:rPr>
                <w:rFonts w:ascii="SimSun" w:eastAsia="SimSun" w:hAnsi="SimSun" w:cs="SimSun" w:hint="eastAsia"/>
              </w:rPr>
              <w:t>本项目推荐项目包</w:t>
            </w:r>
            <w:r>
              <w:rPr>
                <w:rFonts w:ascii="SimSun" w:eastAsia="SimSun" w:hAnsi="SimSun" w:cs="SimSun" w:hint="eastAsia"/>
              </w:rPr>
              <w:t>1</w:t>
            </w:r>
            <w:r>
              <w:rPr>
                <w:rFonts w:ascii="SimSun" w:eastAsia="SimSun" w:hAnsi="SimSun" w:cs="SimSun" w:hint="eastAsia"/>
              </w:rPr>
              <w:t>中标候选人数为</w:t>
            </w:r>
            <w:r>
              <w:rPr>
                <w:rFonts w:ascii="SimSun" w:eastAsia="SimSun" w:hAnsi="SimSun" w:cs="SimSun" w:hint="eastAsia"/>
              </w:rPr>
              <w:t>1</w:t>
            </w:r>
            <w:r>
              <w:rPr>
                <w:rFonts w:ascii="SimSun" w:eastAsia="SimSun" w:hAnsi="SimSun" w:cs="SimSun" w:hint="eastAsia"/>
              </w:rPr>
              <w:t>家。</w:t>
            </w:r>
          </w:p>
        </w:tc>
      </w:tr>
      <w:tr w:rsidR="00D87D24">
        <w:tc>
          <w:tcPr>
            <w:tcW w:w="0" w:type="auto"/>
            <w:shd w:val="clear" w:color="auto" w:fill="auto"/>
            <w:tcMar>
              <w:top w:w="75" w:type="dxa"/>
              <w:left w:w="150" w:type="dxa"/>
              <w:bottom w:w="75" w:type="dxa"/>
              <w:right w:w="150" w:type="dxa"/>
            </w:tcMar>
            <w:vAlign w:val="center"/>
          </w:tcPr>
          <w:p w:rsidR="00D87D24" w:rsidRDefault="004759CB">
            <w:pPr>
              <w:pStyle w:val="aa"/>
              <w:widowControl/>
              <w:wordWrap w:val="0"/>
              <w:spacing w:beforeAutospacing="0" w:afterAutospacing="0"/>
            </w:pPr>
            <w:r>
              <w:t>  </w:t>
            </w:r>
            <w:r>
              <w:rPr>
                <w:rFonts w:ascii="SimSun" w:eastAsia="SimSun" w:hAnsi="SimSun" w:cs="SimSun" w:hint="eastAsia"/>
              </w:rPr>
              <w:t>6</w:t>
            </w:r>
          </w:p>
        </w:tc>
        <w:tc>
          <w:tcPr>
            <w:tcW w:w="0" w:type="auto"/>
            <w:shd w:val="clear" w:color="auto" w:fill="auto"/>
            <w:tcMar>
              <w:top w:w="75" w:type="dxa"/>
              <w:left w:w="150" w:type="dxa"/>
              <w:bottom w:w="75" w:type="dxa"/>
              <w:right w:w="150" w:type="dxa"/>
            </w:tcMar>
            <w:vAlign w:val="center"/>
          </w:tcPr>
          <w:p w:rsidR="00D87D24" w:rsidRDefault="004759CB">
            <w:pPr>
              <w:pStyle w:val="aa"/>
              <w:widowControl/>
              <w:spacing w:beforeAutospacing="0" w:afterAutospacing="0"/>
            </w:pPr>
            <w:r>
              <w:t>  </w:t>
            </w:r>
            <w:r>
              <w:rPr>
                <w:rFonts w:ascii="SimSun" w:eastAsia="SimSun" w:hAnsi="SimSun" w:cs="SimSun" w:hint="eastAsia"/>
              </w:rPr>
              <w:t>12.2</w:t>
            </w:r>
          </w:p>
        </w:tc>
        <w:tc>
          <w:tcPr>
            <w:tcW w:w="0" w:type="auto"/>
            <w:shd w:val="clear" w:color="auto" w:fill="auto"/>
            <w:tcMar>
              <w:top w:w="75" w:type="dxa"/>
              <w:left w:w="150" w:type="dxa"/>
              <w:bottom w:w="75" w:type="dxa"/>
              <w:right w:w="150" w:type="dxa"/>
            </w:tcMar>
            <w:vAlign w:val="center"/>
          </w:tcPr>
          <w:p w:rsidR="00D87D24" w:rsidRDefault="004759CB">
            <w:pPr>
              <w:pStyle w:val="aa"/>
              <w:widowControl/>
              <w:wordWrap w:val="0"/>
              <w:spacing w:beforeAutospacing="0" w:afterAutospacing="0"/>
            </w:pPr>
            <w:r>
              <w:rPr>
                <w:rStyle w:val="ab"/>
                <w:rFonts w:ascii="SimSun" w:eastAsia="SimSun" w:hAnsi="SimSun" w:cs="SimSun" w:hint="eastAsia"/>
                <w:bCs/>
              </w:rPr>
              <w:t>本项目中标人的确定（以采购包为单位）：</w:t>
            </w:r>
          </w:p>
          <w:p w:rsidR="00D87D24" w:rsidRDefault="004759CB">
            <w:pPr>
              <w:pStyle w:val="aa"/>
              <w:widowControl/>
              <w:wordWrap w:val="0"/>
              <w:spacing w:beforeAutospacing="0" w:afterAutospacing="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）采购人应在政府采购招投标管理办法规定的时限内确定中标人。</w:t>
            </w:r>
          </w:p>
          <w:p w:rsidR="00D87D24" w:rsidRDefault="004759CB">
            <w:pPr>
              <w:pStyle w:val="aa"/>
              <w:widowControl/>
              <w:wordWrap w:val="0"/>
              <w:spacing w:beforeAutospacing="0" w:afterAutospacing="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）若出现中标候选人并列情形，则按照下列方式确定中标人：</w:t>
            </w:r>
          </w:p>
          <w:p w:rsidR="00D87D24" w:rsidRDefault="004759CB">
            <w:pPr>
              <w:pStyle w:val="aa"/>
              <w:widowControl/>
              <w:wordWrap w:val="0"/>
              <w:spacing w:beforeAutospacing="0" w:afterAutospacing="0"/>
            </w:pPr>
            <w:r>
              <w:rPr>
                <w:rFonts w:ascii="SimSun" w:eastAsia="SimSun" w:hAnsi="SimSun" w:cs="SimSun" w:hint="eastAsia"/>
              </w:rPr>
              <w:t>①招标文件规定的方式：</w:t>
            </w:r>
            <w:r>
              <w:t>投标文件满足招标文件全部实质性要求，按技术项（</w:t>
            </w:r>
            <w:r>
              <w:t>F2</w:t>
            </w:r>
            <w:r>
              <w:t>）得分高的投标人将被排序在前；若前者仍相同的，则在有关监督人员的监督下采用随机抽取方法确定</w:t>
            </w:r>
            <w:r>
              <w:rPr>
                <w:rFonts w:ascii="SimSun" w:eastAsia="SimSun" w:hAnsi="SimSun" w:cs="SimSun" w:hint="eastAsia"/>
              </w:rPr>
              <w:t>。</w:t>
            </w:r>
          </w:p>
          <w:p w:rsidR="00D87D24" w:rsidRDefault="004759CB">
            <w:pPr>
              <w:pStyle w:val="aa"/>
              <w:widowControl/>
              <w:wordWrap w:val="0"/>
              <w:spacing w:beforeAutospacing="0" w:afterAutospacing="0"/>
            </w:pPr>
            <w:r>
              <w:rPr>
                <w:rFonts w:ascii="SimSun" w:eastAsia="SimSun" w:hAnsi="SimSun" w:cs="SimSun" w:hint="eastAsia"/>
              </w:rPr>
              <w:t>②若本款第①点规定方式为“无”，则按照下列方式确定：无。。</w:t>
            </w:r>
          </w:p>
          <w:p w:rsidR="00D87D24" w:rsidRDefault="004759CB">
            <w:pPr>
              <w:pStyle w:val="aa"/>
              <w:widowControl/>
              <w:wordWrap w:val="0"/>
              <w:spacing w:beforeAutospacing="0" w:afterAutospacing="0"/>
            </w:pPr>
            <w:r>
              <w:rPr>
                <w:rFonts w:ascii="SimSun" w:eastAsia="SimSun" w:hAnsi="SimSun" w:cs="SimSun" w:hint="eastAsia"/>
              </w:rPr>
              <w:t>③若本款第①、②点规定方式均为“无”，则按照下列方式确定：随机抽取。</w:t>
            </w:r>
          </w:p>
          <w:p w:rsidR="00D87D24" w:rsidRDefault="004759CB">
            <w:pPr>
              <w:pStyle w:val="aa"/>
              <w:widowControl/>
              <w:wordWrap w:val="0"/>
              <w:spacing w:beforeAutospacing="0" w:afterAutospacing="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）本项目确定的中标人家数：本项目确定项目包</w:t>
            </w:r>
            <w:r>
              <w:rPr>
                <w:rFonts w:ascii="SimSun" w:eastAsia="SimSun" w:hAnsi="SimSun" w:cs="SimSun" w:hint="eastAsia"/>
              </w:rPr>
              <w:t>1</w:t>
            </w:r>
            <w:r>
              <w:rPr>
                <w:rFonts w:ascii="SimSun" w:eastAsia="SimSun" w:hAnsi="SimSun" w:cs="SimSun" w:hint="eastAsia"/>
              </w:rPr>
              <w:t>中标人数为</w:t>
            </w:r>
            <w:r>
              <w:rPr>
                <w:rFonts w:ascii="SimSun" w:eastAsia="SimSun" w:hAnsi="SimSun" w:cs="SimSun" w:hint="eastAsia"/>
              </w:rPr>
              <w:t>1</w:t>
            </w:r>
            <w:r>
              <w:rPr>
                <w:rFonts w:ascii="SimSun" w:eastAsia="SimSun" w:hAnsi="SimSun" w:cs="SimSun" w:hint="eastAsia"/>
              </w:rPr>
              <w:t>家；</w:t>
            </w:r>
          </w:p>
        </w:tc>
      </w:tr>
      <w:tr w:rsidR="00D87D24">
        <w:tc>
          <w:tcPr>
            <w:tcW w:w="0" w:type="auto"/>
            <w:shd w:val="clear" w:color="auto" w:fill="auto"/>
            <w:tcMar>
              <w:top w:w="0" w:type="dxa"/>
              <w:left w:w="0" w:type="dxa"/>
              <w:bottom w:w="0" w:type="dxa"/>
              <w:right w:w="0" w:type="dxa"/>
            </w:tcMar>
            <w:vAlign w:val="center"/>
          </w:tcPr>
          <w:p w:rsidR="00D87D24" w:rsidRDefault="004759CB">
            <w:pPr>
              <w:widowControl/>
              <w:wordWrap w:val="0"/>
              <w:jc w:val="left"/>
            </w:pPr>
            <w:r>
              <w:rPr>
                <w:rFonts w:ascii="SimSun" w:eastAsia="SimSun" w:hAnsi="SimSun" w:cs="SimSun"/>
                <w:kern w:val="0"/>
                <w:sz w:val="24"/>
              </w:rPr>
              <w:t> </w:t>
            </w:r>
            <w:r>
              <w:rPr>
                <w:rFonts w:ascii="SimSun" w:eastAsia="SimSun" w:hAnsi="SimSun" w:cs="SimSun" w:hint="eastAsia"/>
                <w:kern w:val="0"/>
                <w:sz w:val="24"/>
              </w:rPr>
              <w:t>7</w:t>
            </w:r>
          </w:p>
        </w:tc>
        <w:tc>
          <w:tcPr>
            <w:tcW w:w="0" w:type="auto"/>
            <w:shd w:val="clear" w:color="auto" w:fill="auto"/>
            <w:tcMar>
              <w:top w:w="0" w:type="dxa"/>
              <w:left w:w="0" w:type="dxa"/>
              <w:bottom w:w="0" w:type="dxa"/>
              <w:right w:w="0" w:type="dxa"/>
            </w:tcMar>
            <w:vAlign w:val="center"/>
          </w:tcPr>
          <w:p w:rsidR="00D87D24" w:rsidRDefault="004759CB">
            <w:pPr>
              <w:widowControl/>
              <w:wordWrap w:val="0"/>
              <w:jc w:val="left"/>
            </w:pPr>
            <w:r>
              <w:rPr>
                <w:rFonts w:ascii="SimSun" w:eastAsia="SimSun" w:hAnsi="SimSun" w:cs="SimSun" w:hint="eastAsia"/>
                <w:kern w:val="0"/>
                <w:sz w:val="24"/>
              </w:rPr>
              <w:t> 13.2</w:t>
            </w:r>
          </w:p>
        </w:tc>
        <w:tc>
          <w:tcPr>
            <w:tcW w:w="0" w:type="auto"/>
            <w:shd w:val="clear" w:color="auto" w:fill="auto"/>
            <w:tcMar>
              <w:top w:w="0" w:type="dxa"/>
              <w:left w:w="0" w:type="dxa"/>
              <w:bottom w:w="0" w:type="dxa"/>
              <w:right w:w="0" w:type="dxa"/>
            </w:tcMar>
            <w:vAlign w:val="center"/>
          </w:tcPr>
          <w:p w:rsidR="00D87D24" w:rsidRDefault="004759CB">
            <w:pPr>
              <w:widowControl/>
              <w:wordWrap w:val="0"/>
              <w:jc w:val="left"/>
            </w:pPr>
            <w:r>
              <w:rPr>
                <w:rStyle w:val="ab"/>
                <w:rFonts w:ascii="SimSun" w:eastAsia="SimSun" w:hAnsi="SimSun" w:cs="SimSun" w:hint="eastAsia"/>
                <w:bCs/>
                <w:kern w:val="0"/>
                <w:sz w:val="24"/>
              </w:rPr>
              <w:t>合同签订时限：</w:t>
            </w:r>
            <w:r>
              <w:rPr>
                <w:rFonts w:ascii="SimSun" w:eastAsia="SimSun" w:hAnsi="SimSun" w:cs="SimSun"/>
                <w:kern w:val="0"/>
                <w:sz w:val="24"/>
              </w:rPr>
              <w:t>自中标通知书发出之日起</w:t>
            </w:r>
            <w:r>
              <w:rPr>
                <w:rFonts w:ascii="SimSun" w:eastAsia="SimSun" w:hAnsi="SimSun" w:cs="SimSun"/>
                <w:kern w:val="0"/>
                <w:sz w:val="24"/>
              </w:rPr>
              <w:t>30</w:t>
            </w:r>
            <w:r>
              <w:rPr>
                <w:rFonts w:ascii="SimSun" w:eastAsia="SimSun" w:hAnsi="SimSun" w:cs="SimSun"/>
                <w:kern w:val="0"/>
                <w:sz w:val="24"/>
              </w:rPr>
              <w:t>个日历日内。</w:t>
            </w:r>
          </w:p>
        </w:tc>
      </w:tr>
      <w:tr w:rsidR="00D87D24">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jc w:val="center"/>
            </w:pPr>
            <w:r>
              <w:rPr>
                <w:rFonts w:ascii="SimSun" w:eastAsia="SimSun" w:hAnsi="SimSun" w:cs="SimSun" w:hint="eastAsia"/>
              </w:rPr>
              <w:t>8</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pPr>
            <w:r>
              <w:rPr>
                <w:rFonts w:ascii="SimSun" w:eastAsia="SimSun" w:hAnsi="SimSun" w:cs="SimSun" w:hint="eastAsia"/>
              </w:rPr>
              <w:t> 15.1-</w:t>
            </w:r>
            <w:r>
              <w:rPr>
                <w:rFonts w:ascii="SimSun" w:eastAsia="SimSun" w:hAnsi="SimSun" w:cs="SimSun" w:hint="eastAsia"/>
              </w:rPr>
              <w:t>（</w:t>
            </w:r>
            <w:r>
              <w:rPr>
                <w:rFonts w:ascii="Times New Roman" w:hAnsi="Times New Roman"/>
              </w:rPr>
              <w:t>2</w:t>
            </w:r>
            <w:r>
              <w:rPr>
                <w:rFonts w:ascii="SimSun" w:eastAsia="SimSun" w:hAnsi="SimSun" w:cs="SimSun" w:hint="eastAsia"/>
              </w:rPr>
              <w:t>）</w:t>
            </w:r>
          </w:p>
        </w:tc>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pPr>
            <w:r>
              <w:rPr>
                <w:rStyle w:val="ab"/>
                <w:rFonts w:ascii="SimSun" w:eastAsia="SimSun" w:hAnsi="SimSun" w:cs="SimSun" w:hint="eastAsia"/>
                <w:bCs/>
              </w:rPr>
              <w:t>质疑函原件应采用下列方式提交：</w:t>
            </w:r>
            <w:r>
              <w:rPr>
                <w:rFonts w:ascii="SimSun" w:eastAsia="SimSun" w:hAnsi="SimSun" w:cs="SimSun" w:hint="eastAsia"/>
              </w:rPr>
              <w:t>书面形式。</w:t>
            </w:r>
          </w:p>
        </w:tc>
      </w:tr>
      <w:tr w:rsidR="00D87D24">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jc w:val="center"/>
            </w:pPr>
            <w:r>
              <w:rPr>
                <w:rFonts w:ascii="SimSun" w:eastAsia="SimSun" w:hAnsi="SimSun" w:cs="SimSun" w:hint="eastAsia"/>
              </w:rPr>
              <w:t>9</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pPr>
            <w:r>
              <w:rPr>
                <w:rFonts w:ascii="SimSun" w:eastAsia="SimSun" w:hAnsi="SimSun" w:cs="SimSun" w:hint="eastAsia"/>
              </w:rPr>
              <w:t> </w:t>
            </w:r>
          </w:p>
          <w:p w:rsidR="00D87D24" w:rsidRDefault="004759CB">
            <w:pPr>
              <w:pStyle w:val="aa"/>
              <w:widowControl/>
              <w:spacing w:beforeAutospacing="0" w:afterAutospacing="0"/>
            </w:pPr>
            <w:r>
              <w:rPr>
                <w:rFonts w:ascii="SimSun" w:eastAsia="SimSun" w:hAnsi="SimSun" w:cs="SimSun" w:hint="eastAsia"/>
              </w:rPr>
              <w:t>   15.4</w:t>
            </w:r>
          </w:p>
          <w:p w:rsidR="00D87D24" w:rsidRDefault="004759CB">
            <w:pPr>
              <w:pStyle w:val="aa"/>
              <w:widowControl/>
              <w:spacing w:beforeAutospacing="0" w:afterAutospacing="0"/>
            </w:pPr>
            <w:r>
              <w:rPr>
                <w:rFonts w:ascii="Calibri" w:hAnsi="Calibri" w:cs="Calibri"/>
              </w:rPr>
              <w:t> </w:t>
            </w:r>
          </w:p>
          <w:p w:rsidR="00D87D24" w:rsidRDefault="004759CB">
            <w:pPr>
              <w:pStyle w:val="aa"/>
              <w:widowControl/>
              <w:spacing w:beforeAutospacing="0" w:afterAutospacing="0"/>
              <w:jc w:val="center"/>
            </w:pPr>
            <w:r>
              <w:rPr>
                <w:rFonts w:ascii="Calibri" w:hAnsi="Calibri" w:cs="Calibri"/>
              </w:rPr>
              <w:t> </w:t>
            </w:r>
          </w:p>
        </w:tc>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pPr>
            <w:r>
              <w:rPr>
                <w:rStyle w:val="ab"/>
                <w:rFonts w:ascii="SimSun" w:eastAsia="SimSun" w:hAnsi="SimSun" w:cs="SimSun" w:hint="eastAsia"/>
                <w:bCs/>
              </w:rPr>
              <w:t>招标文件的质疑</w:t>
            </w:r>
          </w:p>
          <w:p w:rsidR="00D87D24" w:rsidRDefault="004759CB">
            <w:pPr>
              <w:pStyle w:val="aa"/>
              <w:widowControl/>
              <w:wordWrap w:val="0"/>
              <w:spacing w:beforeAutospacing="0" w:afterAutospacing="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）潜在投标人可在质疑时效期间内对招标文件以书面形式提出质疑。</w:t>
            </w:r>
          </w:p>
          <w:p w:rsidR="00D87D24" w:rsidRDefault="004759CB">
            <w:pPr>
              <w:pStyle w:val="aa"/>
              <w:widowControl/>
              <w:wordWrap w:val="0"/>
              <w:spacing w:beforeAutospacing="0" w:afterAutospacing="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）质疑时效期间：应在依法获取招标文件之日起</w:t>
            </w:r>
            <w:r>
              <w:rPr>
                <w:rFonts w:ascii="SimSun" w:eastAsia="SimSun" w:hAnsi="SimSun" w:cs="SimSun" w:hint="eastAsia"/>
              </w:rPr>
              <w:t>7</w:t>
            </w:r>
            <w:r>
              <w:rPr>
                <w:rFonts w:ascii="SimSun" w:eastAsia="SimSun" w:hAnsi="SimSun" w:cs="SimSun" w:hint="eastAsia"/>
              </w:rPr>
              <w:t>个工作日内向福建省勤思项目管理有限公司提出，依法获取招标文件的时间以福建省政府采购网上公开信息系统记载的为准。</w:t>
            </w:r>
          </w:p>
          <w:p w:rsidR="00D87D24" w:rsidRDefault="004759CB">
            <w:pPr>
              <w:pStyle w:val="aa"/>
              <w:widowControl/>
              <w:wordWrap w:val="0"/>
              <w:spacing w:beforeAutospacing="0" w:afterAutospacing="0"/>
            </w:pPr>
            <w:r>
              <w:rPr>
                <w:rStyle w:val="ab"/>
                <w:rFonts w:ascii="SimSun" w:eastAsia="SimSun" w:hAnsi="SimSun" w:cs="SimSun" w:hint="eastAsia"/>
                <w:bCs/>
              </w:rPr>
              <w:lastRenderedPageBreak/>
              <w:t>※除上述规定外，对招标文件提出的质疑还应符合招标文件第三章第</w:t>
            </w:r>
            <w:r>
              <w:rPr>
                <w:rStyle w:val="ab"/>
                <w:rFonts w:ascii="Times New Roman" w:hAnsi="Times New Roman"/>
                <w:bCs/>
              </w:rPr>
              <w:t>15.1</w:t>
            </w:r>
            <w:r>
              <w:rPr>
                <w:rStyle w:val="ab"/>
                <w:rFonts w:ascii="SimSun" w:eastAsia="SimSun" w:hAnsi="SimSun" w:cs="SimSun" w:hint="eastAsia"/>
                <w:bCs/>
              </w:rPr>
              <w:t>条的有关规定。</w:t>
            </w:r>
          </w:p>
        </w:tc>
      </w:tr>
      <w:tr w:rsidR="00D87D24">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jc w:val="center"/>
            </w:pPr>
            <w:r>
              <w:rPr>
                <w:rFonts w:ascii="SimSun" w:eastAsia="SimSun" w:hAnsi="SimSun" w:cs="SimSun" w:hint="eastAsia"/>
              </w:rPr>
              <w:lastRenderedPageBreak/>
              <w:t>10</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16.1</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pPr>
            <w:r>
              <w:rPr>
                <w:rStyle w:val="ab"/>
                <w:rFonts w:ascii="SimSun" w:eastAsia="SimSun" w:hAnsi="SimSun" w:cs="SimSun" w:hint="eastAsia"/>
                <w:bCs/>
              </w:rPr>
              <w:t>监督管理部门：</w:t>
            </w:r>
            <w:r>
              <w:rPr>
                <w:rFonts w:ascii="SimSun" w:eastAsia="SimSun" w:hAnsi="SimSun" w:cs="SimSun" w:hint="eastAsia"/>
              </w:rPr>
              <w:t>平潭综合实验区财政金融局</w:t>
            </w:r>
            <w:r>
              <w:rPr>
                <w:rStyle w:val="ab"/>
                <w:rFonts w:ascii="SimSun" w:eastAsia="SimSun" w:hAnsi="SimSun" w:cs="SimSun" w:hint="eastAsia"/>
                <w:bCs/>
                <w:color w:val="337AB7"/>
              </w:rPr>
              <w:t>（仅限依法进行政府采购的货物或服务类项目）</w:t>
            </w:r>
            <w:r>
              <w:rPr>
                <w:rFonts w:ascii="SimSun" w:eastAsia="SimSun" w:hAnsi="SimSun" w:cs="SimSun" w:hint="eastAsia"/>
              </w:rPr>
              <w:t>。</w:t>
            </w:r>
          </w:p>
        </w:tc>
      </w:tr>
      <w:tr w:rsidR="00D87D24">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jc w:val="center"/>
            </w:pPr>
            <w:r>
              <w:rPr>
                <w:rFonts w:ascii="SimSun" w:eastAsia="SimSun" w:hAnsi="SimSun" w:cs="SimSun" w:hint="eastAsia"/>
              </w:rPr>
              <w:t>11</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18.1</w:t>
            </w:r>
          </w:p>
        </w:tc>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pPr>
            <w:r>
              <w:rPr>
                <w:rStyle w:val="ab"/>
                <w:rFonts w:ascii="SimSun" w:eastAsia="SimSun" w:hAnsi="SimSun" w:cs="SimSun" w:hint="eastAsia"/>
                <w:bCs/>
              </w:rPr>
              <w:t>财政部和福建省财政厅指定的政府采购信息发布媒体（以下简称：“指定媒体”）：</w:t>
            </w:r>
          </w:p>
          <w:p w:rsidR="00D87D24" w:rsidRDefault="004759CB">
            <w:pPr>
              <w:pStyle w:val="aa"/>
              <w:widowControl/>
              <w:wordWrap w:val="0"/>
              <w:spacing w:beforeAutospacing="0" w:afterAutospacing="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）中国政府采购网，网址</w:t>
            </w:r>
            <w:r>
              <w:rPr>
                <w:rFonts w:ascii="SimSun" w:eastAsia="SimSun" w:hAnsi="SimSun" w:cs="SimSun" w:hint="eastAsia"/>
              </w:rPr>
              <w:t>www.ccgp.gov.cn</w:t>
            </w:r>
            <w:r>
              <w:t>。</w:t>
            </w:r>
          </w:p>
          <w:p w:rsidR="00D87D24" w:rsidRDefault="004759CB">
            <w:pPr>
              <w:pStyle w:val="aa"/>
              <w:widowControl/>
              <w:wordWrap w:val="0"/>
              <w:spacing w:beforeAutospacing="0" w:afterAutospacing="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）中国政府采购网福建分网（福建省政府采购网），网址</w:t>
            </w:r>
            <w:r>
              <w:rPr>
                <w:rFonts w:ascii="SimSun" w:eastAsia="SimSun" w:hAnsi="SimSun" w:cs="SimSun" w:hint="eastAsia"/>
              </w:rPr>
              <w:t>zfcg.czt.fujian.gov.cn</w:t>
            </w:r>
            <w:r>
              <w:t>。</w:t>
            </w:r>
          </w:p>
          <w:p w:rsidR="00D87D24" w:rsidRDefault="004759CB">
            <w:pPr>
              <w:pStyle w:val="aa"/>
              <w:widowControl/>
              <w:wordWrap w:val="0"/>
              <w:spacing w:beforeAutospacing="0" w:afterAutospacing="0"/>
            </w:pPr>
            <w:r>
              <w:rPr>
                <w:rStyle w:val="ab"/>
                <w:rFonts w:ascii="SimSun" w:eastAsia="SimSun" w:hAnsi="SimSun" w:cs="SimSun" w:hint="eastAsia"/>
                <w:bCs/>
              </w:rPr>
              <w:t>※若出现上述指定媒体信息不一致情形，应以中国政府采购网福建分网（福建省政府采购网）发布的为准。</w:t>
            </w:r>
          </w:p>
        </w:tc>
      </w:tr>
      <w:tr w:rsidR="00D87D24">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jc w:val="center"/>
            </w:pPr>
            <w:r>
              <w:rPr>
                <w:rFonts w:ascii="SimSun" w:eastAsia="SimSun" w:hAnsi="SimSun" w:cs="SimSun" w:hint="eastAsia"/>
              </w:rPr>
              <w:t>12</w:t>
            </w:r>
          </w:p>
        </w:tc>
        <w:tc>
          <w:tcPr>
            <w:tcW w:w="0" w:type="auto"/>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19</w:t>
            </w:r>
          </w:p>
        </w:tc>
        <w:tc>
          <w:tcPr>
            <w:tcW w:w="0" w:type="auto"/>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pPr>
            <w:r>
              <w:rPr>
                <w:rStyle w:val="ab"/>
                <w:rFonts w:ascii="SimSun" w:eastAsia="SimSun" w:hAnsi="SimSun" w:cs="SimSun" w:hint="eastAsia"/>
                <w:bCs/>
              </w:rPr>
              <w:t>其他事项：</w:t>
            </w:r>
          </w:p>
          <w:p w:rsidR="00D87D24" w:rsidRDefault="004759CB">
            <w:pPr>
              <w:pStyle w:val="aa"/>
              <w:widowControl/>
              <w:wordWrap w:val="0"/>
              <w:spacing w:beforeAutospacing="0" w:afterAutospacing="0"/>
            </w:pPr>
            <w:r>
              <w:rPr>
                <w:rStyle w:val="ab"/>
                <w:rFonts w:ascii="SimSun" w:eastAsia="SimSun" w:hAnsi="SimSun" w:cs="SimSun" w:hint="eastAsia"/>
                <w:bCs/>
              </w:rPr>
              <w:t>(1)</w:t>
            </w:r>
            <w:r>
              <w:rPr>
                <w:rStyle w:val="ab"/>
                <w:rFonts w:ascii="SimSun" w:eastAsia="SimSun" w:hAnsi="SimSun" w:cs="SimSun" w:hint="eastAsia"/>
                <w:bCs/>
              </w:rPr>
              <w:t>本项目代理服务费由</w:t>
            </w:r>
            <w:r>
              <w:rPr>
                <w:rFonts w:ascii="SimSun" w:eastAsia="SimSun" w:hAnsi="SimSun" w:cs="SimSun" w:hint="eastAsia"/>
                <w:b/>
                <w:bCs/>
              </w:rPr>
              <w:t>中标人</w:t>
            </w:r>
            <w:r>
              <w:rPr>
                <w:rStyle w:val="ab"/>
                <w:rFonts w:ascii="SimSun" w:eastAsia="SimSun" w:hAnsi="SimSun" w:cs="SimSun" w:hint="eastAsia"/>
                <w:bCs/>
              </w:rPr>
              <w:t>支付。</w:t>
            </w:r>
            <w:r>
              <w:rPr>
                <w:rStyle w:val="ab"/>
                <w:rFonts w:ascii="SimSun" w:eastAsia="SimSun" w:hAnsi="SimSun" w:cs="SimSun" w:hint="eastAsia"/>
                <w:bCs/>
              </w:rPr>
              <w:br/>
              <w:t>(2)</w:t>
            </w:r>
            <w:r>
              <w:rPr>
                <w:rStyle w:val="ab"/>
                <w:rFonts w:ascii="SimSun" w:eastAsia="SimSun" w:hAnsi="SimSun" w:cs="SimSun" w:hint="eastAsia"/>
                <w:bCs/>
              </w:rPr>
              <w:t>其他：</w:t>
            </w:r>
            <w:r>
              <w:rPr>
                <w:rFonts w:ascii="SimSun" w:eastAsia="SimSun" w:hAnsi="SimSun" w:cs="SimSun" w:hint="eastAsia"/>
                <w:b/>
                <w:bCs/>
              </w:rPr>
              <w:t>（</w:t>
            </w:r>
            <w:r>
              <w:rPr>
                <w:rFonts w:ascii="SimSun" w:eastAsia="SimSun" w:hAnsi="SimSun" w:cs="SimSun" w:hint="eastAsia"/>
                <w:b/>
                <w:bCs/>
              </w:rPr>
              <w:t>1</w:t>
            </w:r>
            <w:r>
              <w:rPr>
                <w:rFonts w:ascii="SimSun" w:eastAsia="SimSun" w:hAnsi="SimSun" w:cs="SimSun" w:hint="eastAsia"/>
                <w:b/>
                <w:bCs/>
              </w:rPr>
              <w:t>）代理服务费收取标准：按差额定率累进法计算。收费费率标准：中标金额</w:t>
            </w:r>
            <w:r>
              <w:rPr>
                <w:rFonts w:ascii="SimSun" w:eastAsia="SimSun" w:hAnsi="SimSun" w:cs="SimSun" w:hint="eastAsia"/>
                <w:b/>
                <w:bCs/>
              </w:rPr>
              <w:t>100</w:t>
            </w:r>
            <w:r>
              <w:rPr>
                <w:rFonts w:ascii="SimSun" w:eastAsia="SimSun" w:hAnsi="SimSun" w:cs="SimSun" w:hint="eastAsia"/>
                <w:b/>
                <w:bCs/>
              </w:rPr>
              <w:t>万元（含）部分以下按</w:t>
            </w:r>
            <w:r>
              <w:rPr>
                <w:rFonts w:ascii="SimSun" w:eastAsia="SimSun" w:hAnsi="SimSun" w:cs="SimSun" w:hint="eastAsia"/>
                <w:b/>
                <w:bCs/>
              </w:rPr>
              <w:t>1.5%</w:t>
            </w:r>
            <w:r>
              <w:rPr>
                <w:rFonts w:ascii="SimSun" w:eastAsia="SimSun" w:hAnsi="SimSun" w:cs="SimSun" w:hint="eastAsia"/>
                <w:b/>
                <w:bCs/>
              </w:rPr>
              <w:t>；中标金额</w:t>
            </w:r>
            <w:r>
              <w:rPr>
                <w:rFonts w:ascii="SimSun" w:eastAsia="SimSun" w:hAnsi="SimSun" w:cs="SimSun" w:hint="eastAsia"/>
                <w:b/>
                <w:bCs/>
              </w:rPr>
              <w:t>100-500</w:t>
            </w:r>
            <w:r>
              <w:rPr>
                <w:rFonts w:ascii="SimSun" w:eastAsia="SimSun" w:hAnsi="SimSun" w:cs="SimSun" w:hint="eastAsia"/>
                <w:b/>
                <w:bCs/>
              </w:rPr>
              <w:t>万元的部分按</w:t>
            </w:r>
            <w:r>
              <w:rPr>
                <w:rFonts w:ascii="SimSun" w:eastAsia="SimSun" w:hAnsi="SimSun" w:cs="SimSun" w:hint="eastAsia"/>
                <w:b/>
                <w:bCs/>
              </w:rPr>
              <w:t>0.8%</w:t>
            </w:r>
            <w:r>
              <w:rPr>
                <w:rFonts w:ascii="SimSun" w:eastAsia="SimSun" w:hAnsi="SimSun" w:cs="SimSun" w:hint="eastAsia"/>
                <w:b/>
                <w:bCs/>
              </w:rPr>
              <w:t>计算；中标金额</w:t>
            </w:r>
            <w:r>
              <w:rPr>
                <w:rFonts w:ascii="SimSun" w:eastAsia="SimSun" w:hAnsi="SimSun" w:cs="SimSun" w:hint="eastAsia"/>
                <w:b/>
                <w:bCs/>
              </w:rPr>
              <w:t>500-1000</w:t>
            </w:r>
            <w:r>
              <w:rPr>
                <w:rFonts w:ascii="SimSun" w:eastAsia="SimSun" w:hAnsi="SimSun" w:cs="SimSun" w:hint="eastAsia"/>
                <w:b/>
                <w:bCs/>
              </w:rPr>
              <w:t>万元的部分按</w:t>
            </w:r>
            <w:r>
              <w:rPr>
                <w:rFonts w:ascii="SimSun" w:eastAsia="SimSun" w:hAnsi="SimSun" w:cs="SimSun" w:hint="eastAsia"/>
                <w:b/>
                <w:bCs/>
              </w:rPr>
              <w:t>0.45%</w:t>
            </w:r>
            <w:r>
              <w:rPr>
                <w:rFonts w:ascii="SimSun" w:eastAsia="SimSun" w:hAnsi="SimSun" w:cs="SimSun" w:hint="eastAsia"/>
                <w:b/>
                <w:bCs/>
              </w:rPr>
              <w:t>计算。②代理服务费的交纳方式：代理服务费由中标人在领取成交通知书之前向招标代理机构支付代理服务费，代理服务费以银行转账或现金等付款方式。以下账户仅用于交纳代理服务费：开户名：福建省勤思项目管理有限公司，开户行：中国银行股份有限公司福建省分行，</w:t>
            </w:r>
            <w:r>
              <w:rPr>
                <w:rFonts w:ascii="SimSun" w:eastAsia="SimSun" w:hAnsi="SimSun" w:cs="SimSun" w:hint="eastAsia"/>
                <w:b/>
                <w:bCs/>
              </w:rPr>
              <w:t xml:space="preserve"> </w:t>
            </w:r>
            <w:r>
              <w:rPr>
                <w:rFonts w:ascii="SimSun" w:eastAsia="SimSun" w:hAnsi="SimSun" w:cs="SimSun" w:hint="eastAsia"/>
                <w:b/>
                <w:bCs/>
              </w:rPr>
              <w:t>帐</w:t>
            </w:r>
            <w:r>
              <w:rPr>
                <w:rFonts w:ascii="SimSun" w:eastAsia="SimSun" w:hAnsi="SimSun" w:cs="SimSun" w:hint="eastAsia"/>
                <w:b/>
                <w:bCs/>
              </w:rPr>
              <w:t xml:space="preserve"> </w:t>
            </w:r>
            <w:r>
              <w:rPr>
                <w:rFonts w:ascii="SimSun" w:eastAsia="SimSun" w:hAnsi="SimSun" w:cs="SimSun" w:hint="eastAsia"/>
                <w:b/>
                <w:bCs/>
              </w:rPr>
              <w:t>号：</w:t>
            </w:r>
            <w:r>
              <w:rPr>
                <w:rFonts w:ascii="SimSun" w:eastAsia="SimSun" w:hAnsi="SimSun" w:cs="SimSun" w:hint="eastAsia"/>
                <w:b/>
                <w:bCs/>
              </w:rPr>
              <w:t>427376851164</w:t>
            </w:r>
            <w:r>
              <w:rPr>
                <w:rFonts w:ascii="SimSun" w:eastAsia="SimSun" w:hAnsi="SimSun" w:cs="SimSun" w:hint="eastAsia"/>
                <w:b/>
                <w:bCs/>
              </w:rPr>
              <w:t>；（</w:t>
            </w:r>
            <w:r>
              <w:rPr>
                <w:rFonts w:ascii="SimSun" w:eastAsia="SimSun" w:hAnsi="SimSun" w:cs="SimSun" w:hint="eastAsia"/>
                <w:b/>
                <w:bCs/>
              </w:rPr>
              <w:t>2</w:t>
            </w:r>
            <w:r>
              <w:rPr>
                <w:rFonts w:ascii="SimSun" w:eastAsia="SimSun" w:hAnsi="SimSun" w:cs="SimSun" w:hint="eastAsia"/>
                <w:b/>
                <w:bCs/>
              </w:rPr>
              <w:t>）质疑：在法定质疑期内质疑人须</w:t>
            </w:r>
            <w:r>
              <w:rPr>
                <w:rFonts w:ascii="SimSun" w:eastAsia="SimSun" w:hAnsi="SimSun" w:cs="SimSun" w:hint="eastAsia"/>
                <w:b/>
                <w:bCs/>
              </w:rPr>
              <w:t>一次性提出针对同一采购程序环节的质疑，二（多）次质疑不予受理。质疑人递交质疑函时除了按招标文件第三章第</w:t>
            </w:r>
            <w:r>
              <w:rPr>
                <w:rFonts w:ascii="SimSun" w:eastAsia="SimSun" w:hAnsi="SimSun" w:cs="SimSun" w:hint="eastAsia"/>
                <w:b/>
                <w:bCs/>
              </w:rPr>
              <w:t>15.1</w:t>
            </w:r>
            <w:r>
              <w:rPr>
                <w:rFonts w:ascii="SimSun" w:eastAsia="SimSun" w:hAnsi="SimSun" w:cs="SimSun" w:hint="eastAsia"/>
                <w:b/>
                <w:bCs/>
              </w:rPr>
              <w:t>条的规定来执行，还应出具已在福建省政府采购网上公开信息系统上成功获取该项目招标文件的证明文件（体现获取文件时间），否则将不被认定为潜在投标人，其质疑将不予受理。（</w:t>
            </w:r>
            <w:r>
              <w:rPr>
                <w:rFonts w:ascii="SimSun" w:eastAsia="SimSun" w:hAnsi="SimSun" w:cs="SimSun" w:hint="eastAsia"/>
                <w:b/>
                <w:bCs/>
              </w:rPr>
              <w:t>3</w:t>
            </w:r>
            <w:r>
              <w:rPr>
                <w:rFonts w:ascii="SimSun" w:eastAsia="SimSun" w:hAnsi="SimSun" w:cs="SimSun" w:hint="eastAsia"/>
                <w:b/>
                <w:bCs/>
              </w:rPr>
              <w:t>）投标人属于中小企业，因疫情影响享受缓缴或免缴社保、税款的企业，无法提供相关社保、税收缴纳证明材料的，提供有关情况说明视同社保、税收缴纳证明材料提交完整。（</w:t>
            </w:r>
            <w:r>
              <w:rPr>
                <w:rFonts w:ascii="SimSun" w:eastAsia="SimSun" w:hAnsi="SimSun" w:cs="SimSun" w:hint="eastAsia"/>
                <w:b/>
                <w:bCs/>
              </w:rPr>
              <w:t>4</w:t>
            </w:r>
            <w:r>
              <w:rPr>
                <w:rFonts w:ascii="SimSun" w:eastAsia="SimSun" w:hAnsi="SimSun" w:cs="SimSun" w:hint="eastAsia"/>
                <w:b/>
                <w:bCs/>
              </w:rPr>
              <w:t>）投标人必须对其投标文件中提供各种资料、说明的真实性负责。在评标过程中，如有发现</w:t>
            </w:r>
            <w:r>
              <w:rPr>
                <w:rFonts w:ascii="SimSun" w:eastAsia="SimSun" w:hAnsi="SimSun" w:cs="SimSun" w:hint="eastAsia"/>
                <w:b/>
                <w:bCs/>
              </w:rPr>
              <w:t>投标人有为谋取中标而提供虚假资料欺骗采购人和评委的行为，将取消其中标资格，其投标保证金将不予退还。若在中标后和执行合同过程中发现其提供虚假资料的将取消其中标资格，其保证金将不予退还，给采购人造成损失的，还必须进行赔偿并负相关责任。评标过程中无论是否有对原件进行核实，投标人都必须对其提供各种资料、说明的真实性负责。（</w:t>
            </w:r>
            <w:r>
              <w:rPr>
                <w:rFonts w:ascii="SimSun" w:eastAsia="SimSun" w:hAnsi="SimSun" w:cs="SimSun" w:hint="eastAsia"/>
                <w:b/>
                <w:bCs/>
              </w:rPr>
              <w:t>5</w:t>
            </w:r>
            <w:r>
              <w:rPr>
                <w:rFonts w:ascii="SimSun" w:eastAsia="SimSun" w:hAnsi="SimSun" w:cs="SimSun" w:hint="eastAsia"/>
                <w:b/>
                <w:bCs/>
              </w:rPr>
              <w:t>）投标人出现</w:t>
            </w:r>
            <w:r>
              <w:rPr>
                <w:rFonts w:ascii="SimSun" w:eastAsia="SimSun" w:hAnsi="SimSun" w:cs="SimSun" w:hint="eastAsia"/>
                <w:b/>
                <w:bCs/>
              </w:rPr>
              <w:t xml:space="preserve"> </w:t>
            </w:r>
            <w:r>
              <w:rPr>
                <w:rFonts w:ascii="SimSun" w:eastAsia="SimSun" w:hAnsi="SimSun" w:cs="SimSun" w:hint="eastAsia"/>
                <w:b/>
                <w:bCs/>
              </w:rPr>
              <w:t>《福建省财政厅关于电子化政府采购项目中视为串标情形认定与处理的指导意见》（闽财购〔</w:t>
            </w:r>
            <w:r>
              <w:rPr>
                <w:rFonts w:ascii="SimSun" w:eastAsia="SimSun" w:hAnsi="SimSun" w:cs="SimSun" w:hint="eastAsia"/>
                <w:b/>
                <w:bCs/>
              </w:rPr>
              <w:t>2018</w:t>
            </w:r>
            <w:r>
              <w:rPr>
                <w:rFonts w:ascii="SimSun" w:eastAsia="SimSun" w:hAnsi="SimSun" w:cs="SimSun" w:hint="eastAsia"/>
                <w:b/>
                <w:bCs/>
              </w:rPr>
              <w:t>〕</w:t>
            </w:r>
            <w:r>
              <w:rPr>
                <w:rFonts w:ascii="SimSun" w:eastAsia="SimSun" w:hAnsi="SimSun" w:cs="SimSun" w:hint="eastAsia"/>
                <w:b/>
                <w:bCs/>
              </w:rPr>
              <w:t>30</w:t>
            </w:r>
            <w:r>
              <w:rPr>
                <w:rFonts w:ascii="SimSun" w:eastAsia="SimSun" w:hAnsi="SimSun" w:cs="SimSun" w:hint="eastAsia"/>
                <w:b/>
                <w:bCs/>
              </w:rPr>
              <w:t>号）文中规定的视为串标情形的，其投标无效。</w:t>
            </w:r>
          </w:p>
        </w:tc>
      </w:tr>
      <w:tr w:rsidR="00D87D24">
        <w:tc>
          <w:tcPr>
            <w:tcW w:w="0" w:type="auto"/>
            <w:gridSpan w:val="2"/>
            <w:shd w:val="clear" w:color="auto" w:fill="auto"/>
            <w:tcMar>
              <w:top w:w="75" w:type="dxa"/>
              <w:left w:w="150" w:type="dxa"/>
              <w:bottom w:w="75" w:type="dxa"/>
              <w:right w:w="150" w:type="dxa"/>
            </w:tcMar>
            <w:vAlign w:val="center"/>
          </w:tcPr>
          <w:p w:rsidR="00D87D24" w:rsidRDefault="004759CB">
            <w:pPr>
              <w:pStyle w:val="aa"/>
              <w:widowControl/>
              <w:spacing w:beforeAutospacing="0" w:afterAutospacing="0"/>
            </w:pPr>
            <w:r>
              <w:rPr>
                <w:rFonts w:ascii="SimSun" w:eastAsia="SimSun" w:hAnsi="SimSun" w:cs="SimSun" w:hint="eastAsia"/>
              </w:rPr>
              <w:t>     </w:t>
            </w:r>
            <w:r>
              <w:rPr>
                <w:rFonts w:ascii="SimSun" w:eastAsia="SimSun" w:hAnsi="SimSun" w:cs="SimSun" w:hint="eastAsia"/>
              </w:rPr>
              <w:t>备注</w:t>
            </w:r>
          </w:p>
        </w:tc>
        <w:tc>
          <w:tcPr>
            <w:tcW w:w="0" w:type="auto"/>
            <w:shd w:val="clear" w:color="auto" w:fill="auto"/>
            <w:tcMar>
              <w:top w:w="75" w:type="dxa"/>
              <w:left w:w="150" w:type="dxa"/>
              <w:bottom w:w="75" w:type="dxa"/>
              <w:right w:w="150" w:type="dxa"/>
            </w:tcMar>
            <w:vAlign w:val="center"/>
          </w:tcPr>
          <w:p w:rsidR="00D87D24" w:rsidRDefault="004759CB">
            <w:pPr>
              <w:pStyle w:val="aa"/>
              <w:widowControl/>
              <w:wordWrap w:val="0"/>
              <w:spacing w:beforeAutospacing="0" w:afterAutospacing="0"/>
            </w:pPr>
            <w:r>
              <w:rPr>
                <w:rStyle w:val="ab"/>
                <w:rFonts w:ascii="SimSun" w:eastAsia="SimSun" w:hAnsi="SimSun" w:cs="SimSun" w:hint="eastAsia"/>
                <w:bCs/>
              </w:rPr>
              <w:t>后有投标人须知前附表</w:t>
            </w:r>
            <w:r>
              <w:rPr>
                <w:rStyle w:val="ab"/>
                <w:rFonts w:ascii="Times New Roman" w:hAnsi="Times New Roman"/>
                <w:bCs/>
              </w:rPr>
              <w:t>2</w:t>
            </w:r>
            <w:r>
              <w:rPr>
                <w:rStyle w:val="ab"/>
                <w:rFonts w:ascii="SimSun" w:eastAsia="SimSun" w:hAnsi="SimSun" w:cs="SimSun" w:hint="eastAsia"/>
                <w:bCs/>
              </w:rPr>
              <w:t>，请勿遗漏。</w:t>
            </w:r>
          </w:p>
        </w:tc>
      </w:tr>
    </w:tbl>
    <w:p w:rsidR="00D87D24" w:rsidRDefault="004759CB">
      <w:pPr>
        <w:pStyle w:val="aa"/>
        <w:widowControl/>
        <w:spacing w:before="75" w:beforeAutospacing="0" w:after="75" w:afterAutospacing="0"/>
      </w:pPr>
      <w:r>
        <w:t> </w:t>
      </w:r>
    </w:p>
    <w:p w:rsidR="00D87D24" w:rsidRDefault="004759CB">
      <w:pPr>
        <w:pStyle w:val="aa"/>
        <w:widowControl/>
        <w:spacing w:before="75" w:beforeAutospacing="0" w:after="75" w:afterAutospacing="0"/>
      </w:pPr>
      <w:r>
        <w:t> </w:t>
      </w:r>
    </w:p>
    <w:p w:rsidR="00D87D24" w:rsidRDefault="004759CB">
      <w:pPr>
        <w:pStyle w:val="aa"/>
        <w:widowControl/>
        <w:spacing w:before="75" w:beforeAutospacing="0" w:after="240" w:afterAutospacing="0"/>
        <w:jc w:val="center"/>
      </w:pPr>
      <w:r>
        <w:rPr>
          <w:rStyle w:val="ab"/>
          <w:rFonts w:ascii="SimSun" w:eastAsia="SimSun" w:hAnsi="SimSun" w:cs="SimSun" w:hint="eastAsia"/>
          <w:bCs/>
        </w:rPr>
        <w:lastRenderedPageBreak/>
        <w:t>二、投标人须知前附表</w:t>
      </w:r>
      <w:r>
        <w:rPr>
          <w:rStyle w:val="ab"/>
          <w:rFonts w:ascii="SimSun" w:eastAsia="SimSun" w:hAnsi="SimSun" w:cs="SimSun" w:hint="eastAsia"/>
          <w:bCs/>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725"/>
        <w:gridCol w:w="7791"/>
      </w:tblGrid>
      <w:tr w:rsidR="00D87D24">
        <w:trPr>
          <w:trHeight w:val="508"/>
        </w:trPr>
        <w:tc>
          <w:tcPr>
            <w:tcW w:w="8516" w:type="dxa"/>
            <w:gridSpan w:val="2"/>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Style w:val="ab"/>
                <w:rFonts w:ascii="SimSun" w:eastAsia="SimSun" w:hAnsi="SimSun" w:cs="SimSun" w:hint="eastAsia"/>
                <w:bCs/>
              </w:rPr>
              <w:t>关于电子招标投标活动的专门规定</w:t>
            </w:r>
          </w:p>
        </w:tc>
      </w:tr>
      <w:tr w:rsidR="00D87D24">
        <w:trPr>
          <w:trHeight w:val="433"/>
        </w:trPr>
        <w:tc>
          <w:tcPr>
            <w:tcW w:w="725" w:type="dxa"/>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序号</w:t>
            </w:r>
          </w:p>
        </w:tc>
        <w:tc>
          <w:tcPr>
            <w:tcW w:w="7791" w:type="dxa"/>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编列内容</w:t>
            </w:r>
          </w:p>
        </w:tc>
      </w:tr>
      <w:tr w:rsidR="00D87D24">
        <w:tc>
          <w:tcPr>
            <w:tcW w:w="725" w:type="dxa"/>
            <w:shd w:val="clear" w:color="auto" w:fill="auto"/>
            <w:tcMar>
              <w:top w:w="0" w:type="dxa"/>
              <w:left w:w="105" w:type="dxa"/>
              <w:bottom w:w="0" w:type="dxa"/>
              <w:right w:w="105" w:type="dxa"/>
            </w:tcMar>
            <w:vAlign w:val="center"/>
          </w:tcPr>
          <w:p w:rsidR="00D87D24" w:rsidRDefault="004759CB">
            <w:pPr>
              <w:pStyle w:val="aa"/>
              <w:widowControl/>
              <w:spacing w:beforeAutospacing="0" w:afterAutospacing="0"/>
              <w:jc w:val="center"/>
            </w:pPr>
            <w:r>
              <w:rPr>
                <w:rFonts w:ascii="SimSun" w:eastAsia="SimSun" w:hAnsi="SimSun" w:cs="SimSun" w:hint="eastAsia"/>
              </w:rPr>
              <w:t>1</w:t>
            </w:r>
          </w:p>
        </w:tc>
        <w:tc>
          <w:tcPr>
            <w:tcW w:w="7791" w:type="dxa"/>
            <w:shd w:val="clear" w:color="auto" w:fill="auto"/>
            <w:tcMar>
              <w:top w:w="0" w:type="dxa"/>
              <w:left w:w="105" w:type="dxa"/>
              <w:bottom w:w="0" w:type="dxa"/>
              <w:right w:w="105" w:type="dxa"/>
            </w:tcMar>
            <w:vAlign w:val="center"/>
          </w:tcPr>
          <w:p w:rsidR="00D87D24" w:rsidRDefault="004759CB">
            <w:pPr>
              <w:pStyle w:val="aa"/>
              <w:widowControl/>
              <w:wordWrap w:val="0"/>
              <w:spacing w:beforeAutospacing="0" w:afterAutospacing="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）电子招标投标活动的专门规定适用本项目电子招标投标活动。</w:t>
            </w:r>
          </w:p>
          <w:p w:rsidR="00D87D24" w:rsidRDefault="004759CB">
            <w:pPr>
              <w:pStyle w:val="aa"/>
              <w:widowControl/>
              <w:wordWrap w:val="0"/>
              <w:spacing w:beforeAutospacing="0" w:afterAutospacing="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）将招标文件</w:t>
            </w:r>
            <w:r>
              <w:rPr>
                <w:rFonts w:ascii="SimSun" w:eastAsia="SimSun" w:hAnsi="SimSun" w:cs="SimSun" w:hint="eastAsia"/>
                <w:u w:val="single"/>
              </w:rPr>
              <w:t>无。</w:t>
            </w:r>
            <w:r>
              <w:rPr>
                <w:rFonts w:ascii="SimSun" w:eastAsia="SimSun" w:hAnsi="SimSun" w:cs="SimSun" w:hint="eastAsia"/>
              </w:rPr>
              <w:t>的内容</w:t>
            </w:r>
            <w:r>
              <w:rPr>
                <w:rStyle w:val="ab"/>
                <w:rFonts w:ascii="SimSun" w:eastAsia="SimSun" w:hAnsi="SimSun" w:cs="SimSun" w:hint="eastAsia"/>
                <w:bCs/>
              </w:rPr>
              <w:t>修正为</w:t>
            </w:r>
            <w:r>
              <w:rPr>
                <w:rFonts w:ascii="SimSun" w:eastAsia="SimSun" w:hAnsi="SimSun" w:cs="SimSun" w:hint="eastAsia"/>
              </w:rPr>
              <w:t>下列内容：</w:t>
            </w:r>
            <w:r>
              <w:rPr>
                <w:rFonts w:ascii="SimSun" w:eastAsia="SimSun" w:hAnsi="SimSun" w:cs="SimSun" w:hint="eastAsia"/>
                <w:u w:val="single"/>
              </w:rPr>
              <w:t>无。</w:t>
            </w:r>
            <w:r>
              <w:rPr>
                <w:rFonts w:ascii="SimSun" w:eastAsia="SimSun" w:hAnsi="SimSun" w:cs="SimSun" w:hint="eastAsia"/>
              </w:rPr>
              <w:t>后适用本项目的电子招标投标活动。</w:t>
            </w:r>
          </w:p>
          <w:p w:rsidR="00D87D24" w:rsidRDefault="004759CB">
            <w:pPr>
              <w:pStyle w:val="aa"/>
              <w:widowControl/>
              <w:wordWrap w:val="0"/>
              <w:spacing w:beforeAutospacing="0" w:afterAutospacing="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）将下列内容</w:t>
            </w:r>
            <w:r>
              <w:rPr>
                <w:rStyle w:val="ab"/>
                <w:rFonts w:ascii="SimSun" w:eastAsia="SimSun" w:hAnsi="SimSun" w:cs="SimSun" w:hint="eastAsia"/>
                <w:bCs/>
              </w:rPr>
              <w:t>增列为</w:t>
            </w:r>
            <w:r>
              <w:rPr>
                <w:rFonts w:ascii="SimSun" w:eastAsia="SimSun" w:hAnsi="SimSun" w:cs="SimSun" w:hint="eastAsia"/>
              </w:rPr>
              <w:t>招标文件的组成部分（以下简称：“增列内容”）适用本项目的电子招标投标活动，若增列内容与招标文件其他章节内容有冲突，应以增列内容为准：</w:t>
            </w:r>
          </w:p>
          <w:p w:rsidR="00D87D24" w:rsidRDefault="004759CB">
            <w:pPr>
              <w:pStyle w:val="aa"/>
              <w:widowControl/>
              <w:wordWrap w:val="0"/>
              <w:spacing w:beforeAutospacing="0" w:afterAutospacing="0"/>
            </w:pPr>
            <w:r>
              <w:rPr>
                <w:rFonts w:ascii="SimSun" w:eastAsia="SimSun" w:hAnsi="SimSun" w:cs="SimSun" w:hint="eastAsia"/>
              </w:rPr>
              <w:t>①电子招标投标活动的具体操作流程以福建省政府采购网上公开信息系统设定的为准。</w:t>
            </w:r>
          </w:p>
          <w:p w:rsidR="00D87D24" w:rsidRDefault="004759CB">
            <w:pPr>
              <w:pStyle w:val="aa"/>
              <w:widowControl/>
              <w:wordWrap w:val="0"/>
              <w:spacing w:beforeAutospacing="0" w:afterAutospacing="0"/>
            </w:pPr>
            <w:r>
              <w:rPr>
                <w:rFonts w:ascii="SimSun" w:eastAsia="SimSun" w:hAnsi="SimSun" w:cs="SimSun" w:hint="eastAsia"/>
              </w:rPr>
              <w:t>②关于投标文件：</w:t>
            </w:r>
          </w:p>
          <w:p w:rsidR="00D87D24" w:rsidRDefault="004759CB">
            <w:pPr>
              <w:pStyle w:val="aa"/>
              <w:widowControl/>
              <w:wordWrap w:val="0"/>
              <w:spacing w:beforeAutospacing="0" w:afterAutospacing="0"/>
            </w:pPr>
            <w:r>
              <w:rPr>
                <w:rFonts w:ascii="SimSun" w:eastAsia="SimSun" w:hAnsi="SimSun" w:cs="SimSun" w:hint="eastAsia"/>
              </w:rPr>
              <w:t>a.</w:t>
            </w:r>
            <w:r>
              <w:rPr>
                <w:rFonts w:ascii="SimSun" w:eastAsia="SimSun" w:hAnsi="SimSun" w:cs="SimSun" w:hint="eastAsia"/>
              </w:rPr>
              <w:t>投标人应按照福建省政府采购网上公开信息系统设定的评审节点编制电子投标文件，否则</w:t>
            </w:r>
            <w:r>
              <w:rPr>
                <w:rStyle w:val="ab"/>
                <w:rFonts w:ascii="SimSun" w:eastAsia="SimSun" w:hAnsi="SimSun" w:cs="SimSun" w:hint="eastAsia"/>
                <w:bCs/>
              </w:rPr>
              <w:t>资格审查小组、评标委员会将按照不利于投标人的内容进行认定。</w:t>
            </w:r>
          </w:p>
          <w:p w:rsidR="00D87D24" w:rsidRDefault="004759CB">
            <w:pPr>
              <w:pStyle w:val="aa"/>
              <w:widowControl/>
              <w:wordWrap w:val="0"/>
              <w:spacing w:beforeAutospacing="0" w:afterAutospacing="0"/>
            </w:pPr>
            <w:r>
              <w:rPr>
                <w:rFonts w:ascii="SimSun" w:eastAsia="SimSun" w:hAnsi="SimSun" w:cs="SimSun" w:hint="eastAsia"/>
              </w:rPr>
              <w:t>b.</w:t>
            </w:r>
            <w:r>
              <w:rPr>
                <w:rFonts w:ascii="SimSun" w:eastAsia="SimSun" w:hAnsi="SimSun" w:cs="SimSun" w:hint="eastAsia"/>
              </w:rPr>
              <w:t>投标人应在投标截止时间前按照福建省政府采购网上公开信息系统设定的操作流程将电子投标文件</w:t>
            </w:r>
            <w:r>
              <w:rPr>
                <w:rStyle w:val="ab"/>
                <w:rFonts w:ascii="SimSun" w:eastAsia="SimSun" w:hAnsi="SimSun" w:cs="SimSun" w:hint="eastAsia"/>
                <w:bCs/>
                <w:u w:val="single"/>
              </w:rPr>
              <w:t>1</w:t>
            </w:r>
            <w:r>
              <w:rPr>
                <w:rFonts w:ascii="SimSun" w:eastAsia="SimSun" w:hAnsi="SimSun" w:cs="SimSun" w:hint="eastAsia"/>
              </w:rPr>
              <w:t>份上传至福建省政府采购网上公开信息系统。电子投标文件的分项报价一览表、投标客户端的分项报价一览表应保持一致，并以投标客户端的分项报价一览表为准。</w:t>
            </w:r>
          </w:p>
          <w:p w:rsidR="00D87D24" w:rsidRDefault="004759CB">
            <w:pPr>
              <w:pStyle w:val="aa"/>
              <w:widowControl/>
              <w:wordWrap w:val="0"/>
              <w:spacing w:beforeAutospacing="0" w:afterAutospacing="0"/>
            </w:pPr>
            <w:r>
              <w:rPr>
                <w:rFonts w:ascii="SimSun" w:eastAsia="SimSun" w:hAnsi="SimSun" w:cs="SimSun" w:hint="eastAsia"/>
              </w:rPr>
              <w:t>③关于证明材料或资料：</w:t>
            </w:r>
          </w:p>
          <w:p w:rsidR="00D87D24" w:rsidRDefault="004759CB">
            <w:pPr>
              <w:pStyle w:val="aa"/>
              <w:widowControl/>
              <w:wordWrap w:val="0"/>
              <w:spacing w:beforeAutospacing="0" w:after="150" w:afterAutospacing="0"/>
            </w:pPr>
            <w:r>
              <w:rPr>
                <w:rFonts w:ascii="SimSun" w:eastAsia="SimSun" w:hAnsi="SimSun" w:cs="SimSun" w:hint="eastAsia"/>
              </w:rPr>
              <w:t>a.</w:t>
            </w:r>
            <w:r>
              <w:rPr>
                <w:rFonts w:ascii="SimSun" w:eastAsia="SimSun" w:hAnsi="SimSun" w:cs="SimSun" w:hint="eastAsia"/>
              </w:rPr>
              <w:t>招标文件要求原件的，投标人在电子投标文件中可提供复印件（含扫描件），但同时应准备好原件备查</w:t>
            </w:r>
            <w:r>
              <w:rPr>
                <w:rStyle w:val="ab"/>
                <w:rFonts w:ascii="SimSun" w:eastAsia="SimSun" w:hAnsi="SimSun" w:cs="SimSun" w:hint="eastAsia"/>
                <w:bCs/>
              </w:rPr>
              <w:t>（未能在规定时</w:t>
            </w:r>
            <w:r>
              <w:rPr>
                <w:rStyle w:val="ab"/>
                <w:rFonts w:ascii="SimSun" w:eastAsia="SimSun" w:hAnsi="SimSun" w:cs="SimSun" w:hint="eastAsia"/>
                <w:bCs/>
              </w:rPr>
              <w:t>间内提供原件核查的，将按不利于投标人进行评审）</w:t>
            </w:r>
            <w:r>
              <w:rPr>
                <w:rFonts w:ascii="SimSun" w:eastAsia="SimSun" w:hAnsi="SimSun" w:cs="SimSun" w:hint="eastAsia"/>
              </w:rPr>
              <w:t>；招标文件要求复印件的，投标人在投标文件中提供原件、复印件（含扫描件）皆可；招标文件对原件、复印件未作要求的，投标人在投标文件中提供原件、复印件（含扫描件）皆可。</w:t>
            </w:r>
          </w:p>
          <w:p w:rsidR="00D87D24" w:rsidRDefault="004759CB">
            <w:pPr>
              <w:pStyle w:val="aa"/>
              <w:widowControl/>
              <w:wordWrap w:val="0"/>
              <w:spacing w:beforeAutospacing="0" w:after="150" w:afterAutospacing="0"/>
            </w:pPr>
            <w:r>
              <w:rPr>
                <w:rFonts w:ascii="SimSun" w:eastAsia="SimSun" w:hAnsi="SimSun" w:cs="SimSun" w:hint="eastAsia"/>
              </w:rPr>
              <w:t>b.</w:t>
            </w:r>
            <w:r>
              <w:rPr>
                <w:rFonts w:ascii="SimSun" w:eastAsia="SimSun" w:hAnsi="SimSun" w:cs="SimSun" w:hint="eastAsia"/>
              </w:rPr>
              <w:t>若投标人提供注明“复印件无效”或“复印无效”的证明材料或资料，应结合上文</w:t>
            </w:r>
            <w:r>
              <w:rPr>
                <w:rFonts w:ascii="SimSun" w:eastAsia="SimSun" w:hAnsi="SimSun" w:cs="SimSun" w:hint="eastAsia"/>
              </w:rPr>
              <w:t>a</w:t>
            </w:r>
            <w:r>
              <w:rPr>
                <w:rFonts w:ascii="SimSun" w:eastAsia="SimSun" w:hAnsi="SimSun" w:cs="SimSun" w:hint="eastAsia"/>
              </w:rPr>
              <w:t>条款进行判定，若招标文件未要求投标人提供原件，投标人提供原件，复印件（含扫描件）均视为满足招标文件要求</w:t>
            </w:r>
            <w:r>
              <w:rPr>
                <w:rStyle w:val="ab"/>
                <w:rFonts w:ascii="SimSun" w:eastAsia="SimSun" w:hAnsi="SimSun" w:cs="SimSun" w:hint="eastAsia"/>
                <w:bCs/>
              </w:rPr>
              <w:t>。</w:t>
            </w:r>
          </w:p>
          <w:p w:rsidR="00D87D24" w:rsidRDefault="004759CB">
            <w:pPr>
              <w:pStyle w:val="aa"/>
              <w:widowControl/>
              <w:wordWrap w:val="0"/>
              <w:spacing w:beforeAutospacing="0" w:afterAutospacing="0"/>
            </w:pPr>
            <w:r>
              <w:rPr>
                <w:rFonts w:ascii="SimSun" w:eastAsia="SimSun" w:hAnsi="SimSun" w:cs="SimSun" w:hint="eastAsia"/>
              </w:rPr>
              <w:t>④关于“全称”、“投标人代表签字”及“加盖单位公章”：</w:t>
            </w:r>
          </w:p>
          <w:p w:rsidR="00D87D24" w:rsidRDefault="004759CB">
            <w:pPr>
              <w:pStyle w:val="aa"/>
              <w:widowControl/>
              <w:wordWrap w:val="0"/>
              <w:spacing w:beforeAutospacing="0" w:afterAutospacing="0"/>
            </w:pPr>
            <w:r>
              <w:rPr>
                <w:rFonts w:ascii="SimSun" w:eastAsia="SimSun" w:hAnsi="SimSun" w:cs="SimSun" w:hint="eastAsia"/>
              </w:rPr>
              <w:t>a.</w:t>
            </w:r>
            <w:r>
              <w:rPr>
                <w:rFonts w:ascii="SimSun" w:eastAsia="SimSun" w:hAnsi="SimSun" w:cs="SimSun" w:hint="eastAsia"/>
              </w:rPr>
              <w:t>在电子投标文件中，涉及“全称”和“投标人代表签字”的内容可</w:t>
            </w:r>
            <w:r>
              <w:rPr>
                <w:rFonts w:ascii="SimSun" w:eastAsia="SimSun" w:hAnsi="SimSun" w:cs="SimSun" w:hint="eastAsia"/>
              </w:rPr>
              <w:t>使用打字录入方式完成。</w:t>
            </w:r>
          </w:p>
          <w:p w:rsidR="00D87D24" w:rsidRDefault="004759CB">
            <w:pPr>
              <w:pStyle w:val="aa"/>
              <w:widowControl/>
              <w:wordWrap w:val="0"/>
              <w:spacing w:beforeAutospacing="0" w:afterAutospacing="0"/>
            </w:pPr>
            <w:r>
              <w:rPr>
                <w:rFonts w:ascii="SimSun" w:eastAsia="SimSun" w:hAnsi="SimSun" w:cs="SimSun" w:hint="eastAsia"/>
              </w:rPr>
              <w:t>b.</w:t>
            </w:r>
            <w:r>
              <w:rPr>
                <w:rFonts w:ascii="SimSun" w:eastAsia="SimSun" w:hAnsi="SimSun" w:cs="SimSun" w:hint="eastAsia"/>
              </w:rPr>
              <w:t>在电子投标文件中，涉及“加盖单位公章”的内容应使用投标人的</w:t>
            </w:r>
            <w:r>
              <w:rPr>
                <w:rFonts w:ascii="Calibri" w:hAnsi="Calibri" w:cs="Calibri"/>
              </w:rPr>
              <w:t>CA</w:t>
            </w:r>
            <w:r>
              <w:rPr>
                <w:rFonts w:ascii="SimSun" w:eastAsia="SimSun" w:hAnsi="SimSun" w:cs="SimSun" w:hint="eastAsia"/>
              </w:rPr>
              <w:t>证书完成，否则</w:t>
            </w:r>
            <w:r>
              <w:rPr>
                <w:rStyle w:val="ab"/>
                <w:rFonts w:ascii="SimSun" w:eastAsia="SimSun" w:hAnsi="SimSun" w:cs="SimSun" w:hint="eastAsia"/>
                <w:bCs/>
              </w:rPr>
              <w:t>投标无效。</w:t>
            </w:r>
          </w:p>
          <w:p w:rsidR="00D87D24" w:rsidRDefault="004759CB">
            <w:pPr>
              <w:pStyle w:val="aa"/>
              <w:widowControl/>
              <w:wordWrap w:val="0"/>
              <w:spacing w:beforeAutospacing="0" w:afterAutospacing="0"/>
            </w:pPr>
            <w:r>
              <w:rPr>
                <w:rFonts w:ascii="SimSun" w:eastAsia="SimSun" w:hAnsi="SimSun" w:cs="SimSun" w:hint="eastAsia"/>
              </w:rPr>
              <w:t>c.</w:t>
            </w:r>
            <w:r>
              <w:rPr>
                <w:rFonts w:ascii="SimSun" w:eastAsia="SimSun" w:hAnsi="SimSun" w:cs="SimSun" w:hint="eastAsia"/>
              </w:rPr>
              <w:t>在电子投标文件中，若投标人按照本增列内容第④点第</w:t>
            </w:r>
            <w:r>
              <w:rPr>
                <w:rFonts w:ascii="Calibri" w:hAnsi="Calibri" w:cs="Calibri"/>
              </w:rPr>
              <w:t>b</w:t>
            </w:r>
            <w:r>
              <w:rPr>
                <w:rFonts w:ascii="SimSun" w:eastAsia="SimSun" w:hAnsi="SimSun" w:cs="SimSun" w:hint="eastAsia"/>
              </w:rPr>
              <w:t>项规定加盖其单位公章，则出现无全称、或投标人代表未签字等情形，</w:t>
            </w:r>
            <w:r>
              <w:rPr>
                <w:rStyle w:val="ab"/>
                <w:rFonts w:ascii="SimSun" w:eastAsia="SimSun" w:hAnsi="SimSun" w:cs="SimSun" w:hint="eastAsia"/>
                <w:bCs/>
              </w:rPr>
              <w:t>不视为投标无效。</w:t>
            </w:r>
          </w:p>
          <w:p w:rsidR="00D87D24" w:rsidRDefault="004759CB">
            <w:pPr>
              <w:pStyle w:val="aa"/>
              <w:widowControl/>
              <w:wordWrap w:val="0"/>
              <w:spacing w:beforeAutospacing="0" w:afterAutospacing="0"/>
            </w:pPr>
            <w:r>
              <w:rPr>
                <w:rFonts w:ascii="SimSun" w:eastAsia="SimSun" w:hAnsi="SimSun" w:cs="SimSun" w:hint="eastAsia"/>
              </w:rPr>
              <w:t>⑤关于投标人的</w:t>
            </w:r>
            <w:r>
              <w:rPr>
                <w:rFonts w:ascii="Calibri" w:hAnsi="Calibri" w:cs="Calibri"/>
              </w:rPr>
              <w:t>CA</w:t>
            </w:r>
            <w:r>
              <w:rPr>
                <w:rFonts w:ascii="SimSun" w:eastAsia="SimSun" w:hAnsi="SimSun" w:cs="SimSun" w:hint="eastAsia"/>
              </w:rPr>
              <w:t>证书：</w:t>
            </w:r>
          </w:p>
          <w:p w:rsidR="00D87D24" w:rsidRDefault="004759CB">
            <w:pPr>
              <w:pStyle w:val="aa"/>
              <w:widowControl/>
              <w:wordWrap w:val="0"/>
              <w:spacing w:beforeAutospacing="0" w:afterAutospacing="0"/>
            </w:pPr>
            <w:r>
              <w:rPr>
                <w:rFonts w:ascii="SimSun" w:eastAsia="SimSun" w:hAnsi="SimSun" w:cs="SimSun" w:hint="eastAsia"/>
              </w:rPr>
              <w:t>a.</w:t>
            </w:r>
            <w:r>
              <w:rPr>
                <w:rFonts w:ascii="SimSun" w:eastAsia="SimSun" w:hAnsi="SimSun" w:cs="SimSun" w:hint="eastAsia"/>
              </w:rPr>
              <w:t>投标人的</w:t>
            </w:r>
            <w:r>
              <w:rPr>
                <w:rFonts w:ascii="Calibri" w:hAnsi="Calibri" w:cs="Calibri"/>
              </w:rPr>
              <w:t>CA</w:t>
            </w:r>
            <w:r>
              <w:rPr>
                <w:rFonts w:ascii="SimSun" w:eastAsia="SimSun" w:hAnsi="SimSun" w:cs="SimSun" w:hint="eastAsia"/>
              </w:rPr>
              <w:t>证书应在投标截止时间前送达招标文件第一章第</w:t>
            </w:r>
            <w:r>
              <w:rPr>
                <w:rFonts w:ascii="Calibri" w:hAnsi="Calibri" w:cs="Calibri"/>
              </w:rPr>
              <w:t>9</w:t>
            </w:r>
            <w:r>
              <w:rPr>
                <w:rFonts w:ascii="SimSun" w:eastAsia="SimSun" w:hAnsi="SimSun" w:cs="SimSun" w:hint="eastAsia"/>
              </w:rPr>
              <w:t>条载明的地点，否则</w:t>
            </w:r>
            <w:r>
              <w:rPr>
                <w:rStyle w:val="ab"/>
                <w:rFonts w:ascii="SimSun" w:eastAsia="SimSun" w:hAnsi="SimSun" w:cs="SimSun" w:hint="eastAsia"/>
                <w:bCs/>
              </w:rPr>
              <w:t>投标将被拒绝。</w:t>
            </w:r>
          </w:p>
          <w:p w:rsidR="00D87D24" w:rsidRDefault="004759CB">
            <w:pPr>
              <w:pStyle w:val="aa"/>
              <w:widowControl/>
              <w:wordWrap w:val="0"/>
              <w:spacing w:beforeAutospacing="0" w:afterAutospacing="0"/>
            </w:pPr>
            <w:r>
              <w:rPr>
                <w:rFonts w:ascii="SimSun" w:eastAsia="SimSun" w:hAnsi="SimSun" w:cs="SimSun" w:hint="eastAsia"/>
              </w:rPr>
              <w:t>b.</w:t>
            </w:r>
            <w:r>
              <w:rPr>
                <w:rFonts w:ascii="SimSun" w:eastAsia="SimSun" w:hAnsi="SimSun" w:cs="SimSun" w:hint="eastAsia"/>
              </w:rPr>
              <w:t>投标人的</w:t>
            </w:r>
            <w:r>
              <w:rPr>
                <w:rFonts w:ascii="Calibri" w:hAnsi="Calibri" w:cs="Calibri"/>
              </w:rPr>
              <w:t>CA</w:t>
            </w:r>
            <w:r>
              <w:rPr>
                <w:rFonts w:ascii="SimSun" w:eastAsia="SimSun" w:hAnsi="SimSun" w:cs="SimSun" w:hint="eastAsia"/>
              </w:rPr>
              <w:t>证书可采用信封（包括但不限于：信封、档案袋、文件袋等）作为外包装进行单独包装。外包装密封、不密封皆可。</w:t>
            </w:r>
          </w:p>
          <w:p w:rsidR="00D87D24" w:rsidRDefault="004759CB">
            <w:pPr>
              <w:pStyle w:val="aa"/>
              <w:widowControl/>
              <w:wordWrap w:val="0"/>
              <w:spacing w:beforeAutospacing="0" w:afterAutospacing="0"/>
            </w:pPr>
            <w:r>
              <w:rPr>
                <w:rFonts w:ascii="SimSun" w:eastAsia="SimSun" w:hAnsi="SimSun" w:cs="SimSun" w:hint="eastAsia"/>
              </w:rPr>
              <w:t>c.</w:t>
            </w:r>
            <w:r>
              <w:rPr>
                <w:rFonts w:ascii="SimSun" w:eastAsia="SimSun" w:hAnsi="SimSun" w:cs="SimSun" w:hint="eastAsia"/>
              </w:rPr>
              <w:t>投标人的</w:t>
            </w:r>
            <w:r>
              <w:rPr>
                <w:rFonts w:ascii="Calibri" w:hAnsi="Calibri" w:cs="Calibri"/>
              </w:rPr>
              <w:t>CA</w:t>
            </w:r>
            <w:r>
              <w:rPr>
                <w:rFonts w:ascii="SimSun" w:eastAsia="SimSun" w:hAnsi="SimSun" w:cs="SimSun" w:hint="eastAsia"/>
              </w:rPr>
              <w:t>证书或</w:t>
            </w:r>
            <w:r>
              <w:rPr>
                <w:rFonts w:ascii="SimSun" w:eastAsia="SimSun" w:hAnsi="SimSun" w:cs="SimSun" w:hint="eastAsia"/>
              </w:rPr>
              <w:t>外包装应标记“项目名称、项目编号、投标人的全</w:t>
            </w:r>
            <w:r>
              <w:rPr>
                <w:rFonts w:ascii="SimSun" w:eastAsia="SimSun" w:hAnsi="SimSun" w:cs="SimSun" w:hint="eastAsia"/>
              </w:rPr>
              <w:lastRenderedPageBreak/>
              <w:t>称”等内容，以方便识别、使用。</w:t>
            </w:r>
          </w:p>
          <w:p w:rsidR="00D87D24" w:rsidRDefault="004759CB">
            <w:pPr>
              <w:pStyle w:val="aa"/>
              <w:widowControl/>
              <w:wordWrap w:val="0"/>
              <w:spacing w:beforeAutospacing="0" w:afterAutospacing="0"/>
            </w:pPr>
            <w:r>
              <w:rPr>
                <w:rFonts w:ascii="SimSun" w:eastAsia="SimSun" w:hAnsi="SimSun" w:cs="SimSun" w:hint="eastAsia"/>
              </w:rPr>
              <w:t>d.</w:t>
            </w:r>
            <w:r>
              <w:rPr>
                <w:rFonts w:ascii="SimSun" w:eastAsia="SimSun" w:hAnsi="SimSun" w:cs="SimSun" w:hint="eastAsia"/>
              </w:rPr>
              <w:t>投标人的</w:t>
            </w:r>
            <w:r>
              <w:rPr>
                <w:rFonts w:ascii="Calibri" w:hAnsi="Calibri" w:cs="Calibri"/>
              </w:rPr>
              <w:t>CA</w:t>
            </w:r>
            <w:r>
              <w:rPr>
                <w:rFonts w:ascii="SimSun" w:eastAsia="SimSun" w:hAnsi="SimSun" w:cs="SimSun" w:hint="eastAsia"/>
              </w:rPr>
              <w:t>证书应能正常、有效使用，否则产生不利后果由投标人承担责任。</w:t>
            </w:r>
          </w:p>
          <w:p w:rsidR="00D87D24" w:rsidRDefault="004759CB">
            <w:pPr>
              <w:pStyle w:val="aa"/>
              <w:widowControl/>
              <w:wordWrap w:val="0"/>
              <w:spacing w:beforeAutospacing="0" w:afterAutospacing="0"/>
            </w:pPr>
            <w:r>
              <w:rPr>
                <w:rFonts w:ascii="SimSun" w:eastAsia="SimSun" w:hAnsi="SimSun" w:cs="SimSun" w:hint="eastAsia"/>
              </w:rPr>
              <w:t>⑥关于投标截止时间过后</w:t>
            </w:r>
          </w:p>
          <w:p w:rsidR="00D87D24" w:rsidRDefault="004759CB">
            <w:pPr>
              <w:pStyle w:val="aa"/>
              <w:widowControl/>
              <w:wordWrap w:val="0"/>
              <w:spacing w:beforeAutospacing="0" w:afterAutospacing="0"/>
            </w:pPr>
            <w:r>
              <w:rPr>
                <w:rFonts w:ascii="SimSun" w:eastAsia="SimSun" w:hAnsi="SimSun" w:cs="SimSun" w:hint="eastAsia"/>
              </w:rPr>
              <w:t>a.</w:t>
            </w:r>
            <w:r>
              <w:rPr>
                <w:rFonts w:ascii="SimSun" w:eastAsia="SimSun" w:hAnsi="SimSun" w:cs="SimSun" w:hint="eastAsia"/>
              </w:rPr>
              <w:t>未按招标文件规定提交投标保证金的，</w:t>
            </w:r>
            <w:r>
              <w:rPr>
                <w:rStyle w:val="ab"/>
                <w:rFonts w:ascii="SimSun" w:eastAsia="SimSun" w:hAnsi="SimSun" w:cs="SimSun" w:hint="eastAsia"/>
                <w:bCs/>
              </w:rPr>
              <w:t>其投标将按无效投标处理。</w:t>
            </w:r>
          </w:p>
          <w:p w:rsidR="00D87D24" w:rsidRDefault="004759CB">
            <w:pPr>
              <w:pStyle w:val="aa"/>
              <w:widowControl/>
              <w:wordWrap w:val="0"/>
              <w:spacing w:beforeAutospacing="0" w:afterAutospacing="0"/>
            </w:pPr>
            <w:r>
              <w:rPr>
                <w:rFonts w:ascii="SimSun" w:eastAsia="SimSun" w:hAnsi="SimSun" w:cs="SimSun" w:hint="eastAsia"/>
              </w:rPr>
              <w:t>b.</w:t>
            </w:r>
            <w:r>
              <w:rPr>
                <w:rFonts w:ascii="SimSun" w:eastAsia="SimSun" w:hAnsi="SimSun" w:cs="SimSun" w:hint="eastAsia"/>
              </w:rPr>
              <w:t>有下列情形之一的，其</w:t>
            </w:r>
            <w:r>
              <w:rPr>
                <w:rStyle w:val="ab"/>
                <w:rFonts w:ascii="SimSun" w:eastAsia="SimSun" w:hAnsi="SimSun" w:cs="SimSun" w:hint="eastAsia"/>
                <w:bCs/>
              </w:rPr>
              <w:t>投标无效</w:t>
            </w:r>
            <w:r>
              <w:rPr>
                <w:rFonts w:ascii="SimSun" w:eastAsia="SimSun" w:hAnsi="SimSun" w:cs="SimSun" w:hint="eastAsia"/>
              </w:rPr>
              <w:t>,</w:t>
            </w:r>
            <w:r>
              <w:rPr>
                <w:rFonts w:ascii="SimSun" w:eastAsia="SimSun" w:hAnsi="SimSun" w:cs="SimSun" w:hint="eastAsia"/>
              </w:rPr>
              <w:t>其保证金不予退还：</w:t>
            </w:r>
          </w:p>
          <w:p w:rsidR="00D87D24" w:rsidRDefault="004759CB">
            <w:pPr>
              <w:pStyle w:val="aa"/>
              <w:widowControl/>
              <w:wordWrap w:val="0"/>
              <w:spacing w:beforeAutospacing="0" w:afterAutospacing="0"/>
            </w:pPr>
            <w:r>
              <w:rPr>
                <w:rFonts w:ascii="SimSun" w:eastAsia="SimSun" w:hAnsi="SimSun" w:cs="SimSun" w:hint="eastAsia"/>
              </w:rPr>
              <w:t>b1</w:t>
            </w:r>
            <w:r>
              <w:rPr>
                <w:rFonts w:ascii="SimSun" w:eastAsia="SimSun" w:hAnsi="SimSun" w:cs="SimSun" w:hint="eastAsia"/>
              </w:rPr>
              <w:t>不同投标人的电子投标文件具有相同内部识别码；</w:t>
            </w:r>
          </w:p>
          <w:p w:rsidR="00D87D24" w:rsidRDefault="004759CB">
            <w:pPr>
              <w:pStyle w:val="aa"/>
              <w:widowControl/>
              <w:wordWrap w:val="0"/>
              <w:spacing w:beforeAutospacing="0" w:afterAutospacing="0"/>
            </w:pPr>
            <w:r>
              <w:rPr>
                <w:rFonts w:ascii="SimSun" w:eastAsia="SimSun" w:hAnsi="SimSun" w:cs="SimSun" w:hint="eastAsia"/>
              </w:rPr>
              <w:t>b2</w:t>
            </w:r>
            <w:r>
              <w:rPr>
                <w:rFonts w:ascii="SimSun" w:eastAsia="SimSun" w:hAnsi="SimSun" w:cs="SimSun" w:hint="eastAsia"/>
              </w:rPr>
              <w:t>不同投标人的投标保证金从同一单位或个人的账户转出；</w:t>
            </w:r>
          </w:p>
          <w:p w:rsidR="00D87D24" w:rsidRDefault="004759CB">
            <w:pPr>
              <w:pStyle w:val="aa"/>
              <w:widowControl/>
              <w:wordWrap w:val="0"/>
              <w:spacing w:beforeAutospacing="0" w:afterAutospacing="0"/>
            </w:pPr>
            <w:r>
              <w:rPr>
                <w:rFonts w:ascii="SimSun" w:eastAsia="SimSun" w:hAnsi="SimSun" w:cs="SimSun" w:hint="eastAsia"/>
              </w:rPr>
              <w:t>b3</w:t>
            </w:r>
            <w:r>
              <w:rPr>
                <w:rFonts w:ascii="SimSun" w:eastAsia="SimSun" w:hAnsi="SimSun" w:cs="SimSun" w:hint="eastAsia"/>
              </w:rPr>
              <w:t>投标人的投标保证金同一采购包下有其他投标人提交的投标保证金</w:t>
            </w:r>
          </w:p>
          <w:p w:rsidR="00D87D24" w:rsidRDefault="004759CB">
            <w:pPr>
              <w:pStyle w:val="aa"/>
              <w:widowControl/>
              <w:wordWrap w:val="0"/>
              <w:spacing w:beforeAutospacing="0" w:after="150" w:afterAutospacing="0"/>
            </w:pPr>
            <w:r>
              <w:rPr>
                <w:rFonts w:ascii="SimSun" w:eastAsia="SimSun" w:hAnsi="SimSun" w:cs="SimSun" w:hint="eastAsia"/>
              </w:rPr>
              <w:t>b4</w:t>
            </w:r>
            <w:r>
              <w:rPr>
                <w:rFonts w:ascii="SimSun" w:eastAsia="SimSun" w:hAnsi="SimSun" w:cs="SimSun" w:hint="eastAsia"/>
              </w:rPr>
              <w:t>不同投标人存在串通投标的其他情形。</w:t>
            </w:r>
          </w:p>
          <w:p w:rsidR="00D87D24" w:rsidRDefault="004759CB">
            <w:pPr>
              <w:pStyle w:val="aa"/>
              <w:widowControl/>
              <w:wordWrap w:val="0"/>
              <w:spacing w:beforeAutospacing="0" w:afterAutospacing="0"/>
            </w:pPr>
            <w:r>
              <w:rPr>
                <w:rFonts w:ascii="SimSun" w:eastAsia="SimSun" w:hAnsi="SimSun" w:cs="SimSun" w:hint="eastAsia"/>
              </w:rPr>
              <w:t>⑦接受联合体投标且投标人为联合体的，投标人应由“联合体牵头方”完成福建省政府采购网上公开信息系统设定的具体操作流程（包括但不限于：招标文件获取、提交投标保证金、编制电子投标文件等）。</w:t>
            </w:r>
          </w:p>
          <w:p w:rsidR="00D87D24" w:rsidRDefault="004759CB">
            <w:pPr>
              <w:pStyle w:val="aa"/>
              <w:widowControl/>
              <w:wordWrap w:val="0"/>
              <w:spacing w:beforeAutospacing="0" w:afterAutospacing="0"/>
            </w:pPr>
            <w:r>
              <w:rPr>
                <w:rFonts w:ascii="SimSun" w:eastAsia="SimSun" w:hAnsi="SimSun" w:cs="SimSun" w:hint="eastAsia"/>
              </w:rPr>
              <w:t>⑧其他：</w:t>
            </w:r>
            <w:r>
              <w:t>无。</w:t>
            </w:r>
            <w:r>
              <w:rPr>
                <w:rFonts w:ascii="SimSun" w:eastAsia="SimSun" w:hAnsi="SimSun" w:cs="SimSun" w:hint="eastAsia"/>
              </w:rPr>
              <w:t>。</w:t>
            </w:r>
          </w:p>
        </w:tc>
      </w:tr>
    </w:tbl>
    <w:p w:rsidR="00D87D24" w:rsidRDefault="004759CB">
      <w:pPr>
        <w:pStyle w:val="aa"/>
        <w:widowControl/>
        <w:spacing w:before="75" w:beforeAutospacing="0" w:after="75" w:afterAutospacing="0"/>
      </w:pPr>
      <w:r>
        <w:lastRenderedPageBreak/>
        <w:t> </w:t>
      </w:r>
    </w:p>
    <w:p w:rsidR="00D87D24" w:rsidRDefault="004759CB">
      <w:pPr>
        <w:pStyle w:val="aa"/>
        <w:widowControl/>
        <w:spacing w:before="75" w:beforeAutospacing="0" w:after="75" w:afterAutospacing="0"/>
      </w:pPr>
      <w:r>
        <w:t> </w:t>
      </w:r>
    </w:p>
    <w:p w:rsidR="00D87D24" w:rsidRDefault="004759CB">
      <w:pPr>
        <w:rPr>
          <w:rStyle w:val="ab"/>
          <w:rFonts w:ascii="SimSun" w:eastAsia="SimSun" w:hAnsi="SimSun" w:cs="SimSun"/>
          <w:bCs/>
          <w:sz w:val="31"/>
          <w:szCs w:val="31"/>
        </w:rPr>
      </w:pPr>
      <w:r>
        <w:rPr>
          <w:rStyle w:val="ab"/>
          <w:rFonts w:ascii="SimSun" w:eastAsia="SimSun" w:hAnsi="SimSun" w:cs="SimSun" w:hint="eastAsia"/>
          <w:bCs/>
          <w:sz w:val="31"/>
          <w:szCs w:val="31"/>
        </w:rPr>
        <w:br w:type="page"/>
      </w:r>
    </w:p>
    <w:p w:rsidR="00D87D24" w:rsidRDefault="004759CB">
      <w:pPr>
        <w:pStyle w:val="aa"/>
        <w:widowControl/>
        <w:spacing w:before="75" w:beforeAutospacing="0" w:after="75" w:afterAutospacing="0"/>
        <w:jc w:val="center"/>
      </w:pPr>
      <w:r>
        <w:rPr>
          <w:rStyle w:val="ab"/>
          <w:rFonts w:ascii="SimSun" w:eastAsia="SimSun" w:hAnsi="SimSun" w:cs="SimSun" w:hint="eastAsia"/>
          <w:bCs/>
          <w:sz w:val="31"/>
          <w:szCs w:val="31"/>
        </w:rPr>
        <w:lastRenderedPageBreak/>
        <w:t>第三章</w:t>
      </w:r>
      <w:r>
        <w:rPr>
          <w:rStyle w:val="ab"/>
          <w:rFonts w:ascii="SimSun" w:eastAsia="SimSun" w:hAnsi="SimSun" w:cs="SimSun" w:hint="eastAsia"/>
          <w:bCs/>
          <w:sz w:val="31"/>
          <w:szCs w:val="31"/>
        </w:rPr>
        <w:t>   </w:t>
      </w:r>
      <w:r>
        <w:rPr>
          <w:rStyle w:val="ab"/>
          <w:rFonts w:ascii="SimSun" w:eastAsia="SimSun" w:hAnsi="SimSun" w:cs="SimSun" w:hint="eastAsia"/>
          <w:bCs/>
          <w:sz w:val="31"/>
          <w:szCs w:val="31"/>
        </w:rPr>
        <w:t>投标人须知</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jc w:val="center"/>
        <w:outlineLvl w:val="0"/>
      </w:pPr>
      <w:r>
        <w:rPr>
          <w:rStyle w:val="ab"/>
          <w:rFonts w:ascii="SimSun" w:eastAsia="SimSun" w:hAnsi="SimSun" w:cs="SimSun" w:hint="eastAsia"/>
          <w:bCs/>
        </w:rPr>
        <w:t>一、总则</w:t>
      </w:r>
    </w:p>
    <w:p w:rsidR="00D87D24" w:rsidRDefault="004759CB">
      <w:pPr>
        <w:pStyle w:val="aa"/>
        <w:widowControl/>
        <w:spacing w:before="75" w:beforeAutospacing="0" w:after="75" w:afterAutospacing="0"/>
      </w:pPr>
      <w:r>
        <w:rPr>
          <w:rFonts w:ascii="SimSun" w:eastAsia="SimSun" w:hAnsi="SimSun" w:cs="SimSun" w:hint="eastAsia"/>
        </w:rPr>
        <w:t>1</w:t>
      </w:r>
      <w:r>
        <w:rPr>
          <w:rFonts w:ascii="SimSun" w:eastAsia="SimSun" w:hAnsi="SimSun" w:cs="SimSun" w:hint="eastAsia"/>
        </w:rPr>
        <w:t>、适用范围</w:t>
      </w:r>
    </w:p>
    <w:p w:rsidR="00D87D24" w:rsidRDefault="004759CB">
      <w:pPr>
        <w:pStyle w:val="aa"/>
        <w:widowControl/>
        <w:spacing w:before="75" w:beforeAutospacing="0" w:after="75" w:afterAutospacing="0"/>
      </w:pPr>
      <w:r>
        <w:rPr>
          <w:rFonts w:ascii="SimSun" w:eastAsia="SimSun" w:hAnsi="SimSun" w:cs="SimSun" w:hint="eastAsia"/>
        </w:rPr>
        <w:t>1.1</w:t>
      </w:r>
      <w:r>
        <w:rPr>
          <w:rFonts w:ascii="SimSun" w:eastAsia="SimSun" w:hAnsi="SimSun" w:cs="SimSun" w:hint="eastAsia"/>
        </w:rPr>
        <w:t>适用于招标文件载明项目的政府采购活动（以下简称：“本次采购活动”）。</w:t>
      </w:r>
    </w:p>
    <w:p w:rsidR="00D87D24" w:rsidRDefault="004759CB">
      <w:pPr>
        <w:pStyle w:val="aa"/>
        <w:widowControl/>
        <w:spacing w:before="75" w:beforeAutospacing="0" w:after="75" w:afterAutospacing="0"/>
      </w:pPr>
      <w:r>
        <w:rPr>
          <w:rFonts w:ascii="SimSun" w:eastAsia="SimSun" w:hAnsi="SimSun" w:cs="SimSun" w:hint="eastAsia"/>
        </w:rPr>
        <w:t>2</w:t>
      </w:r>
      <w:r>
        <w:rPr>
          <w:rFonts w:ascii="SimSun" w:eastAsia="SimSun" w:hAnsi="SimSun" w:cs="SimSun" w:hint="eastAsia"/>
        </w:rPr>
        <w:t>、定义</w:t>
      </w:r>
    </w:p>
    <w:p w:rsidR="00D87D24" w:rsidRDefault="004759CB">
      <w:pPr>
        <w:pStyle w:val="aa"/>
        <w:widowControl/>
        <w:spacing w:before="75" w:beforeAutospacing="0" w:after="75" w:afterAutospacing="0"/>
      </w:pPr>
      <w:r>
        <w:rPr>
          <w:rFonts w:ascii="SimSun" w:eastAsia="SimSun" w:hAnsi="SimSun" w:cs="SimSun" w:hint="eastAsia"/>
        </w:rPr>
        <w:t>2.1</w:t>
      </w:r>
      <w:r>
        <w:rPr>
          <w:rFonts w:ascii="SimSun" w:eastAsia="SimSun" w:hAnsi="SimSun" w:cs="SimSun" w:hint="eastAsia"/>
        </w:rPr>
        <w:t>“采购标的”指招标文件载明的需要采购的货物或服务。</w:t>
      </w:r>
    </w:p>
    <w:p w:rsidR="00D87D24" w:rsidRDefault="004759CB">
      <w:pPr>
        <w:pStyle w:val="aa"/>
        <w:widowControl/>
        <w:spacing w:before="75" w:beforeAutospacing="0" w:after="75" w:afterAutospacing="0"/>
      </w:pPr>
      <w:r>
        <w:rPr>
          <w:rFonts w:ascii="SimSun" w:eastAsia="SimSun" w:hAnsi="SimSun" w:cs="SimSun" w:hint="eastAsia"/>
        </w:rPr>
        <w:t>2.2</w:t>
      </w:r>
      <w:r>
        <w:rPr>
          <w:rFonts w:ascii="SimSun" w:eastAsia="SimSun" w:hAnsi="SimSun" w:cs="SimSun" w:hint="eastAsia"/>
        </w:rPr>
        <w:t>“潜在投标人”指按照招标文件第一章第</w:t>
      </w:r>
      <w:r>
        <w:rPr>
          <w:rFonts w:ascii="Calibri" w:hAnsi="Calibri" w:cs="Calibri"/>
        </w:rPr>
        <w:t>7</w:t>
      </w:r>
      <w:r>
        <w:rPr>
          <w:rFonts w:ascii="SimSun" w:eastAsia="SimSun" w:hAnsi="SimSun" w:cs="SimSun" w:hint="eastAsia"/>
        </w:rPr>
        <w:t>条规定获取招标文件且有意向参加本项目投标的供应商。</w:t>
      </w:r>
    </w:p>
    <w:p w:rsidR="00D87D24" w:rsidRDefault="004759CB">
      <w:pPr>
        <w:pStyle w:val="aa"/>
        <w:widowControl/>
        <w:spacing w:before="75" w:beforeAutospacing="0" w:after="75" w:afterAutospacing="0"/>
      </w:pPr>
      <w:r>
        <w:rPr>
          <w:rFonts w:ascii="SimSun" w:eastAsia="SimSun" w:hAnsi="SimSun" w:cs="SimSun" w:hint="eastAsia"/>
        </w:rPr>
        <w:t>2.3</w:t>
      </w:r>
      <w:r>
        <w:rPr>
          <w:rFonts w:ascii="SimSun" w:eastAsia="SimSun" w:hAnsi="SimSun" w:cs="SimSun" w:hint="eastAsia"/>
        </w:rPr>
        <w:t>“投标人”指按照招标文件第一章第</w:t>
      </w:r>
      <w:r>
        <w:rPr>
          <w:rFonts w:ascii="Calibri" w:hAnsi="Calibri" w:cs="Calibri"/>
        </w:rPr>
        <w:t>7</w:t>
      </w:r>
      <w:r>
        <w:rPr>
          <w:rFonts w:ascii="SimSun" w:eastAsia="SimSun" w:hAnsi="SimSun" w:cs="SimSun" w:hint="eastAsia"/>
        </w:rPr>
        <w:t>条规定获取招标文件并参加本项目投标的供应商。</w:t>
      </w:r>
    </w:p>
    <w:p w:rsidR="00D87D24" w:rsidRDefault="004759CB">
      <w:pPr>
        <w:pStyle w:val="aa"/>
        <w:widowControl/>
        <w:spacing w:before="75" w:beforeAutospacing="0" w:after="75" w:afterAutospacing="0"/>
      </w:pPr>
      <w:r>
        <w:rPr>
          <w:rFonts w:ascii="SimSun" w:eastAsia="SimSun" w:hAnsi="SimSun" w:cs="SimSun" w:hint="eastAsia"/>
        </w:rPr>
        <w:t>2.4</w:t>
      </w:r>
      <w:r>
        <w:rPr>
          <w:rFonts w:ascii="SimSun" w:eastAsia="SimSun" w:hAnsi="SimSun" w:cs="SimSun" w:hint="eastAsia"/>
        </w:rPr>
        <w:t>“单位负责人”指单位法定代表人或法律、法规规定代表单位行使职权的主要负责人。</w:t>
      </w:r>
    </w:p>
    <w:p w:rsidR="00D87D24" w:rsidRDefault="004759CB">
      <w:pPr>
        <w:pStyle w:val="aa"/>
        <w:widowControl/>
        <w:spacing w:before="75" w:beforeAutospacing="0" w:after="75" w:afterAutospacing="0"/>
      </w:pPr>
      <w:r>
        <w:rPr>
          <w:rFonts w:ascii="SimSun" w:eastAsia="SimSun" w:hAnsi="SimSun" w:cs="SimSun" w:hint="eastAsia"/>
        </w:rPr>
        <w:t>2.5</w:t>
      </w:r>
      <w:r>
        <w:rPr>
          <w:rFonts w:ascii="SimSun" w:eastAsia="SimSun" w:hAnsi="SimSun" w:cs="SimSun" w:hint="eastAsia"/>
        </w:rPr>
        <w:t>“投标人代表”指投标人的单位负责人或“单位负责人授权书”中载明的接受授权方。</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jc w:val="center"/>
        <w:outlineLvl w:val="0"/>
      </w:pPr>
      <w:r>
        <w:rPr>
          <w:rStyle w:val="ab"/>
          <w:rFonts w:ascii="SimSun" w:eastAsia="SimSun" w:hAnsi="SimSun" w:cs="SimSun" w:hint="eastAsia"/>
          <w:bCs/>
        </w:rPr>
        <w:t>二、投标人</w:t>
      </w:r>
    </w:p>
    <w:p w:rsidR="00D87D24" w:rsidRDefault="004759CB">
      <w:pPr>
        <w:pStyle w:val="aa"/>
        <w:widowControl/>
        <w:spacing w:before="75" w:beforeAutospacing="0" w:after="75" w:afterAutospacing="0"/>
      </w:pPr>
      <w:r>
        <w:rPr>
          <w:rFonts w:ascii="SimSun" w:eastAsia="SimSun" w:hAnsi="SimSun" w:cs="SimSun" w:hint="eastAsia"/>
        </w:rPr>
        <w:t>3</w:t>
      </w:r>
      <w:r>
        <w:rPr>
          <w:rFonts w:ascii="SimSun" w:eastAsia="SimSun" w:hAnsi="SimSun" w:cs="SimSun" w:hint="eastAsia"/>
        </w:rPr>
        <w:t>、合格投标人</w:t>
      </w:r>
    </w:p>
    <w:p w:rsidR="00D87D24" w:rsidRDefault="004759CB">
      <w:pPr>
        <w:pStyle w:val="aa"/>
        <w:widowControl/>
        <w:spacing w:before="75" w:beforeAutospacing="0" w:after="75" w:afterAutospacing="0"/>
      </w:pPr>
      <w:r>
        <w:rPr>
          <w:rFonts w:ascii="SimSun" w:eastAsia="SimSun" w:hAnsi="SimSun" w:cs="SimSun" w:hint="eastAsia"/>
        </w:rPr>
        <w:t>3.1</w:t>
      </w:r>
      <w:r>
        <w:rPr>
          <w:rFonts w:ascii="SimSun" w:eastAsia="SimSun" w:hAnsi="SimSun" w:cs="SimSun" w:hint="eastAsia"/>
        </w:rPr>
        <w:t>一般规定</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）投标人应遵守政府采购法及实施条例、政府采购招投标管理办法、政府采购质疑和投诉办法及财政部、福建省财政厅有关政府采购文件的规定，同时还应遵守有关法律、法规和规章的强制性规定。</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）投标人的资格要求：详见招</w:t>
      </w:r>
      <w:r>
        <w:rPr>
          <w:rFonts w:ascii="SimSun" w:eastAsia="SimSun" w:hAnsi="SimSun" w:cs="SimSun" w:hint="eastAsia"/>
        </w:rPr>
        <w:t>标文件第一章。</w:t>
      </w:r>
    </w:p>
    <w:p w:rsidR="00D87D24" w:rsidRDefault="004759CB">
      <w:pPr>
        <w:pStyle w:val="aa"/>
        <w:widowControl/>
        <w:spacing w:before="75" w:beforeAutospacing="0" w:after="75" w:afterAutospacing="0"/>
      </w:pPr>
      <w:r>
        <w:rPr>
          <w:rFonts w:ascii="SimSun" w:eastAsia="SimSun" w:hAnsi="SimSun" w:cs="SimSun" w:hint="eastAsia"/>
        </w:rPr>
        <w:t>3.2</w:t>
      </w:r>
      <w:r>
        <w:rPr>
          <w:rFonts w:ascii="SimSun" w:eastAsia="SimSun" w:hAnsi="SimSun" w:cs="SimSun" w:hint="eastAsia"/>
        </w:rPr>
        <w:t>若本项目接受联合体投标且投标人为联合体，则联合体各方应遵守本章第</w:t>
      </w:r>
      <w:r>
        <w:rPr>
          <w:rFonts w:ascii="SimSun" w:eastAsia="SimSun" w:hAnsi="SimSun" w:cs="SimSun" w:hint="eastAsia"/>
        </w:rPr>
        <w:t>3.1</w:t>
      </w:r>
      <w:r>
        <w:rPr>
          <w:rFonts w:ascii="SimSun" w:eastAsia="SimSun" w:hAnsi="SimSun" w:cs="SimSun" w:hint="eastAsia"/>
        </w:rPr>
        <w:t>条规定，同时还应遵守下列规定：</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）联合体各方应提交联合体协议，联合体协议应符合招标文件规定。</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）联合体各方不得再单独参加或与其他供应商另外组成联合体参加同一合同项下的投标。</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）联合体各方应共同与采购人签订政府采购合同，就政府采购合同约定的事项对采购人承担连带责任。</w:t>
      </w:r>
    </w:p>
    <w:p w:rsidR="00D87D24" w:rsidRDefault="004759CB">
      <w:pPr>
        <w:pStyle w:val="aa"/>
        <w:widowControl/>
        <w:spacing w:before="75" w:beforeAutospacing="0" w:after="75" w:afterAutospacing="0"/>
      </w:pPr>
      <w:r>
        <w:rPr>
          <w:rFonts w:ascii="SimSun" w:eastAsia="SimSun" w:hAnsi="SimSun" w:cs="SimSun" w:hint="eastAsia"/>
        </w:rPr>
        <w:t>4</w:t>
      </w:r>
      <w:r>
        <w:rPr>
          <w:rFonts w:ascii="SimSun" w:eastAsia="SimSun" w:hAnsi="SimSun" w:cs="SimSun" w:hint="eastAsia"/>
        </w:rPr>
        <w:t>、投标费用</w:t>
      </w:r>
    </w:p>
    <w:p w:rsidR="00D87D24" w:rsidRDefault="004759CB">
      <w:pPr>
        <w:pStyle w:val="aa"/>
        <w:widowControl/>
        <w:spacing w:before="75" w:beforeAutospacing="0" w:after="75" w:afterAutospacing="0"/>
      </w:pPr>
      <w:r>
        <w:rPr>
          <w:rFonts w:ascii="SimSun" w:eastAsia="SimSun" w:hAnsi="SimSun" w:cs="SimSun" w:hint="eastAsia"/>
        </w:rPr>
        <w:t>4.1</w:t>
      </w:r>
      <w:r>
        <w:rPr>
          <w:rFonts w:ascii="SimSun" w:eastAsia="SimSun" w:hAnsi="SimSun" w:cs="SimSun" w:hint="eastAsia"/>
        </w:rPr>
        <w:t>除招标文件另有规定外，投标人应自行承担其参加本项目投标所涉及的一切费用。</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jc w:val="center"/>
        <w:outlineLvl w:val="0"/>
      </w:pPr>
      <w:r>
        <w:rPr>
          <w:rStyle w:val="ab"/>
          <w:rFonts w:ascii="SimSun" w:eastAsia="SimSun" w:hAnsi="SimSun" w:cs="SimSun" w:hint="eastAsia"/>
          <w:bCs/>
        </w:rPr>
        <w:t>三、招标</w:t>
      </w:r>
    </w:p>
    <w:p w:rsidR="00D87D24" w:rsidRDefault="004759CB">
      <w:pPr>
        <w:pStyle w:val="aa"/>
        <w:widowControl/>
        <w:spacing w:before="75" w:beforeAutospacing="0" w:after="75" w:afterAutospacing="0"/>
      </w:pPr>
      <w:r>
        <w:rPr>
          <w:rFonts w:ascii="SimSun" w:eastAsia="SimSun" w:hAnsi="SimSun" w:cs="SimSun" w:hint="eastAsia"/>
        </w:rPr>
        <w:t>5</w:t>
      </w:r>
      <w:r>
        <w:rPr>
          <w:rFonts w:ascii="SimSun" w:eastAsia="SimSun" w:hAnsi="SimSun" w:cs="SimSun" w:hint="eastAsia"/>
        </w:rPr>
        <w:t>、招标文件</w:t>
      </w:r>
    </w:p>
    <w:p w:rsidR="00D87D24" w:rsidRDefault="004759CB">
      <w:pPr>
        <w:pStyle w:val="aa"/>
        <w:widowControl/>
        <w:spacing w:before="75" w:beforeAutospacing="0" w:after="75" w:afterAutospacing="0"/>
      </w:pPr>
      <w:r>
        <w:rPr>
          <w:rFonts w:ascii="SimSun" w:eastAsia="SimSun" w:hAnsi="SimSun" w:cs="SimSun" w:hint="eastAsia"/>
        </w:rPr>
        <w:t>5.1</w:t>
      </w:r>
      <w:r>
        <w:rPr>
          <w:rFonts w:ascii="SimSun" w:eastAsia="SimSun" w:hAnsi="SimSun" w:cs="SimSun" w:hint="eastAsia"/>
        </w:rPr>
        <w:t>招标文件由下述</w:t>
      </w:r>
      <w:r>
        <w:rPr>
          <w:rFonts w:ascii="SimSun" w:eastAsia="SimSun" w:hAnsi="SimSun" w:cs="SimSun" w:hint="eastAsia"/>
        </w:rPr>
        <w:t>部分组成：</w:t>
      </w:r>
    </w:p>
    <w:p w:rsidR="00D87D24" w:rsidRDefault="004759CB">
      <w:pPr>
        <w:pStyle w:val="aa"/>
        <w:widowControl/>
        <w:spacing w:before="75" w:beforeAutospacing="0" w:after="75" w:afterAutospacing="0"/>
        <w:ind w:firstLine="480"/>
      </w:pPr>
      <w:r>
        <w:rPr>
          <w:rFonts w:ascii="SimSun" w:eastAsia="SimSun" w:hAnsi="SimSun" w:cs="SimSun" w:hint="eastAsia"/>
        </w:rPr>
        <w:lastRenderedPageBreak/>
        <w:t>（</w:t>
      </w:r>
      <w:r>
        <w:rPr>
          <w:rFonts w:ascii="SimSun" w:eastAsia="SimSun" w:hAnsi="SimSun" w:cs="SimSun" w:hint="eastAsia"/>
        </w:rPr>
        <w:t>1</w:t>
      </w:r>
      <w:r>
        <w:rPr>
          <w:rFonts w:ascii="SimSun" w:eastAsia="SimSun" w:hAnsi="SimSun" w:cs="SimSun" w:hint="eastAsia"/>
        </w:rPr>
        <w:t>）投标邀请</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）投标人须知前附表（表</w:t>
      </w:r>
      <w:r>
        <w:rPr>
          <w:rFonts w:ascii="Calibri" w:hAnsi="Calibri" w:cs="Calibri"/>
        </w:rPr>
        <w:t>1</w:t>
      </w:r>
      <w:r>
        <w:rPr>
          <w:rFonts w:ascii="SimSun" w:eastAsia="SimSun" w:hAnsi="SimSun" w:cs="SimSun" w:hint="eastAsia"/>
        </w:rPr>
        <w:t>、</w:t>
      </w:r>
      <w:r>
        <w:rPr>
          <w:rFonts w:ascii="Calibri" w:hAnsi="Calibri" w:cs="Calibri"/>
        </w:rPr>
        <w:t>2</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）投标人须知</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4</w:t>
      </w:r>
      <w:r>
        <w:rPr>
          <w:rFonts w:ascii="SimSun" w:eastAsia="SimSun" w:hAnsi="SimSun" w:cs="SimSun" w:hint="eastAsia"/>
        </w:rPr>
        <w:t>）资格审查与评标</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5</w:t>
      </w:r>
      <w:r>
        <w:rPr>
          <w:rFonts w:ascii="SimSun" w:eastAsia="SimSun" w:hAnsi="SimSun" w:cs="SimSun" w:hint="eastAsia"/>
        </w:rPr>
        <w:t>）招标内容及要求</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6</w:t>
      </w:r>
      <w:r>
        <w:rPr>
          <w:rFonts w:ascii="SimSun" w:eastAsia="SimSun" w:hAnsi="SimSun" w:cs="SimSun" w:hint="eastAsia"/>
        </w:rPr>
        <w:t>）政府采购合同（参考文本）</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7</w:t>
      </w:r>
      <w:r>
        <w:rPr>
          <w:rFonts w:ascii="SimSun" w:eastAsia="SimSun" w:hAnsi="SimSun" w:cs="SimSun" w:hint="eastAsia"/>
        </w:rPr>
        <w:t>）投标文件格式</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8</w:t>
      </w:r>
      <w:r>
        <w:rPr>
          <w:rFonts w:ascii="SimSun" w:eastAsia="SimSun" w:hAnsi="SimSun" w:cs="SimSun" w:hint="eastAsia"/>
        </w:rPr>
        <w:t>）按照招标文件规定作为招标文件组成部分的其他内容（若有）</w:t>
      </w:r>
    </w:p>
    <w:p w:rsidR="00D87D24" w:rsidRDefault="004759CB">
      <w:pPr>
        <w:pStyle w:val="aa"/>
        <w:widowControl/>
        <w:spacing w:before="75" w:beforeAutospacing="0" w:after="75" w:afterAutospacing="0"/>
      </w:pPr>
      <w:r>
        <w:rPr>
          <w:rFonts w:ascii="SimSun" w:eastAsia="SimSun" w:hAnsi="SimSun" w:cs="SimSun" w:hint="eastAsia"/>
        </w:rPr>
        <w:t>5.2</w:t>
      </w:r>
      <w:r>
        <w:rPr>
          <w:rFonts w:ascii="SimSun" w:eastAsia="SimSun" w:hAnsi="SimSun" w:cs="SimSun" w:hint="eastAsia"/>
        </w:rPr>
        <w:t>招标文件的澄清或修改</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w:t>
      </w:r>
      <w:r>
        <w:rPr>
          <w:u w:val="single"/>
        </w:rPr>
        <w:t>福建省勤思项目管理有限公司</w:t>
      </w:r>
      <w:r>
        <w:rPr>
          <w:rFonts w:ascii="SimSun" w:eastAsia="SimSun" w:hAnsi="SimSun" w:cs="SimSun" w:hint="eastAsia"/>
        </w:rPr>
        <w:t>可对已发出的招标文件进行必要的澄清或修改，但不得对招标文件载明的采购标的和投标人的资格要求进行改变。</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）除本章第</w:t>
      </w:r>
      <w:r>
        <w:rPr>
          <w:rFonts w:ascii="Calibri" w:hAnsi="Calibri" w:cs="Calibri"/>
        </w:rPr>
        <w:t>5.2</w:t>
      </w:r>
      <w:r>
        <w:rPr>
          <w:rFonts w:ascii="SimSun" w:eastAsia="SimSun" w:hAnsi="SimSun" w:cs="SimSun" w:hint="eastAsia"/>
        </w:rPr>
        <w:t>条第（</w:t>
      </w:r>
      <w:r>
        <w:rPr>
          <w:rFonts w:ascii="Calibri" w:hAnsi="Calibri" w:cs="Calibri"/>
        </w:rPr>
        <w:t>3</w:t>
      </w:r>
      <w:r>
        <w:rPr>
          <w:rFonts w:ascii="SimSun" w:eastAsia="SimSun" w:hAnsi="SimSun" w:cs="SimSun" w:hint="eastAsia"/>
        </w:rPr>
        <w:t>）款规定情形外，澄清或修改的内容可能影响投标文件编制的，</w:t>
      </w:r>
      <w:r>
        <w:rPr>
          <w:rFonts w:ascii="SimSun" w:eastAsia="SimSun" w:hAnsi="SimSun" w:cs="SimSun" w:hint="eastAsia"/>
          <w:u w:val="single"/>
        </w:rPr>
        <w:t>福建省勤思项目管理有限公司</w:t>
      </w:r>
      <w:r>
        <w:rPr>
          <w:rFonts w:ascii="SimSun" w:eastAsia="SimSun" w:hAnsi="SimSun" w:cs="SimSun" w:hint="eastAsia"/>
        </w:rPr>
        <w:t>将在投标截止时间至少</w:t>
      </w:r>
      <w:r>
        <w:rPr>
          <w:rFonts w:ascii="SimSun" w:eastAsia="SimSun" w:hAnsi="SimSun" w:cs="SimSun" w:hint="eastAsia"/>
        </w:rPr>
        <w:t>15</w:t>
      </w:r>
      <w:r>
        <w:rPr>
          <w:rFonts w:ascii="SimSun" w:eastAsia="SimSun" w:hAnsi="SimSun" w:cs="SimSun" w:hint="eastAsia"/>
        </w:rPr>
        <w:t>个日历日前，在招标文件载明的指定媒体以更正公告的形式发布澄清或修改的内容。不足</w:t>
      </w:r>
      <w:r>
        <w:rPr>
          <w:rFonts w:ascii="Calibri" w:hAnsi="Calibri" w:cs="Calibri"/>
        </w:rPr>
        <w:t>15</w:t>
      </w:r>
      <w:r>
        <w:rPr>
          <w:rFonts w:ascii="SimSun" w:eastAsia="SimSun" w:hAnsi="SimSun" w:cs="SimSun" w:hint="eastAsia"/>
        </w:rPr>
        <w:t>个日历日的，</w:t>
      </w:r>
      <w:r>
        <w:rPr>
          <w:rFonts w:ascii="SimSun" w:eastAsia="SimSun" w:hAnsi="SimSun" w:cs="SimSun" w:hint="eastAsia"/>
          <w:u w:val="single"/>
        </w:rPr>
        <w:t>福建省勤思项目管理有限公司</w:t>
      </w:r>
      <w:r>
        <w:rPr>
          <w:rFonts w:ascii="SimSun" w:eastAsia="SimSun" w:hAnsi="SimSun" w:cs="SimSun" w:hint="eastAsia"/>
        </w:rPr>
        <w:t>将顺延投标截止时间及开标时间，</w:t>
      </w:r>
      <w:r>
        <w:rPr>
          <w:rFonts w:ascii="SimSun" w:eastAsia="SimSun" w:hAnsi="SimSun" w:cs="SimSun" w:hint="eastAsia"/>
          <w:u w:val="single"/>
        </w:rPr>
        <w:t>福建省勤思项目管理有限公司</w:t>
      </w:r>
      <w:r>
        <w:rPr>
          <w:rFonts w:ascii="SimSun" w:eastAsia="SimSun" w:hAnsi="SimSun" w:cs="SimSun" w:hint="eastAsia"/>
        </w:rPr>
        <w:t>和投标人受原投标截止时间及开标时间制约的所有权利和义务均延长至新的投标截止时间及开标时间。</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）澄清或修改的内容可能改变招标文件载明的采购标的和投标人的资格要求的，本次采购活动结束，</w:t>
      </w:r>
      <w:r>
        <w:rPr>
          <w:rFonts w:ascii="SimSun" w:eastAsia="SimSun" w:hAnsi="SimSun" w:cs="SimSun" w:hint="eastAsia"/>
          <w:u w:val="single"/>
        </w:rPr>
        <w:t>福建省勤思项目管理有限公司</w:t>
      </w:r>
      <w:r>
        <w:rPr>
          <w:rFonts w:ascii="SimSun" w:eastAsia="SimSun" w:hAnsi="SimSun" w:cs="SimSun" w:hint="eastAsia"/>
        </w:rPr>
        <w:t>将依法组织后续采购活动（包括但不限于：重新招标、采用其他方式采购等）。</w:t>
      </w:r>
    </w:p>
    <w:p w:rsidR="00D87D24" w:rsidRDefault="004759CB">
      <w:pPr>
        <w:pStyle w:val="aa"/>
        <w:widowControl/>
        <w:spacing w:before="75" w:beforeAutospacing="0" w:after="75" w:afterAutospacing="0"/>
      </w:pPr>
      <w:r>
        <w:rPr>
          <w:rFonts w:ascii="SimSun" w:eastAsia="SimSun" w:hAnsi="SimSun" w:cs="SimSun" w:hint="eastAsia"/>
        </w:rPr>
        <w:t>6</w:t>
      </w:r>
      <w:r>
        <w:rPr>
          <w:rFonts w:ascii="SimSun" w:eastAsia="SimSun" w:hAnsi="SimSun" w:cs="SimSun" w:hint="eastAsia"/>
        </w:rPr>
        <w:t>、现场考察或开标前答疑会</w:t>
      </w:r>
    </w:p>
    <w:p w:rsidR="00D87D24" w:rsidRDefault="004759CB">
      <w:pPr>
        <w:pStyle w:val="aa"/>
        <w:widowControl/>
        <w:spacing w:before="75" w:beforeAutospacing="0" w:after="75" w:afterAutospacing="0"/>
      </w:pPr>
      <w:r>
        <w:rPr>
          <w:rFonts w:ascii="SimSun" w:eastAsia="SimSun" w:hAnsi="SimSun" w:cs="SimSun" w:hint="eastAsia"/>
        </w:rPr>
        <w:t>6</w:t>
      </w:r>
      <w:r>
        <w:rPr>
          <w:rFonts w:ascii="SimSun" w:eastAsia="SimSun" w:hAnsi="SimSun" w:cs="SimSun" w:hint="eastAsia"/>
        </w:rPr>
        <w:t>.1</w:t>
      </w:r>
      <w:r>
        <w:rPr>
          <w:rFonts w:ascii="SimSun" w:eastAsia="SimSun" w:hAnsi="SimSun" w:cs="SimSun" w:hint="eastAsia"/>
        </w:rPr>
        <w:t>是否组织现场考察或召开开标前答疑会：详见招标文件第二章。</w:t>
      </w:r>
    </w:p>
    <w:p w:rsidR="00D87D24" w:rsidRDefault="004759CB">
      <w:pPr>
        <w:pStyle w:val="aa"/>
        <w:widowControl/>
        <w:spacing w:before="75" w:beforeAutospacing="0" w:after="75" w:afterAutospacing="0"/>
      </w:pPr>
      <w:r>
        <w:rPr>
          <w:rFonts w:ascii="SimSun" w:eastAsia="SimSun" w:hAnsi="SimSun" w:cs="SimSun" w:hint="eastAsia"/>
        </w:rPr>
        <w:t>7</w:t>
      </w:r>
      <w:r>
        <w:rPr>
          <w:rFonts w:ascii="SimSun" w:eastAsia="SimSun" w:hAnsi="SimSun" w:cs="SimSun" w:hint="eastAsia"/>
        </w:rPr>
        <w:t>、更正公告</w:t>
      </w:r>
    </w:p>
    <w:p w:rsidR="00D87D24" w:rsidRDefault="004759CB">
      <w:pPr>
        <w:pStyle w:val="aa"/>
        <w:widowControl/>
        <w:spacing w:before="75" w:beforeAutospacing="0" w:after="75" w:afterAutospacing="0"/>
      </w:pPr>
      <w:r>
        <w:rPr>
          <w:rFonts w:ascii="SimSun" w:eastAsia="SimSun" w:hAnsi="SimSun" w:cs="SimSun" w:hint="eastAsia"/>
        </w:rPr>
        <w:t>7.1</w:t>
      </w:r>
      <w:r>
        <w:rPr>
          <w:rFonts w:ascii="SimSun" w:eastAsia="SimSun" w:hAnsi="SimSun" w:cs="SimSun" w:hint="eastAsia"/>
        </w:rPr>
        <w:t>若</w:t>
      </w:r>
      <w:r>
        <w:rPr>
          <w:rFonts w:ascii="SimSun" w:eastAsia="SimSun" w:hAnsi="SimSun" w:cs="SimSun" w:hint="eastAsia"/>
          <w:u w:val="single"/>
        </w:rPr>
        <w:t>福建省勤思项目管理有限公司</w:t>
      </w:r>
      <w:r>
        <w:rPr>
          <w:rFonts w:ascii="SimSun" w:eastAsia="SimSun" w:hAnsi="SimSun" w:cs="SimSun" w:hint="eastAsia"/>
        </w:rPr>
        <w:t>发布更正公告，则更正公告及其所发布的内容或信息（包括但不限于：招标文件的澄清或修改、现场考察或答疑会的有关事宜等）</w:t>
      </w:r>
      <w:r>
        <w:rPr>
          <w:rStyle w:val="ab"/>
          <w:rFonts w:ascii="SimSun" w:eastAsia="SimSun" w:hAnsi="SimSun" w:cs="SimSun" w:hint="eastAsia"/>
          <w:bCs/>
        </w:rPr>
        <w:t>作为招标文件组成部分</w:t>
      </w:r>
      <w:r>
        <w:rPr>
          <w:rFonts w:ascii="SimSun" w:eastAsia="SimSun" w:hAnsi="SimSun" w:cs="SimSun" w:hint="eastAsia"/>
        </w:rPr>
        <w:t>，对投标人具有约束力。</w:t>
      </w:r>
    </w:p>
    <w:p w:rsidR="00D87D24" w:rsidRDefault="004759CB">
      <w:pPr>
        <w:pStyle w:val="aa"/>
        <w:widowControl/>
        <w:spacing w:before="75" w:beforeAutospacing="0" w:after="75" w:afterAutospacing="0"/>
      </w:pPr>
      <w:r>
        <w:rPr>
          <w:rFonts w:ascii="SimSun" w:eastAsia="SimSun" w:hAnsi="SimSun" w:cs="SimSun" w:hint="eastAsia"/>
        </w:rPr>
        <w:t>7.2</w:t>
      </w:r>
      <w:r>
        <w:rPr>
          <w:rFonts w:ascii="SimSun" w:eastAsia="SimSun" w:hAnsi="SimSun" w:cs="SimSun" w:hint="eastAsia"/>
        </w:rPr>
        <w:t>更正公告作为</w:t>
      </w:r>
      <w:r>
        <w:rPr>
          <w:rFonts w:ascii="SimSun" w:eastAsia="SimSun" w:hAnsi="SimSun" w:cs="SimSun" w:hint="eastAsia"/>
          <w:u w:val="single"/>
        </w:rPr>
        <w:t>福建省勤思项目管理有限公司</w:t>
      </w:r>
      <w:r>
        <w:rPr>
          <w:rFonts w:ascii="SimSun" w:eastAsia="SimSun" w:hAnsi="SimSun" w:cs="SimSun" w:hint="eastAsia"/>
        </w:rPr>
        <w:t>通知所有潜在投标人的书面形式。</w:t>
      </w:r>
    </w:p>
    <w:p w:rsidR="00D87D24" w:rsidRDefault="004759CB">
      <w:pPr>
        <w:pStyle w:val="aa"/>
        <w:widowControl/>
        <w:spacing w:before="75" w:beforeAutospacing="0" w:after="75" w:afterAutospacing="0"/>
      </w:pPr>
      <w:r>
        <w:rPr>
          <w:rFonts w:ascii="SimSun" w:eastAsia="SimSun" w:hAnsi="SimSun" w:cs="SimSun" w:hint="eastAsia"/>
        </w:rPr>
        <w:t>8</w:t>
      </w:r>
      <w:r>
        <w:rPr>
          <w:rFonts w:ascii="SimSun" w:eastAsia="SimSun" w:hAnsi="SimSun" w:cs="SimSun" w:hint="eastAsia"/>
        </w:rPr>
        <w:t>、终止公告</w:t>
      </w:r>
    </w:p>
    <w:p w:rsidR="00D87D24" w:rsidRDefault="004759CB">
      <w:pPr>
        <w:pStyle w:val="aa"/>
        <w:widowControl/>
        <w:spacing w:before="75" w:beforeAutospacing="0" w:after="75" w:afterAutospacing="0"/>
      </w:pPr>
      <w:r>
        <w:rPr>
          <w:rFonts w:ascii="SimSun" w:eastAsia="SimSun" w:hAnsi="SimSun" w:cs="SimSun" w:hint="eastAsia"/>
        </w:rPr>
        <w:t>8.1</w:t>
      </w:r>
      <w:r>
        <w:rPr>
          <w:rFonts w:ascii="SimSun" w:eastAsia="SimSun" w:hAnsi="SimSun" w:cs="SimSun" w:hint="eastAsia"/>
        </w:rPr>
        <w:t>若出现因重大变故导致采购任务取消情形，福建省勤思项目管理有限公司可终止招标并发布终止公告。</w:t>
      </w:r>
    </w:p>
    <w:p w:rsidR="00D87D24" w:rsidRDefault="004759CB">
      <w:pPr>
        <w:pStyle w:val="aa"/>
        <w:widowControl/>
        <w:spacing w:before="75" w:beforeAutospacing="0" w:after="75" w:afterAutospacing="0"/>
      </w:pPr>
      <w:r>
        <w:rPr>
          <w:rFonts w:ascii="SimSun" w:eastAsia="SimSun" w:hAnsi="SimSun" w:cs="SimSun" w:hint="eastAsia"/>
        </w:rPr>
        <w:t>8.2</w:t>
      </w:r>
      <w:r>
        <w:rPr>
          <w:rFonts w:ascii="SimSun" w:eastAsia="SimSun" w:hAnsi="SimSun" w:cs="SimSun" w:hint="eastAsia"/>
        </w:rPr>
        <w:t>终止公告作为福建省勤思项目管理有限公司通知所有潜在</w:t>
      </w:r>
      <w:r>
        <w:rPr>
          <w:rFonts w:ascii="SimSun" w:eastAsia="SimSun" w:hAnsi="SimSun" w:cs="SimSun" w:hint="eastAsia"/>
        </w:rPr>
        <w:t>投标人的书面形式。</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jc w:val="center"/>
        <w:outlineLvl w:val="0"/>
      </w:pPr>
      <w:r>
        <w:rPr>
          <w:rStyle w:val="ab"/>
          <w:rFonts w:ascii="SimSun" w:eastAsia="SimSun" w:hAnsi="SimSun" w:cs="SimSun" w:hint="eastAsia"/>
          <w:bCs/>
        </w:rPr>
        <w:t>四、投标</w:t>
      </w:r>
    </w:p>
    <w:p w:rsidR="00D87D24" w:rsidRDefault="004759CB">
      <w:pPr>
        <w:pStyle w:val="aa"/>
        <w:widowControl/>
        <w:spacing w:before="75" w:beforeAutospacing="0" w:after="75" w:afterAutospacing="0"/>
      </w:pPr>
      <w:r>
        <w:rPr>
          <w:rFonts w:ascii="SimSun" w:eastAsia="SimSun" w:hAnsi="SimSun" w:cs="SimSun" w:hint="eastAsia"/>
        </w:rPr>
        <w:t>9</w:t>
      </w:r>
      <w:r>
        <w:rPr>
          <w:rFonts w:ascii="SimSun" w:eastAsia="SimSun" w:hAnsi="SimSun" w:cs="SimSun" w:hint="eastAsia"/>
        </w:rPr>
        <w:t>、投标</w:t>
      </w:r>
    </w:p>
    <w:p w:rsidR="00D87D24" w:rsidRDefault="004759CB">
      <w:pPr>
        <w:pStyle w:val="aa"/>
        <w:widowControl/>
        <w:spacing w:before="75" w:beforeAutospacing="0" w:after="75" w:afterAutospacing="0"/>
      </w:pPr>
      <w:r>
        <w:rPr>
          <w:rFonts w:ascii="SimSun" w:eastAsia="SimSun" w:hAnsi="SimSun" w:cs="SimSun" w:hint="eastAsia"/>
        </w:rPr>
        <w:t>9.1</w:t>
      </w:r>
      <w:r>
        <w:rPr>
          <w:rFonts w:ascii="SimSun" w:eastAsia="SimSun" w:hAnsi="SimSun" w:cs="SimSun" w:hint="eastAsia"/>
        </w:rPr>
        <w:t>投标人可对招标文件载明的全部或部分采购包进行投标。</w:t>
      </w:r>
    </w:p>
    <w:p w:rsidR="00D87D24" w:rsidRDefault="004759CB">
      <w:pPr>
        <w:pStyle w:val="aa"/>
        <w:widowControl/>
        <w:spacing w:before="75" w:beforeAutospacing="0" w:after="75" w:afterAutospacing="0"/>
      </w:pPr>
      <w:r>
        <w:rPr>
          <w:rFonts w:ascii="SimSun" w:eastAsia="SimSun" w:hAnsi="SimSun" w:cs="SimSun" w:hint="eastAsia"/>
        </w:rPr>
        <w:t>9.2</w:t>
      </w:r>
      <w:r>
        <w:rPr>
          <w:rFonts w:ascii="SimSun" w:eastAsia="SimSun" w:hAnsi="SimSun" w:cs="SimSun" w:hint="eastAsia"/>
        </w:rPr>
        <w:t>投标人应对同一个采购包内的所有内容进行完整投标，否则</w:t>
      </w:r>
      <w:r>
        <w:rPr>
          <w:rStyle w:val="ab"/>
          <w:rFonts w:ascii="SimSun" w:eastAsia="SimSun" w:hAnsi="SimSun" w:cs="SimSun" w:hint="eastAsia"/>
          <w:bCs/>
        </w:rPr>
        <w:t>投标无效</w:t>
      </w:r>
      <w:r>
        <w:rPr>
          <w:rFonts w:ascii="SimSun" w:eastAsia="SimSun" w:hAnsi="SimSun" w:cs="SimSun" w:hint="eastAsia"/>
        </w:rPr>
        <w:t>。</w:t>
      </w:r>
    </w:p>
    <w:p w:rsidR="00D87D24" w:rsidRDefault="004759CB">
      <w:pPr>
        <w:pStyle w:val="aa"/>
        <w:widowControl/>
        <w:spacing w:before="75" w:beforeAutospacing="0" w:after="75" w:afterAutospacing="0"/>
      </w:pPr>
      <w:r>
        <w:rPr>
          <w:rFonts w:ascii="SimSun" w:eastAsia="SimSun" w:hAnsi="SimSun" w:cs="SimSun" w:hint="eastAsia"/>
        </w:rPr>
        <w:lastRenderedPageBreak/>
        <w:t>9.3</w:t>
      </w:r>
      <w:r>
        <w:rPr>
          <w:rFonts w:ascii="SimSun" w:eastAsia="SimSun" w:hAnsi="SimSun" w:cs="SimSun" w:hint="eastAsia"/>
        </w:rPr>
        <w:t>投标人代表只能接受一个投标人的授权参加投标，否则</w:t>
      </w:r>
      <w:r>
        <w:rPr>
          <w:rStyle w:val="ab"/>
          <w:rFonts w:ascii="SimSun" w:eastAsia="SimSun" w:hAnsi="SimSun" w:cs="SimSun" w:hint="eastAsia"/>
          <w:bCs/>
        </w:rPr>
        <w:t>投标无效</w:t>
      </w:r>
      <w:r>
        <w:rPr>
          <w:rFonts w:ascii="SimSun" w:eastAsia="SimSun" w:hAnsi="SimSun" w:cs="SimSun" w:hint="eastAsia"/>
        </w:rPr>
        <w:t>。</w:t>
      </w:r>
    </w:p>
    <w:p w:rsidR="00D87D24" w:rsidRDefault="004759CB">
      <w:pPr>
        <w:pStyle w:val="aa"/>
        <w:widowControl/>
        <w:spacing w:before="75" w:beforeAutospacing="0" w:after="75" w:afterAutospacing="0"/>
      </w:pPr>
      <w:r>
        <w:rPr>
          <w:rFonts w:ascii="SimSun" w:eastAsia="SimSun" w:hAnsi="SimSun" w:cs="SimSun" w:hint="eastAsia"/>
        </w:rPr>
        <w:t>9.4</w:t>
      </w:r>
      <w:r>
        <w:rPr>
          <w:rFonts w:ascii="SimSun" w:eastAsia="SimSun" w:hAnsi="SimSun" w:cs="SimSun" w:hint="eastAsia"/>
        </w:rPr>
        <w:t>单位负责人为同一人或存在直接控股、管理关系的不同供应商，不得同时参加同一合同项下的投标，否则</w:t>
      </w:r>
      <w:r>
        <w:rPr>
          <w:rStyle w:val="ab"/>
          <w:rFonts w:ascii="SimSun" w:eastAsia="SimSun" w:hAnsi="SimSun" w:cs="SimSun" w:hint="eastAsia"/>
          <w:bCs/>
        </w:rPr>
        <w:t>投标无效</w:t>
      </w:r>
      <w:r>
        <w:rPr>
          <w:rFonts w:ascii="SimSun" w:eastAsia="SimSun" w:hAnsi="SimSun" w:cs="SimSun" w:hint="eastAsia"/>
        </w:rPr>
        <w:t>。</w:t>
      </w:r>
    </w:p>
    <w:p w:rsidR="00D87D24" w:rsidRDefault="004759CB">
      <w:pPr>
        <w:pStyle w:val="aa"/>
        <w:widowControl/>
        <w:spacing w:before="75" w:beforeAutospacing="0" w:after="75" w:afterAutospacing="0"/>
      </w:pPr>
      <w:r>
        <w:rPr>
          <w:rFonts w:ascii="SimSun" w:eastAsia="SimSun" w:hAnsi="SimSun" w:cs="SimSun" w:hint="eastAsia"/>
        </w:rPr>
        <w:t>9.5</w:t>
      </w:r>
      <w:r>
        <w:rPr>
          <w:rFonts w:ascii="SimSun" w:eastAsia="SimSun" w:hAnsi="SimSun" w:cs="SimSun" w:hint="eastAsia"/>
        </w:rPr>
        <w:t>为本项目提供整体设计、规范编制或项目管理、监理、检测等服务的供应商，不得参加本项目除整体设计、规范编制和项目管理、监理、检测等服务外的采购活动，否则</w:t>
      </w:r>
      <w:r>
        <w:rPr>
          <w:rStyle w:val="ab"/>
          <w:rFonts w:ascii="SimSun" w:eastAsia="SimSun" w:hAnsi="SimSun" w:cs="SimSun" w:hint="eastAsia"/>
          <w:bCs/>
        </w:rPr>
        <w:t>投标无效</w:t>
      </w:r>
      <w:r>
        <w:rPr>
          <w:rFonts w:ascii="SimSun" w:eastAsia="SimSun" w:hAnsi="SimSun" w:cs="SimSun" w:hint="eastAsia"/>
        </w:rPr>
        <w:t>。</w:t>
      </w:r>
    </w:p>
    <w:p w:rsidR="00D87D24" w:rsidRDefault="004759CB">
      <w:pPr>
        <w:pStyle w:val="aa"/>
        <w:widowControl/>
        <w:spacing w:before="75" w:beforeAutospacing="0" w:after="75" w:afterAutospacing="0"/>
      </w:pPr>
      <w:r>
        <w:rPr>
          <w:rFonts w:ascii="SimSun" w:eastAsia="SimSun" w:hAnsi="SimSun" w:cs="SimSun" w:hint="eastAsia"/>
        </w:rPr>
        <w:t>9.6</w:t>
      </w:r>
      <w:r>
        <w:rPr>
          <w:rFonts w:ascii="SimSun" w:eastAsia="SimSun" w:hAnsi="SimSun" w:cs="SimSun" w:hint="eastAsia"/>
        </w:rPr>
        <w:t>列入失信被执行人、重大税收违法案件当事人名单、政府采购严重违法失信行为记录名单及其他不符合政府采购法第二十二条规定条件的供应商，不得参加投标，否则</w:t>
      </w:r>
      <w:r>
        <w:rPr>
          <w:rStyle w:val="ab"/>
          <w:rFonts w:ascii="SimSun" w:eastAsia="SimSun" w:hAnsi="SimSun" w:cs="SimSun" w:hint="eastAsia"/>
          <w:bCs/>
        </w:rPr>
        <w:t>投标无效</w:t>
      </w:r>
      <w:r>
        <w:rPr>
          <w:rFonts w:ascii="SimSun" w:eastAsia="SimSun" w:hAnsi="SimSun" w:cs="SimSun" w:hint="eastAsia"/>
        </w:rPr>
        <w:t>。</w:t>
      </w:r>
    </w:p>
    <w:p w:rsidR="00D87D24" w:rsidRDefault="004759CB">
      <w:pPr>
        <w:pStyle w:val="aa"/>
        <w:widowControl/>
        <w:spacing w:before="75" w:beforeAutospacing="0" w:after="75" w:afterAutospacing="0"/>
      </w:pPr>
      <w:r>
        <w:rPr>
          <w:rFonts w:ascii="SimSun" w:eastAsia="SimSun" w:hAnsi="SimSun" w:cs="SimSun" w:hint="eastAsia"/>
        </w:rPr>
        <w:t>9.7</w:t>
      </w:r>
      <w:r>
        <w:rPr>
          <w:rFonts w:ascii="SimSun" w:eastAsia="SimSun" w:hAnsi="SimSun" w:cs="SimSun" w:hint="eastAsia"/>
        </w:rPr>
        <w:t>有下列情形之一的，视为投标人串通投标，</w:t>
      </w:r>
      <w:r>
        <w:rPr>
          <w:rStyle w:val="ab"/>
          <w:rFonts w:ascii="SimSun" w:eastAsia="SimSun" w:hAnsi="SimSun" w:cs="SimSun" w:hint="eastAsia"/>
          <w:bCs/>
        </w:rPr>
        <w:t>其投标无效：</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）不同投标人的投标文件由同一单位或个人编制；</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）不同投标人委托同一单位或个人办理投标事宜；</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）不同投标人的投标文件载明的项目管理成员或联系人员为同一人；</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4</w:t>
      </w:r>
      <w:r>
        <w:rPr>
          <w:rFonts w:ascii="SimSun" w:eastAsia="SimSun" w:hAnsi="SimSun" w:cs="SimSun" w:hint="eastAsia"/>
        </w:rPr>
        <w:t>）不同投标人的投标文件异常一致或投标报价呈规律性差异；</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5</w:t>
      </w:r>
      <w:r>
        <w:rPr>
          <w:rFonts w:ascii="SimSun" w:eastAsia="SimSun" w:hAnsi="SimSun" w:cs="SimSun" w:hint="eastAsia"/>
        </w:rPr>
        <w:t>）不同投标人的投标文件相互混装；</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6</w:t>
      </w:r>
      <w:r>
        <w:rPr>
          <w:rFonts w:ascii="SimSun" w:eastAsia="SimSun" w:hAnsi="SimSun" w:cs="SimSun" w:hint="eastAsia"/>
        </w:rPr>
        <w:t>）不同投标人的投标保证金从同一单位或个人的账户转出；</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7</w:t>
      </w:r>
      <w:r>
        <w:rPr>
          <w:rFonts w:ascii="SimSun" w:eastAsia="SimSun" w:hAnsi="SimSun" w:cs="SimSun" w:hint="eastAsia"/>
        </w:rPr>
        <w:t>）有关法律、法规和规章及招标文件规定的其他串通投标情形。</w:t>
      </w:r>
    </w:p>
    <w:p w:rsidR="00D87D24" w:rsidRDefault="004759CB">
      <w:pPr>
        <w:pStyle w:val="aa"/>
        <w:widowControl/>
        <w:spacing w:before="75" w:beforeAutospacing="0" w:after="75" w:afterAutospacing="0"/>
      </w:pPr>
      <w:r>
        <w:rPr>
          <w:rFonts w:ascii="SimSun" w:eastAsia="SimSun" w:hAnsi="SimSun" w:cs="SimSun" w:hint="eastAsia"/>
        </w:rPr>
        <w:t>10</w:t>
      </w:r>
      <w:r>
        <w:rPr>
          <w:rFonts w:ascii="SimSun" w:eastAsia="SimSun" w:hAnsi="SimSun" w:cs="SimSun" w:hint="eastAsia"/>
        </w:rPr>
        <w:t>、投标文件</w:t>
      </w:r>
    </w:p>
    <w:p w:rsidR="00D87D24" w:rsidRDefault="004759CB">
      <w:pPr>
        <w:pStyle w:val="aa"/>
        <w:widowControl/>
        <w:spacing w:before="75" w:beforeAutospacing="0" w:after="75" w:afterAutospacing="0"/>
      </w:pPr>
      <w:r>
        <w:rPr>
          <w:rFonts w:ascii="SimSun" w:eastAsia="SimSun" w:hAnsi="SimSun" w:cs="SimSun" w:hint="eastAsia"/>
        </w:rPr>
        <w:t>10.1</w:t>
      </w:r>
      <w:r>
        <w:rPr>
          <w:rFonts w:ascii="SimSun" w:eastAsia="SimSun" w:hAnsi="SimSun" w:cs="SimSun" w:hint="eastAsia"/>
        </w:rPr>
        <w:t>投标文件的编制</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）投标人应先仔细阅读招标文件的全部内容后，再进行投标文件的编制。</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）投标文件应按照本章第</w:t>
      </w:r>
      <w:r>
        <w:rPr>
          <w:rFonts w:ascii="Calibri" w:hAnsi="Calibri" w:cs="Calibri"/>
        </w:rPr>
        <w:t>10.2</w:t>
      </w:r>
      <w:r>
        <w:rPr>
          <w:rFonts w:ascii="SimSun" w:eastAsia="SimSun" w:hAnsi="SimSun" w:cs="SimSun" w:hint="eastAsia"/>
        </w:rPr>
        <w:t>条规定编制其组成部分。</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）投标文件应满足招标文件提出的实质性要求和条件，并保证其所提交的全部资料是不可割离且真实、有效、准确、完整和不具有任何误导性的，否则造成不利后果由投标人承担责任。</w:t>
      </w:r>
    </w:p>
    <w:p w:rsidR="00D87D24" w:rsidRDefault="004759CB">
      <w:pPr>
        <w:pStyle w:val="aa"/>
        <w:widowControl/>
        <w:spacing w:before="75" w:beforeAutospacing="0" w:after="75" w:afterAutospacing="0"/>
      </w:pPr>
      <w:r>
        <w:rPr>
          <w:rFonts w:ascii="SimSun" w:eastAsia="SimSun" w:hAnsi="SimSun" w:cs="SimSun" w:hint="eastAsia"/>
        </w:rPr>
        <w:t>10.2</w:t>
      </w:r>
      <w:r>
        <w:rPr>
          <w:rFonts w:ascii="SimSun" w:eastAsia="SimSun" w:hAnsi="SimSun" w:cs="SimSun" w:hint="eastAsia"/>
        </w:rPr>
        <w:t>投标文件由下述部分组成：</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）资格及资信证明部</w:t>
      </w:r>
      <w:r>
        <w:rPr>
          <w:rFonts w:ascii="SimSun" w:eastAsia="SimSun" w:hAnsi="SimSun" w:cs="SimSun" w:hint="eastAsia"/>
        </w:rPr>
        <w:t>分</w:t>
      </w:r>
    </w:p>
    <w:p w:rsidR="00D87D24" w:rsidRDefault="004759CB">
      <w:pPr>
        <w:pStyle w:val="aa"/>
        <w:widowControl/>
        <w:spacing w:before="75" w:beforeAutospacing="0" w:after="75" w:afterAutospacing="0"/>
        <w:ind w:firstLine="480"/>
      </w:pPr>
      <w:r>
        <w:rPr>
          <w:rFonts w:ascii="SimSun" w:eastAsia="SimSun" w:hAnsi="SimSun" w:cs="SimSun" w:hint="eastAsia"/>
        </w:rPr>
        <w:t>①投标函</w:t>
      </w:r>
    </w:p>
    <w:p w:rsidR="00D87D24" w:rsidRDefault="004759CB">
      <w:pPr>
        <w:pStyle w:val="aa"/>
        <w:widowControl/>
        <w:spacing w:before="75" w:beforeAutospacing="0" w:after="75" w:afterAutospacing="0"/>
        <w:ind w:firstLine="480"/>
      </w:pPr>
      <w:r>
        <w:rPr>
          <w:rFonts w:ascii="SimSun" w:eastAsia="SimSun" w:hAnsi="SimSun" w:cs="SimSun" w:hint="eastAsia"/>
        </w:rPr>
        <w:t>②投标人的资格及资信证明文件</w:t>
      </w:r>
    </w:p>
    <w:p w:rsidR="00D87D24" w:rsidRDefault="004759CB">
      <w:pPr>
        <w:pStyle w:val="aa"/>
        <w:widowControl/>
        <w:spacing w:before="75" w:beforeAutospacing="0" w:after="75" w:afterAutospacing="0"/>
        <w:ind w:firstLine="480"/>
      </w:pPr>
      <w:r>
        <w:rPr>
          <w:rFonts w:ascii="SimSun" w:eastAsia="SimSun" w:hAnsi="SimSun" w:cs="SimSun" w:hint="eastAsia"/>
        </w:rPr>
        <w:t>③投标保证金</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）报价部分</w:t>
      </w:r>
    </w:p>
    <w:p w:rsidR="00D87D24" w:rsidRDefault="004759CB">
      <w:pPr>
        <w:pStyle w:val="aa"/>
        <w:widowControl/>
        <w:spacing w:before="75" w:beforeAutospacing="0" w:after="75" w:afterAutospacing="0"/>
        <w:ind w:firstLine="480"/>
      </w:pPr>
      <w:r>
        <w:rPr>
          <w:rFonts w:ascii="SimSun" w:eastAsia="SimSun" w:hAnsi="SimSun" w:cs="SimSun" w:hint="eastAsia"/>
        </w:rPr>
        <w:t>①开标一览表</w:t>
      </w:r>
    </w:p>
    <w:p w:rsidR="00D87D24" w:rsidRDefault="004759CB">
      <w:pPr>
        <w:pStyle w:val="aa"/>
        <w:widowControl/>
        <w:spacing w:before="75" w:beforeAutospacing="0" w:after="75" w:afterAutospacing="0"/>
        <w:ind w:firstLine="480"/>
      </w:pPr>
      <w:r>
        <w:rPr>
          <w:rFonts w:ascii="SimSun" w:eastAsia="SimSun" w:hAnsi="SimSun" w:cs="SimSun" w:hint="eastAsia"/>
        </w:rPr>
        <w:t>②投标分项报价表</w:t>
      </w:r>
    </w:p>
    <w:p w:rsidR="00D87D24" w:rsidRDefault="004759CB">
      <w:pPr>
        <w:pStyle w:val="aa"/>
        <w:widowControl/>
        <w:spacing w:before="75" w:beforeAutospacing="0" w:after="75" w:afterAutospacing="0"/>
        <w:ind w:firstLine="480"/>
      </w:pPr>
      <w:r>
        <w:rPr>
          <w:rFonts w:ascii="SimSun" w:eastAsia="SimSun" w:hAnsi="SimSun" w:cs="SimSun" w:hint="eastAsia"/>
        </w:rPr>
        <w:t>③招标文件规定的价格扣除证明材料（若有）</w:t>
      </w:r>
    </w:p>
    <w:p w:rsidR="00D87D24" w:rsidRDefault="004759CB">
      <w:pPr>
        <w:pStyle w:val="aa"/>
        <w:widowControl/>
        <w:spacing w:before="75" w:beforeAutospacing="0" w:after="75" w:afterAutospacing="0"/>
        <w:ind w:firstLine="480"/>
      </w:pPr>
      <w:r>
        <w:rPr>
          <w:rFonts w:ascii="SimSun" w:eastAsia="SimSun" w:hAnsi="SimSun" w:cs="SimSun" w:hint="eastAsia"/>
        </w:rPr>
        <w:t>④招标文件规定的加分证明材料（若有）</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）技术商务部分</w:t>
      </w:r>
    </w:p>
    <w:p w:rsidR="00D87D24" w:rsidRDefault="004759CB">
      <w:pPr>
        <w:pStyle w:val="aa"/>
        <w:widowControl/>
        <w:spacing w:before="75" w:beforeAutospacing="0" w:after="75" w:afterAutospacing="0"/>
        <w:ind w:firstLine="480"/>
      </w:pPr>
      <w:r>
        <w:rPr>
          <w:rFonts w:ascii="SimSun" w:eastAsia="SimSun" w:hAnsi="SimSun" w:cs="SimSun" w:hint="eastAsia"/>
        </w:rPr>
        <w:t>①标的说明一览表</w:t>
      </w:r>
    </w:p>
    <w:p w:rsidR="00D87D24" w:rsidRDefault="004759CB">
      <w:pPr>
        <w:pStyle w:val="aa"/>
        <w:widowControl/>
        <w:spacing w:before="75" w:beforeAutospacing="0" w:after="75" w:afterAutospacing="0"/>
        <w:ind w:firstLine="480"/>
      </w:pPr>
      <w:r>
        <w:rPr>
          <w:rFonts w:ascii="SimSun" w:eastAsia="SimSun" w:hAnsi="SimSun" w:cs="SimSun" w:hint="eastAsia"/>
        </w:rPr>
        <w:t>②技术和服务要求响应表</w:t>
      </w:r>
    </w:p>
    <w:p w:rsidR="00D87D24" w:rsidRDefault="004759CB">
      <w:pPr>
        <w:pStyle w:val="aa"/>
        <w:widowControl/>
        <w:spacing w:before="75" w:beforeAutospacing="0" w:after="75" w:afterAutospacing="0"/>
        <w:ind w:firstLine="480"/>
      </w:pPr>
      <w:r>
        <w:rPr>
          <w:rFonts w:ascii="SimSun" w:eastAsia="SimSun" w:hAnsi="SimSun" w:cs="SimSun" w:hint="eastAsia"/>
        </w:rPr>
        <w:lastRenderedPageBreak/>
        <w:t>③商务条件响应表</w:t>
      </w:r>
    </w:p>
    <w:p w:rsidR="00D87D24" w:rsidRDefault="004759CB">
      <w:pPr>
        <w:pStyle w:val="aa"/>
        <w:widowControl/>
        <w:spacing w:before="75" w:beforeAutospacing="0" w:after="75" w:afterAutospacing="0"/>
        <w:ind w:firstLine="480"/>
      </w:pPr>
      <w:r>
        <w:rPr>
          <w:rFonts w:ascii="SimSun" w:eastAsia="SimSun" w:hAnsi="SimSun" w:cs="SimSun" w:hint="eastAsia"/>
        </w:rPr>
        <w:t>④投标人提交的其他资料（若有）</w:t>
      </w:r>
    </w:p>
    <w:p w:rsidR="00D87D24" w:rsidRDefault="004759CB">
      <w:pPr>
        <w:pStyle w:val="aa"/>
        <w:widowControl/>
        <w:spacing w:before="75" w:beforeAutospacing="0" w:after="75" w:afterAutospacing="0"/>
        <w:ind w:firstLine="480"/>
      </w:pPr>
      <w:r>
        <w:rPr>
          <w:rFonts w:ascii="SimSun" w:eastAsia="SimSun" w:hAnsi="SimSun" w:cs="SimSun" w:hint="eastAsia"/>
        </w:rPr>
        <w:t>⑤招标文件规定作为投标文件组成部分的其他内容（若有）</w:t>
      </w:r>
    </w:p>
    <w:p w:rsidR="00D87D24" w:rsidRDefault="004759CB">
      <w:pPr>
        <w:pStyle w:val="aa"/>
        <w:widowControl/>
        <w:spacing w:before="75" w:beforeAutospacing="0" w:after="75" w:afterAutospacing="0"/>
      </w:pPr>
      <w:r>
        <w:rPr>
          <w:rFonts w:ascii="SimSun" w:eastAsia="SimSun" w:hAnsi="SimSun" w:cs="SimSun" w:hint="eastAsia"/>
        </w:rPr>
        <w:t>10.3</w:t>
      </w:r>
      <w:r>
        <w:rPr>
          <w:rFonts w:ascii="SimSun" w:eastAsia="SimSun" w:hAnsi="SimSun" w:cs="SimSun" w:hint="eastAsia"/>
        </w:rPr>
        <w:t>投标文件的语言</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）除招标文件另有规定外，投标文件应使用中文文本，若有不同文本，以中文文本为准。</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rsidR="00D87D24" w:rsidRDefault="004759CB">
      <w:pPr>
        <w:pStyle w:val="aa"/>
        <w:widowControl/>
        <w:spacing w:before="75" w:beforeAutospacing="0" w:after="75" w:afterAutospacing="0"/>
      </w:pPr>
      <w:r>
        <w:rPr>
          <w:rFonts w:ascii="SimSun" w:eastAsia="SimSun" w:hAnsi="SimSun" w:cs="SimSun" w:hint="eastAsia"/>
        </w:rPr>
        <w:t>10.4</w:t>
      </w:r>
      <w:r>
        <w:rPr>
          <w:rFonts w:ascii="SimSun" w:eastAsia="SimSun" w:hAnsi="SimSun" w:cs="SimSun" w:hint="eastAsia"/>
        </w:rPr>
        <w:t>投标文件的份数：详见招标文件第二章。</w:t>
      </w:r>
    </w:p>
    <w:p w:rsidR="00D87D24" w:rsidRDefault="004759CB">
      <w:pPr>
        <w:pStyle w:val="aa"/>
        <w:widowControl/>
        <w:spacing w:before="75" w:beforeAutospacing="0" w:after="75" w:afterAutospacing="0"/>
      </w:pPr>
      <w:r>
        <w:rPr>
          <w:rFonts w:ascii="SimSun" w:eastAsia="SimSun" w:hAnsi="SimSun" w:cs="SimSun" w:hint="eastAsia"/>
        </w:rPr>
        <w:t>10.5</w:t>
      </w:r>
      <w:r>
        <w:rPr>
          <w:rFonts w:ascii="SimSun" w:eastAsia="SimSun" w:hAnsi="SimSun" w:cs="SimSun" w:hint="eastAsia"/>
        </w:rPr>
        <w:t>投标文件的格式</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）除招标文件另有规定外，投标文件应使用招标文件第七章规定的格式。</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）除招标文件另有规定外，投标文件应使用不能擦去的墨料或墨水打印、书写或复印。</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）除招标</w:t>
      </w:r>
      <w:r>
        <w:rPr>
          <w:rFonts w:ascii="SimSun" w:eastAsia="SimSun" w:hAnsi="SimSun" w:cs="SimSun" w:hint="eastAsia"/>
        </w:rPr>
        <w:t>文件另有规定外，投标文件应使用人民币作为计量货币。</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4</w:t>
      </w:r>
      <w:r>
        <w:rPr>
          <w:rFonts w:ascii="SimSun" w:eastAsia="SimSun" w:hAnsi="SimSun" w:cs="SimSun" w:hint="eastAsia"/>
        </w:rPr>
        <w:t>）除招标文件另有规定外，签署、盖章应遵守下列规定：</w:t>
      </w:r>
    </w:p>
    <w:p w:rsidR="00D87D24" w:rsidRDefault="004759CB">
      <w:pPr>
        <w:pStyle w:val="aa"/>
        <w:widowControl/>
        <w:spacing w:before="75" w:beforeAutospacing="0" w:after="75" w:afterAutospacing="0"/>
        <w:ind w:firstLine="480"/>
      </w:pPr>
      <w:r>
        <w:rPr>
          <w:rFonts w:ascii="SimSun" w:eastAsia="SimSun" w:hAnsi="SimSun" w:cs="SimSun" w:hint="eastAsia"/>
        </w:rPr>
        <w:t>①投标文件应加盖投标人的单位公章。若投标人代表为单位授权的委托代理人，应提供“单位授权书”。</w:t>
      </w:r>
    </w:p>
    <w:p w:rsidR="00D87D24" w:rsidRDefault="004759CB">
      <w:pPr>
        <w:pStyle w:val="aa"/>
        <w:widowControl/>
        <w:spacing w:before="75" w:beforeAutospacing="0" w:after="75" w:afterAutospacing="0"/>
        <w:ind w:firstLine="480"/>
      </w:pPr>
      <w:r>
        <w:rPr>
          <w:rFonts w:ascii="SimSun" w:eastAsia="SimSun" w:hAnsi="SimSun" w:cs="SimSun" w:hint="eastAsia"/>
        </w:rPr>
        <w:t>②投标文件应没有涂改或行间插字，除非这些改动是根据</w:t>
      </w:r>
      <w:r>
        <w:rPr>
          <w:rFonts w:ascii="SimSun" w:eastAsia="SimSun" w:hAnsi="SimSun" w:cs="SimSun" w:hint="eastAsia"/>
          <w:u w:val="single"/>
        </w:rPr>
        <w:t>福建省勤思项目管理有限公司</w:t>
      </w:r>
      <w:r>
        <w:rPr>
          <w:rFonts w:ascii="SimSun" w:eastAsia="SimSun" w:hAnsi="SimSun" w:cs="SimSun" w:hint="eastAsia"/>
        </w:rPr>
        <w:t>的指示进行的，或是为改正投标人造成的应修改的错误而进行的。若有前述改动，应按照下列规定之一对改动处进行处理：</w:t>
      </w:r>
    </w:p>
    <w:p w:rsidR="00D87D24" w:rsidRDefault="004759CB">
      <w:pPr>
        <w:pStyle w:val="aa"/>
        <w:widowControl/>
        <w:spacing w:before="75" w:beforeAutospacing="0" w:after="75" w:afterAutospacing="0"/>
        <w:ind w:firstLine="480"/>
      </w:pPr>
      <w:r>
        <w:rPr>
          <w:rFonts w:ascii="SimSun" w:eastAsia="SimSun" w:hAnsi="SimSun" w:cs="SimSun" w:hint="eastAsia"/>
        </w:rPr>
        <w:t>a.</w:t>
      </w:r>
      <w:r>
        <w:rPr>
          <w:rFonts w:ascii="SimSun" w:eastAsia="SimSun" w:hAnsi="SimSun" w:cs="SimSun" w:hint="eastAsia"/>
        </w:rPr>
        <w:t>投标人代表签字确认；</w:t>
      </w:r>
    </w:p>
    <w:p w:rsidR="00D87D24" w:rsidRDefault="004759CB">
      <w:pPr>
        <w:pStyle w:val="aa"/>
        <w:widowControl/>
        <w:spacing w:before="75" w:beforeAutospacing="0" w:after="75" w:afterAutospacing="0"/>
        <w:ind w:firstLine="480"/>
      </w:pPr>
      <w:r>
        <w:rPr>
          <w:rFonts w:ascii="SimSun" w:eastAsia="SimSun" w:hAnsi="SimSun" w:cs="SimSun" w:hint="eastAsia"/>
        </w:rPr>
        <w:t>b.</w:t>
      </w:r>
      <w:r>
        <w:rPr>
          <w:rFonts w:ascii="SimSun" w:eastAsia="SimSun" w:hAnsi="SimSun" w:cs="SimSun" w:hint="eastAsia"/>
        </w:rPr>
        <w:t>加盖投标人的单位公章或校正章。</w:t>
      </w:r>
    </w:p>
    <w:p w:rsidR="00D87D24" w:rsidRDefault="004759CB">
      <w:pPr>
        <w:pStyle w:val="aa"/>
        <w:widowControl/>
        <w:spacing w:before="75" w:beforeAutospacing="0" w:after="75" w:afterAutospacing="0"/>
      </w:pPr>
      <w:r>
        <w:rPr>
          <w:rFonts w:ascii="SimSun" w:eastAsia="SimSun" w:hAnsi="SimSun" w:cs="SimSun" w:hint="eastAsia"/>
        </w:rPr>
        <w:t>10.6</w:t>
      </w:r>
      <w:r>
        <w:rPr>
          <w:rFonts w:ascii="SimSun" w:eastAsia="SimSun" w:hAnsi="SimSun" w:cs="SimSun" w:hint="eastAsia"/>
        </w:rPr>
        <w:t>投标报价</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）投标报价超出最高限价将导致</w:t>
      </w:r>
      <w:r>
        <w:rPr>
          <w:rStyle w:val="ab"/>
          <w:rFonts w:ascii="SimSun" w:eastAsia="SimSun" w:hAnsi="SimSun" w:cs="SimSun" w:hint="eastAsia"/>
          <w:bCs/>
        </w:rPr>
        <w:t>投标无效。</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）最高限价由采购人根据价格测算情况，在预算金额的额度内合理设定。最高限价不得超出预算金额。</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）除招标文件另有规定外，投标文件不能出现任何选择性的投标报价，即每一个采购包和品目号的采购标的都只能有一个投标报价。任何选择性的投标报价将导致</w:t>
      </w:r>
      <w:r>
        <w:rPr>
          <w:rStyle w:val="ab"/>
          <w:rFonts w:ascii="SimSun" w:eastAsia="SimSun" w:hAnsi="SimSun" w:cs="SimSun" w:hint="eastAsia"/>
          <w:bCs/>
        </w:rPr>
        <w:t>投标无效。</w:t>
      </w:r>
    </w:p>
    <w:p w:rsidR="00D87D24" w:rsidRDefault="004759CB">
      <w:pPr>
        <w:pStyle w:val="aa"/>
        <w:widowControl/>
        <w:spacing w:before="75" w:beforeAutospacing="0" w:after="75" w:afterAutospacing="0"/>
        <w:outlineLvl w:val="0"/>
      </w:pPr>
      <w:r>
        <w:rPr>
          <w:rFonts w:ascii="SimSun" w:eastAsia="SimSun" w:hAnsi="SimSun" w:cs="SimSun" w:hint="eastAsia"/>
        </w:rPr>
        <w:t>10.7</w:t>
      </w:r>
      <w:r>
        <w:rPr>
          <w:rFonts w:ascii="SimSun" w:eastAsia="SimSun" w:hAnsi="SimSun" w:cs="SimSun" w:hint="eastAsia"/>
        </w:rPr>
        <w:t>分包</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）是否允许中标人将本项目的非主体、非关键性工作进行分包：详见招标文件第二章。</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若允许中标人将本项目的非主体、非关键性工作进行分包且投标人拟在中标后进行分包，则应在投标文件中提供分包意向协议，同时投标人应在投标文件中载明分包承担主体，分包承担主体应具备相应资质条件（若有）且不得再次分包。</w:t>
      </w:r>
    </w:p>
    <w:p w:rsidR="00D87D24" w:rsidRDefault="004759CB">
      <w:pPr>
        <w:pStyle w:val="aa"/>
        <w:widowControl/>
        <w:spacing w:before="75" w:beforeAutospacing="0" w:after="75" w:afterAutospacing="0"/>
        <w:ind w:firstLine="480"/>
      </w:pPr>
      <w:r>
        <w:rPr>
          <w:rFonts w:ascii="SimSun" w:eastAsia="SimSun" w:hAnsi="SimSun" w:cs="SimSun" w:hint="eastAsia"/>
        </w:rPr>
        <w:lastRenderedPageBreak/>
        <w:t>（</w:t>
      </w:r>
      <w:r>
        <w:rPr>
          <w:rFonts w:ascii="SimSun" w:eastAsia="SimSun" w:hAnsi="SimSun" w:cs="SimSun" w:hint="eastAsia"/>
        </w:rPr>
        <w:t>3</w:t>
      </w:r>
      <w:r>
        <w:rPr>
          <w:rFonts w:ascii="SimSun" w:eastAsia="SimSun" w:hAnsi="SimSun" w:cs="SimSun" w:hint="eastAsia"/>
        </w:rPr>
        <w:t>）招标文件允许中标人将非主体、非关键性工作进行分包的项目，有下列情形之一的，中标人不得分包：</w:t>
      </w:r>
    </w:p>
    <w:p w:rsidR="00D87D24" w:rsidRDefault="004759CB">
      <w:pPr>
        <w:pStyle w:val="aa"/>
        <w:widowControl/>
        <w:spacing w:before="75" w:beforeAutospacing="0" w:after="75" w:afterAutospacing="0"/>
        <w:ind w:firstLine="480"/>
      </w:pPr>
      <w:r>
        <w:rPr>
          <w:rFonts w:ascii="SimSun" w:eastAsia="SimSun" w:hAnsi="SimSun" w:cs="SimSun" w:hint="eastAsia"/>
        </w:rPr>
        <w:t>①投标文件中未载明分包承担主体；</w:t>
      </w:r>
    </w:p>
    <w:p w:rsidR="00D87D24" w:rsidRDefault="004759CB">
      <w:pPr>
        <w:pStyle w:val="aa"/>
        <w:widowControl/>
        <w:spacing w:before="75" w:beforeAutospacing="0" w:after="75" w:afterAutospacing="0"/>
        <w:ind w:firstLine="480"/>
      </w:pPr>
      <w:r>
        <w:rPr>
          <w:rFonts w:ascii="SimSun" w:eastAsia="SimSun" w:hAnsi="SimSun" w:cs="SimSun" w:hint="eastAsia"/>
        </w:rPr>
        <w:t>②投标文件载明的分包承担主体不具备相应资质条件；</w:t>
      </w:r>
    </w:p>
    <w:p w:rsidR="00D87D24" w:rsidRDefault="004759CB">
      <w:pPr>
        <w:pStyle w:val="aa"/>
        <w:widowControl/>
        <w:spacing w:before="75" w:beforeAutospacing="0" w:after="75" w:afterAutospacing="0"/>
        <w:ind w:firstLine="480"/>
      </w:pPr>
      <w:r>
        <w:rPr>
          <w:rFonts w:ascii="SimSun" w:eastAsia="SimSun" w:hAnsi="SimSun" w:cs="SimSun" w:hint="eastAsia"/>
        </w:rPr>
        <w:t>③投标文件载明的分包承担主体拟再次分包；</w:t>
      </w:r>
    </w:p>
    <w:p w:rsidR="00D87D24" w:rsidRDefault="004759CB">
      <w:pPr>
        <w:pStyle w:val="aa"/>
        <w:widowControl/>
        <w:spacing w:beforeAutospacing="0" w:after="150" w:afterAutospacing="0"/>
      </w:pPr>
      <w:r>
        <w:rPr>
          <w:rFonts w:ascii="SimSun" w:eastAsia="SimSun" w:hAnsi="SimSun" w:cs="SimSun" w:hint="eastAsia"/>
        </w:rPr>
        <w:t xml:space="preserve">  </w:t>
      </w:r>
      <w:r>
        <w:rPr>
          <w:rFonts w:ascii="SimSun" w:eastAsia="SimSun" w:hAnsi="SimSun" w:cs="SimSun" w:hint="eastAsia"/>
        </w:rPr>
        <w:t>④享受中小企业扶持政策获得政府采购合同的，小微企业不得将合同分包给大</w:t>
      </w:r>
      <w:r>
        <w:rPr>
          <w:rFonts w:ascii="SimSun" w:eastAsia="SimSun" w:hAnsi="SimSun" w:cs="SimSun" w:hint="eastAsia"/>
        </w:rPr>
        <w:t>中型企业，中型企业不得将合同分包给大型企业。</w:t>
      </w:r>
    </w:p>
    <w:p w:rsidR="00D87D24" w:rsidRDefault="004759CB">
      <w:pPr>
        <w:pStyle w:val="aa"/>
        <w:widowControl/>
        <w:spacing w:before="75" w:beforeAutospacing="0" w:after="75" w:afterAutospacing="0"/>
      </w:pPr>
      <w:r>
        <w:rPr>
          <w:rFonts w:ascii="SimSun" w:eastAsia="SimSun" w:hAnsi="SimSun" w:cs="SimSun" w:hint="eastAsia"/>
        </w:rPr>
        <w:t>10.8</w:t>
      </w:r>
      <w:r>
        <w:rPr>
          <w:rFonts w:ascii="SimSun" w:eastAsia="SimSun" w:hAnsi="SimSun" w:cs="SimSun" w:hint="eastAsia"/>
        </w:rPr>
        <w:t>投标有效期</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）招标文件载明的投标有效期：详见招标文件第二章。</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）投标文件承诺的投标有效期不得少于招标文件载明的投标有效期，否则</w:t>
      </w:r>
      <w:r>
        <w:rPr>
          <w:rStyle w:val="ab"/>
          <w:rFonts w:ascii="SimSun" w:eastAsia="SimSun" w:hAnsi="SimSun" w:cs="SimSun" w:hint="eastAsia"/>
          <w:bCs/>
        </w:rPr>
        <w:t>投标无效</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）根据本次采购活动的需要，</w:t>
      </w:r>
      <w:r>
        <w:rPr>
          <w:rFonts w:ascii="SimSun" w:eastAsia="SimSun" w:hAnsi="SimSun" w:cs="SimSun" w:hint="eastAsia"/>
          <w:u w:val="single"/>
        </w:rPr>
        <w:t>福建省勤思项目管理有限公司</w:t>
      </w:r>
      <w:r>
        <w:rPr>
          <w:rFonts w:ascii="SimSun" w:eastAsia="SimSun" w:hAnsi="SimSun" w:cs="SimSun" w:hint="eastAsia"/>
        </w:rPr>
        <w:t>可于投标有效期届满之前书面要求投标人延长投标有效期，投标人应在</w:t>
      </w:r>
      <w:r>
        <w:rPr>
          <w:rFonts w:ascii="SimSun" w:eastAsia="SimSun" w:hAnsi="SimSun" w:cs="SimSun" w:hint="eastAsia"/>
          <w:u w:val="single"/>
        </w:rPr>
        <w:t>福建省勤思项目管理有限公司</w:t>
      </w:r>
      <w:r>
        <w:rPr>
          <w:rFonts w:ascii="SimSun" w:eastAsia="SimSun" w:hAnsi="SimSun" w:cs="SimSun" w:hint="eastAsia"/>
        </w:rPr>
        <w:t>规定的期限内以书面形式予以答复。对于延长投标有效期的要求，投标人可以拒绝也可以接受，投标人答复不明确或逾期未答复的，均视为拒绝该要求。对于接受延长投标有效期的投标人，既</w:t>
      </w:r>
      <w:r>
        <w:rPr>
          <w:rFonts w:ascii="SimSun" w:eastAsia="SimSun" w:hAnsi="SimSun" w:cs="SimSun" w:hint="eastAsia"/>
        </w:rPr>
        <w:t>不要求也不允许修改投标文件。</w:t>
      </w:r>
    </w:p>
    <w:p w:rsidR="00D87D24" w:rsidRDefault="004759CB">
      <w:pPr>
        <w:pStyle w:val="aa"/>
        <w:widowControl/>
        <w:spacing w:before="75" w:beforeAutospacing="0" w:after="75" w:afterAutospacing="0"/>
        <w:outlineLvl w:val="0"/>
      </w:pPr>
      <w:r>
        <w:rPr>
          <w:rFonts w:ascii="SimSun" w:eastAsia="SimSun" w:hAnsi="SimSun" w:cs="SimSun" w:hint="eastAsia"/>
        </w:rPr>
        <w:t>10.9</w:t>
      </w:r>
      <w:r>
        <w:rPr>
          <w:rFonts w:ascii="SimSun" w:eastAsia="SimSun" w:hAnsi="SimSun" w:cs="SimSun" w:hint="eastAsia"/>
        </w:rPr>
        <w:t>投标保证金</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）投标保证金作为投标人按照招标文件规定履行相应投标责任、义务的约束及担保。</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）投标保证金的有效期应与投标文件承诺的投标有效期保持一致，否则</w:t>
      </w:r>
      <w:r>
        <w:rPr>
          <w:rStyle w:val="ab"/>
          <w:rFonts w:ascii="SimSun" w:eastAsia="SimSun" w:hAnsi="SimSun" w:cs="SimSun" w:hint="eastAsia"/>
          <w:bCs/>
        </w:rPr>
        <w:t>投标无效</w:t>
      </w:r>
      <w:r>
        <w:rPr>
          <w:rFonts w:ascii="SimSun" w:eastAsia="SimSun" w:hAnsi="SimSun" w:cs="SimSun" w:hint="eastAsia"/>
        </w:rPr>
        <w:t>。</w:t>
      </w:r>
    </w:p>
    <w:p w:rsidR="00D87D24" w:rsidRDefault="004759CB">
      <w:pPr>
        <w:pStyle w:val="aa"/>
        <w:widowControl/>
        <w:spacing w:before="75" w:beforeAutospacing="0" w:after="75" w:afterAutospacing="0"/>
        <w:ind w:firstLine="480"/>
        <w:outlineLvl w:val="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）提交</w:t>
      </w:r>
    </w:p>
    <w:p w:rsidR="00D87D24" w:rsidRDefault="004759CB">
      <w:pPr>
        <w:pStyle w:val="aa"/>
        <w:widowControl/>
        <w:spacing w:before="75" w:beforeAutospacing="0" w:after="75" w:afterAutospacing="0"/>
        <w:ind w:firstLine="480"/>
      </w:pPr>
      <w:r>
        <w:rPr>
          <w:rFonts w:ascii="SimSun" w:eastAsia="SimSun" w:hAnsi="SimSun" w:cs="SimSun" w:hint="eastAsia"/>
        </w:rPr>
        <w:t>①投标人应从其银行账户</w:t>
      </w:r>
      <w:r>
        <w:rPr>
          <w:rStyle w:val="ab"/>
          <w:rFonts w:ascii="SimSun" w:eastAsia="SimSun" w:hAnsi="SimSun" w:cs="SimSun" w:hint="eastAsia"/>
          <w:bCs/>
        </w:rPr>
        <w:t>（基本存款账户）</w:t>
      </w:r>
      <w:r>
        <w:rPr>
          <w:rFonts w:ascii="SimSun" w:eastAsia="SimSun" w:hAnsi="SimSun" w:cs="SimSun" w:hint="eastAsia"/>
        </w:rPr>
        <w:t>按照下列方式：</w:t>
      </w:r>
      <w:r>
        <w:rPr>
          <w:rStyle w:val="ab"/>
          <w:rFonts w:ascii="SimSun" w:eastAsia="SimSun" w:hAnsi="SimSun" w:cs="SimSun" w:hint="eastAsia"/>
          <w:bCs/>
        </w:rPr>
        <w:t>公对公转账方式</w:t>
      </w:r>
      <w:r>
        <w:rPr>
          <w:rFonts w:ascii="SimSun" w:eastAsia="SimSun" w:hAnsi="SimSun" w:cs="SimSun" w:hint="eastAsia"/>
        </w:rPr>
        <w:t>向招标文件载明的投标保证金账户提交投标保证金，具体金额详见招标文件第一章。</w:t>
      </w:r>
    </w:p>
    <w:p w:rsidR="00D87D24" w:rsidRDefault="004759CB">
      <w:pPr>
        <w:pStyle w:val="aa"/>
        <w:widowControl/>
        <w:spacing w:before="75" w:beforeAutospacing="0" w:after="75" w:afterAutospacing="0"/>
        <w:ind w:firstLine="480"/>
      </w:pPr>
      <w:r>
        <w:rPr>
          <w:rFonts w:ascii="SimSun" w:eastAsia="SimSun" w:hAnsi="SimSun" w:cs="SimSun" w:hint="eastAsia"/>
        </w:rPr>
        <w:t>②投标保证金应于投标截止时间前到达招标文件载明的投标保证金账户，否则视为投标保证金未提交；是否到达按照下列方式认定：</w:t>
      </w:r>
      <w:r>
        <w:rPr>
          <w:rStyle w:val="ab"/>
          <w:rFonts w:ascii="SimSun" w:eastAsia="SimSun" w:hAnsi="SimSun" w:cs="SimSun" w:hint="eastAsia"/>
          <w:bCs/>
        </w:rPr>
        <w:t>以福建省政府采购网上公开信息系统记</w:t>
      </w:r>
      <w:r>
        <w:rPr>
          <w:rStyle w:val="ab"/>
          <w:rFonts w:ascii="SimSun" w:eastAsia="SimSun" w:hAnsi="SimSun" w:cs="SimSun" w:hint="eastAsia"/>
          <w:bCs/>
        </w:rPr>
        <w:t>载的为准。</w:t>
      </w:r>
    </w:p>
    <w:p w:rsidR="00D87D24" w:rsidRDefault="004759CB">
      <w:pPr>
        <w:pStyle w:val="aa"/>
        <w:widowControl/>
        <w:spacing w:before="75" w:beforeAutospacing="0" w:after="75" w:afterAutospacing="0"/>
        <w:ind w:firstLine="480"/>
      </w:pPr>
      <w:r>
        <w:rPr>
          <w:rFonts w:ascii="SimSun" w:eastAsia="SimSun" w:hAnsi="SimSun" w:cs="SimSun" w:hint="eastAsia"/>
        </w:rPr>
        <w:t>③若本项目接受联合体投标且投标人为联合体，则联合体中的牵头方应按照本章第</w:t>
      </w:r>
      <w:r>
        <w:rPr>
          <w:rFonts w:ascii="Calibri" w:hAnsi="Calibri" w:cs="Calibri"/>
        </w:rPr>
        <w:t>10.9</w:t>
      </w:r>
      <w:r>
        <w:rPr>
          <w:rFonts w:ascii="SimSun" w:eastAsia="SimSun" w:hAnsi="SimSun" w:cs="SimSun" w:hint="eastAsia"/>
        </w:rPr>
        <w:t>条第（</w:t>
      </w:r>
      <w:r>
        <w:rPr>
          <w:rFonts w:ascii="Calibri" w:hAnsi="Calibri" w:cs="Calibri"/>
        </w:rPr>
        <w:t>3</w:t>
      </w:r>
      <w:r>
        <w:rPr>
          <w:rFonts w:ascii="SimSun" w:eastAsia="SimSun" w:hAnsi="SimSun" w:cs="SimSun" w:hint="eastAsia"/>
        </w:rPr>
        <w:t>）款第①、②点规定提交投标保证金。</w:t>
      </w:r>
    </w:p>
    <w:p w:rsidR="00D87D24" w:rsidRDefault="004759CB">
      <w:pPr>
        <w:pStyle w:val="aa"/>
        <w:widowControl/>
        <w:spacing w:before="75" w:beforeAutospacing="0" w:after="75" w:afterAutospacing="0"/>
        <w:ind w:firstLine="480"/>
      </w:pPr>
      <w:r>
        <w:rPr>
          <w:rStyle w:val="ab"/>
          <w:rFonts w:ascii="SimSun" w:eastAsia="SimSun" w:hAnsi="SimSun" w:cs="SimSun" w:hint="eastAsia"/>
          <w:bCs/>
        </w:rPr>
        <w:t>※除招标文件另有规定外，未按照上述规定提交投标保证金将导致资格审查不合格。</w:t>
      </w:r>
    </w:p>
    <w:p w:rsidR="00D87D24" w:rsidRDefault="004759CB">
      <w:pPr>
        <w:pStyle w:val="aa"/>
        <w:widowControl/>
        <w:spacing w:before="75" w:beforeAutospacing="0" w:after="75" w:afterAutospacing="0"/>
        <w:ind w:firstLine="480"/>
        <w:outlineLvl w:val="0"/>
      </w:pPr>
      <w:r>
        <w:rPr>
          <w:rFonts w:ascii="SimSun" w:eastAsia="SimSun" w:hAnsi="SimSun" w:cs="SimSun" w:hint="eastAsia"/>
        </w:rPr>
        <w:t>（</w:t>
      </w:r>
      <w:r>
        <w:rPr>
          <w:rFonts w:ascii="SimSun" w:eastAsia="SimSun" w:hAnsi="SimSun" w:cs="SimSun" w:hint="eastAsia"/>
        </w:rPr>
        <w:t>4</w:t>
      </w:r>
      <w:r>
        <w:rPr>
          <w:rFonts w:ascii="SimSun" w:eastAsia="SimSun" w:hAnsi="SimSun" w:cs="SimSun" w:hint="eastAsia"/>
        </w:rPr>
        <w:t>）退还</w:t>
      </w:r>
    </w:p>
    <w:p w:rsidR="00D87D24" w:rsidRDefault="004759CB">
      <w:pPr>
        <w:pStyle w:val="aa"/>
        <w:widowControl/>
        <w:spacing w:before="75" w:beforeAutospacing="0" w:after="75" w:afterAutospacing="0"/>
        <w:ind w:firstLine="480"/>
      </w:pPr>
      <w:r>
        <w:rPr>
          <w:rFonts w:ascii="SimSun" w:eastAsia="SimSun" w:hAnsi="SimSun" w:cs="SimSun" w:hint="eastAsia"/>
        </w:rPr>
        <w:t>①在投标截止时间前撤回已提交的投标文件的投标人，其投标保证金将在</w:t>
      </w:r>
      <w:r>
        <w:rPr>
          <w:rFonts w:ascii="SimSun" w:eastAsia="SimSun" w:hAnsi="SimSun" w:cs="SimSun" w:hint="eastAsia"/>
          <w:u w:val="single"/>
        </w:rPr>
        <w:t>福建省勤思项目管理有限公司</w:t>
      </w:r>
      <w:r>
        <w:rPr>
          <w:rFonts w:ascii="SimSun" w:eastAsia="SimSun" w:hAnsi="SimSun" w:cs="SimSun" w:hint="eastAsia"/>
        </w:rPr>
        <w:t>收到投标人书面撤回通知之日起</w:t>
      </w:r>
      <w:r>
        <w:rPr>
          <w:rFonts w:ascii="SimSun" w:eastAsia="SimSun" w:hAnsi="SimSun" w:cs="SimSun" w:hint="eastAsia"/>
        </w:rPr>
        <w:t>5</w:t>
      </w:r>
      <w:r>
        <w:rPr>
          <w:rFonts w:ascii="SimSun" w:eastAsia="SimSun" w:hAnsi="SimSun" w:cs="SimSun" w:hint="eastAsia"/>
        </w:rPr>
        <w:t>个工作日内退回原账户。</w:t>
      </w:r>
    </w:p>
    <w:p w:rsidR="00D87D24" w:rsidRDefault="004759CB">
      <w:pPr>
        <w:pStyle w:val="aa"/>
        <w:widowControl/>
        <w:spacing w:before="75" w:beforeAutospacing="0" w:after="75" w:afterAutospacing="0"/>
        <w:ind w:firstLine="480"/>
      </w:pPr>
      <w:r>
        <w:rPr>
          <w:rFonts w:ascii="SimSun" w:eastAsia="SimSun" w:hAnsi="SimSun" w:cs="SimSun" w:hint="eastAsia"/>
        </w:rPr>
        <w:t>②未中标人的投标保证金将在中标通知书发出之日起</w:t>
      </w:r>
      <w:r>
        <w:rPr>
          <w:rFonts w:ascii="Calibri" w:hAnsi="Calibri" w:cs="Calibri"/>
        </w:rPr>
        <w:t>5</w:t>
      </w:r>
      <w:r>
        <w:rPr>
          <w:rFonts w:ascii="SimSun" w:eastAsia="SimSun" w:hAnsi="SimSun" w:cs="SimSun" w:hint="eastAsia"/>
        </w:rPr>
        <w:t>个工作日内退回原账户。</w:t>
      </w:r>
    </w:p>
    <w:p w:rsidR="00D87D24" w:rsidRDefault="004759CB">
      <w:pPr>
        <w:pStyle w:val="aa"/>
        <w:widowControl/>
        <w:spacing w:before="75" w:beforeAutospacing="0" w:after="75" w:afterAutospacing="0"/>
        <w:ind w:firstLine="480"/>
      </w:pPr>
      <w:r>
        <w:rPr>
          <w:rFonts w:ascii="SimSun" w:eastAsia="SimSun" w:hAnsi="SimSun" w:cs="SimSun" w:hint="eastAsia"/>
        </w:rPr>
        <w:lastRenderedPageBreak/>
        <w:t>③中标人的投标保证金将在政府采购合同签订之日起</w:t>
      </w:r>
      <w:r>
        <w:rPr>
          <w:rFonts w:ascii="Calibri" w:hAnsi="Calibri" w:cs="Calibri"/>
        </w:rPr>
        <w:t>5</w:t>
      </w:r>
      <w:r>
        <w:rPr>
          <w:rFonts w:ascii="SimSun" w:eastAsia="SimSun" w:hAnsi="SimSun" w:cs="SimSun" w:hint="eastAsia"/>
        </w:rPr>
        <w:t>个工作日内退回原账户；合同签订之日</w:t>
      </w:r>
      <w:r>
        <w:rPr>
          <w:rStyle w:val="ab"/>
          <w:rFonts w:ascii="SimSun" w:eastAsia="SimSun" w:hAnsi="SimSun" w:cs="SimSun" w:hint="eastAsia"/>
          <w:bCs/>
        </w:rPr>
        <w:t>以福建省政府采购网上公开信息系统记载的为准。</w:t>
      </w:r>
    </w:p>
    <w:p w:rsidR="00D87D24" w:rsidRDefault="004759CB">
      <w:pPr>
        <w:pStyle w:val="aa"/>
        <w:widowControl/>
        <w:spacing w:before="75" w:beforeAutospacing="0" w:after="75" w:afterAutospacing="0"/>
        <w:ind w:firstLine="480"/>
      </w:pPr>
      <w:r>
        <w:rPr>
          <w:rFonts w:ascii="SimSun" w:eastAsia="SimSun" w:hAnsi="SimSun" w:cs="SimSun" w:hint="eastAsia"/>
        </w:rPr>
        <w:t>④终止招标的，</w:t>
      </w:r>
      <w:r>
        <w:rPr>
          <w:rFonts w:ascii="SimSun" w:eastAsia="SimSun" w:hAnsi="SimSun" w:cs="SimSun" w:hint="eastAsia"/>
          <w:u w:val="single"/>
        </w:rPr>
        <w:t>福建省勤思项目管理有限公司</w:t>
      </w:r>
      <w:r>
        <w:rPr>
          <w:rFonts w:ascii="SimSun" w:eastAsia="SimSun" w:hAnsi="SimSun" w:cs="SimSun" w:hint="eastAsia"/>
        </w:rPr>
        <w:t>将在终止公告发布之日起</w:t>
      </w:r>
      <w:r>
        <w:rPr>
          <w:rFonts w:ascii="SimSun" w:eastAsia="SimSun" w:hAnsi="SimSun" w:cs="SimSun" w:hint="eastAsia"/>
        </w:rPr>
        <w:t>5</w:t>
      </w:r>
      <w:r>
        <w:rPr>
          <w:rFonts w:ascii="SimSun" w:eastAsia="SimSun" w:hAnsi="SimSun" w:cs="SimSun" w:hint="eastAsia"/>
        </w:rPr>
        <w:t>个工作日内退回已收取的投标保证金及其在银行产生的孳息。</w:t>
      </w:r>
    </w:p>
    <w:p w:rsidR="00D87D24" w:rsidRDefault="004759CB">
      <w:pPr>
        <w:pStyle w:val="aa"/>
        <w:widowControl/>
        <w:spacing w:before="75" w:beforeAutospacing="0" w:after="75" w:afterAutospacing="0"/>
        <w:ind w:firstLine="480"/>
      </w:pPr>
      <w:r>
        <w:rPr>
          <w:rFonts w:ascii="SimSun" w:eastAsia="SimSun" w:hAnsi="SimSun" w:cs="SimSun" w:hint="eastAsia"/>
        </w:rPr>
        <w:t>⑤除招标文件另有规定外，质疑或投诉涉及的投标人，若投标保证金尚未退还，则待质疑或投诉处理完毕后不计利息原额退还。</w:t>
      </w:r>
    </w:p>
    <w:p w:rsidR="00D87D24" w:rsidRDefault="004759CB">
      <w:pPr>
        <w:pStyle w:val="aa"/>
        <w:widowControl/>
        <w:spacing w:before="75" w:beforeAutospacing="0" w:after="75" w:afterAutospacing="0"/>
        <w:ind w:firstLine="480"/>
      </w:pPr>
      <w:r>
        <w:rPr>
          <w:rStyle w:val="ab"/>
          <w:rFonts w:ascii="SimSun" w:eastAsia="SimSun" w:hAnsi="SimSun" w:cs="SimSun" w:hint="eastAsia"/>
          <w:bCs/>
        </w:rPr>
        <w:t>※本章第</w:t>
      </w:r>
      <w:r>
        <w:rPr>
          <w:rStyle w:val="ab"/>
          <w:rFonts w:ascii="Calibri" w:hAnsi="Calibri" w:cs="Calibri"/>
          <w:bCs/>
        </w:rPr>
        <w:t>10.9</w:t>
      </w:r>
      <w:r>
        <w:rPr>
          <w:rStyle w:val="ab"/>
          <w:rFonts w:ascii="SimSun" w:eastAsia="SimSun" w:hAnsi="SimSun" w:cs="SimSun" w:hint="eastAsia"/>
          <w:bCs/>
        </w:rPr>
        <w:t>条第（</w:t>
      </w:r>
      <w:r>
        <w:rPr>
          <w:rStyle w:val="ab"/>
          <w:rFonts w:ascii="Calibri" w:hAnsi="Calibri" w:cs="Calibri"/>
          <w:bCs/>
        </w:rPr>
        <w:t>4</w:t>
      </w:r>
      <w:r>
        <w:rPr>
          <w:rStyle w:val="ab"/>
          <w:rFonts w:ascii="SimSun" w:eastAsia="SimSun" w:hAnsi="SimSun" w:cs="SimSun" w:hint="eastAsia"/>
          <w:bCs/>
        </w:rPr>
        <w:t>）款第①、②、③点规定的投标保证金退还时限不包括因投标人自身原因导致无法及时退还而增加的时间。</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5</w:t>
      </w:r>
      <w:r>
        <w:rPr>
          <w:rFonts w:ascii="SimSun" w:eastAsia="SimSun" w:hAnsi="SimSun" w:cs="SimSun" w:hint="eastAsia"/>
        </w:rPr>
        <w:t>）若出现本章第</w:t>
      </w:r>
      <w:r>
        <w:rPr>
          <w:rFonts w:ascii="Calibri" w:hAnsi="Calibri" w:cs="Calibri"/>
        </w:rPr>
        <w:t>10.8</w:t>
      </w:r>
      <w:r>
        <w:rPr>
          <w:rFonts w:ascii="SimSun" w:eastAsia="SimSun" w:hAnsi="SimSun" w:cs="SimSun" w:hint="eastAsia"/>
        </w:rPr>
        <w:t>条第（</w:t>
      </w:r>
      <w:r>
        <w:rPr>
          <w:rFonts w:ascii="Calibri" w:hAnsi="Calibri" w:cs="Calibri"/>
        </w:rPr>
        <w:t>3</w:t>
      </w:r>
      <w:r>
        <w:rPr>
          <w:rFonts w:ascii="SimSun" w:eastAsia="SimSun" w:hAnsi="SimSun" w:cs="SimSun" w:hint="eastAsia"/>
        </w:rPr>
        <w:t>）款规定情形，对于拒绝延长投标有效期的投标人</w:t>
      </w:r>
      <w:r>
        <w:rPr>
          <w:rFonts w:ascii="SimSun" w:eastAsia="SimSun" w:hAnsi="SimSun" w:cs="SimSun" w:hint="eastAsia"/>
        </w:rPr>
        <w:t>，投标保证金仍可退还。对于接受延长投标有效期的投标人，相应延长投标保证金有效期，招标文件关于退还和不予退还投标保证金的规定继续适用。</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6</w:t>
      </w:r>
      <w:r>
        <w:rPr>
          <w:rFonts w:ascii="SimSun" w:eastAsia="SimSun" w:hAnsi="SimSun" w:cs="SimSun" w:hint="eastAsia"/>
        </w:rPr>
        <w:t>）有下列情形之一的，投标保证金将不予退还：</w:t>
      </w:r>
    </w:p>
    <w:p w:rsidR="00D87D24" w:rsidRDefault="004759CB">
      <w:pPr>
        <w:pStyle w:val="aa"/>
        <w:widowControl/>
        <w:spacing w:before="75" w:beforeAutospacing="0" w:after="75" w:afterAutospacing="0"/>
        <w:ind w:firstLine="480"/>
      </w:pPr>
      <w:r>
        <w:rPr>
          <w:rFonts w:ascii="SimSun" w:eastAsia="SimSun" w:hAnsi="SimSun" w:cs="SimSun" w:hint="eastAsia"/>
        </w:rPr>
        <w:t>①投标人串通投标；</w:t>
      </w:r>
    </w:p>
    <w:p w:rsidR="00D87D24" w:rsidRDefault="004759CB">
      <w:pPr>
        <w:pStyle w:val="aa"/>
        <w:widowControl/>
        <w:spacing w:before="75" w:beforeAutospacing="0" w:after="75" w:afterAutospacing="0"/>
        <w:ind w:firstLine="480"/>
      </w:pPr>
      <w:r>
        <w:rPr>
          <w:rFonts w:ascii="SimSun" w:eastAsia="SimSun" w:hAnsi="SimSun" w:cs="SimSun" w:hint="eastAsia"/>
        </w:rPr>
        <w:t>②投标人提供虚假材料；</w:t>
      </w:r>
    </w:p>
    <w:p w:rsidR="00D87D24" w:rsidRDefault="004759CB">
      <w:pPr>
        <w:pStyle w:val="aa"/>
        <w:widowControl/>
        <w:spacing w:before="75" w:beforeAutospacing="0" w:after="75" w:afterAutospacing="0"/>
        <w:ind w:firstLine="480"/>
      </w:pPr>
      <w:r>
        <w:rPr>
          <w:rFonts w:ascii="SimSun" w:eastAsia="SimSun" w:hAnsi="SimSun" w:cs="SimSun" w:hint="eastAsia"/>
        </w:rPr>
        <w:t>③投标人采取不正当手段诋毁、排挤其他投标人；</w:t>
      </w:r>
    </w:p>
    <w:p w:rsidR="00D87D24" w:rsidRDefault="004759CB">
      <w:pPr>
        <w:pStyle w:val="aa"/>
        <w:widowControl/>
        <w:spacing w:before="75" w:beforeAutospacing="0" w:after="75" w:afterAutospacing="0"/>
        <w:ind w:firstLine="480"/>
      </w:pPr>
      <w:r>
        <w:rPr>
          <w:rFonts w:ascii="SimSun" w:eastAsia="SimSun" w:hAnsi="SimSun" w:cs="SimSun" w:hint="eastAsia"/>
        </w:rPr>
        <w:t>④投标截止时间后，投标人在投标有效期内撤销投标文件；</w:t>
      </w:r>
    </w:p>
    <w:p w:rsidR="00D87D24" w:rsidRDefault="004759CB">
      <w:pPr>
        <w:pStyle w:val="aa"/>
        <w:widowControl/>
        <w:spacing w:before="75" w:beforeAutospacing="0" w:after="75" w:afterAutospacing="0"/>
        <w:ind w:firstLine="480"/>
      </w:pPr>
      <w:r>
        <w:rPr>
          <w:rFonts w:ascii="SimSun" w:eastAsia="SimSun" w:hAnsi="SimSun" w:cs="SimSun" w:hint="eastAsia"/>
        </w:rPr>
        <w:t>⑤招标文件规定的其他不予退还情形；</w:t>
      </w:r>
    </w:p>
    <w:p w:rsidR="00D87D24" w:rsidRDefault="004759CB">
      <w:pPr>
        <w:pStyle w:val="aa"/>
        <w:widowControl/>
        <w:spacing w:before="75" w:beforeAutospacing="0" w:after="75" w:afterAutospacing="0"/>
        <w:ind w:firstLine="480"/>
      </w:pPr>
      <w:r>
        <w:rPr>
          <w:rFonts w:ascii="SimSun" w:eastAsia="SimSun" w:hAnsi="SimSun" w:cs="SimSun" w:hint="eastAsia"/>
        </w:rPr>
        <w:t>⑥中标人有下列情形之一的：</w:t>
      </w:r>
    </w:p>
    <w:p w:rsidR="00D87D24" w:rsidRDefault="004759CB">
      <w:pPr>
        <w:pStyle w:val="aa"/>
        <w:widowControl/>
        <w:spacing w:before="75" w:beforeAutospacing="0" w:after="75" w:afterAutospacing="0"/>
        <w:ind w:firstLine="480"/>
      </w:pPr>
      <w:r>
        <w:rPr>
          <w:rFonts w:ascii="Calibri" w:hAnsi="Calibri" w:cs="Calibri"/>
        </w:rPr>
        <w:t>a</w:t>
      </w:r>
      <w:r>
        <w:rPr>
          <w:rFonts w:ascii="SimSun" w:eastAsia="SimSun" w:hAnsi="SimSun" w:cs="SimSun" w:hint="eastAsia"/>
        </w:rPr>
        <w:t>.</w:t>
      </w:r>
      <w:r>
        <w:rPr>
          <w:rFonts w:ascii="SimSun" w:eastAsia="SimSun" w:hAnsi="SimSun" w:cs="SimSun" w:hint="eastAsia"/>
        </w:rPr>
        <w:t>除不可抗力外，因中标人自身原因未在中标通知书要求的期限内与采购人签订政府采购合同；</w:t>
      </w:r>
    </w:p>
    <w:p w:rsidR="00D87D24" w:rsidRDefault="004759CB">
      <w:pPr>
        <w:pStyle w:val="aa"/>
        <w:widowControl/>
        <w:spacing w:before="75" w:beforeAutospacing="0" w:after="75" w:afterAutospacing="0"/>
        <w:ind w:firstLine="480"/>
      </w:pPr>
      <w:r>
        <w:rPr>
          <w:rFonts w:ascii="SimSun" w:eastAsia="SimSun" w:hAnsi="SimSun" w:cs="SimSun" w:hint="eastAsia"/>
        </w:rPr>
        <w:t>b.</w:t>
      </w:r>
      <w:r>
        <w:rPr>
          <w:rFonts w:ascii="SimSun" w:eastAsia="SimSun" w:hAnsi="SimSun" w:cs="SimSun" w:hint="eastAsia"/>
        </w:rPr>
        <w:t>未按照招标文件、投标文件的约定</w:t>
      </w:r>
      <w:r>
        <w:rPr>
          <w:rFonts w:ascii="SimSun" w:eastAsia="SimSun" w:hAnsi="SimSun" w:cs="SimSun" w:hint="eastAsia"/>
        </w:rPr>
        <w:t>签订政府采购合同或提交履约保证金。</w:t>
      </w:r>
    </w:p>
    <w:p w:rsidR="00D87D24" w:rsidRDefault="004759CB">
      <w:pPr>
        <w:pStyle w:val="aa"/>
        <w:widowControl/>
        <w:spacing w:before="75" w:beforeAutospacing="0" w:after="75" w:afterAutospacing="0"/>
        <w:ind w:firstLine="480"/>
      </w:pPr>
      <w:r>
        <w:rPr>
          <w:rStyle w:val="ab"/>
          <w:rFonts w:ascii="SimSun" w:eastAsia="SimSun" w:hAnsi="SimSun" w:cs="SimSun" w:hint="eastAsia"/>
          <w:bCs/>
        </w:rPr>
        <w:t>※若上述投标保证金不予退还情形给采购人（采购代理机构）造成损失，则投标人还要承担相应的赔偿责任。</w:t>
      </w:r>
    </w:p>
    <w:p w:rsidR="00D87D24" w:rsidRDefault="004759CB">
      <w:pPr>
        <w:pStyle w:val="aa"/>
        <w:widowControl/>
        <w:spacing w:before="75" w:beforeAutospacing="0" w:after="75" w:afterAutospacing="0"/>
        <w:outlineLvl w:val="0"/>
      </w:pPr>
      <w:r>
        <w:rPr>
          <w:rFonts w:ascii="SimSun" w:eastAsia="SimSun" w:hAnsi="SimSun" w:cs="SimSun" w:hint="eastAsia"/>
        </w:rPr>
        <w:t>10.10</w:t>
      </w:r>
      <w:r>
        <w:rPr>
          <w:rFonts w:ascii="SimSun" w:eastAsia="SimSun" w:hAnsi="SimSun" w:cs="SimSun" w:hint="eastAsia"/>
        </w:rPr>
        <w:t>投标文件的提交</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）一个投标人只能提交一个投标文件，并按照招标文件第一章规定将其送达。</w:t>
      </w:r>
    </w:p>
    <w:p w:rsidR="00D87D24" w:rsidRDefault="004759CB">
      <w:pPr>
        <w:pStyle w:val="aa"/>
        <w:widowControl/>
        <w:spacing w:before="75" w:beforeAutospacing="0" w:after="75" w:afterAutospacing="0"/>
        <w:outlineLvl w:val="0"/>
      </w:pPr>
      <w:r>
        <w:rPr>
          <w:rFonts w:ascii="SimSun" w:eastAsia="SimSun" w:hAnsi="SimSun" w:cs="SimSun" w:hint="eastAsia"/>
        </w:rPr>
        <w:t>10.11</w:t>
      </w:r>
      <w:r>
        <w:rPr>
          <w:rFonts w:ascii="SimSun" w:eastAsia="SimSun" w:hAnsi="SimSun" w:cs="SimSun" w:hint="eastAsia"/>
        </w:rPr>
        <w:t>投标文件的补充、修改或撤回</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）投标截止时间前，投标人可对所提交的投标文件进行补充、修改或撤回，并书面通知</w:t>
      </w:r>
      <w:r>
        <w:rPr>
          <w:rFonts w:ascii="SimSun" w:eastAsia="SimSun" w:hAnsi="SimSun" w:cs="SimSun" w:hint="eastAsia"/>
          <w:u w:val="single"/>
        </w:rPr>
        <w:t>福建省勤思项目管理有限公司</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）补充、修改的内容应按照本章第</w:t>
      </w:r>
      <w:r>
        <w:rPr>
          <w:rFonts w:ascii="Calibri" w:hAnsi="Calibri" w:cs="Calibri"/>
        </w:rPr>
        <w:t>10.5</w:t>
      </w:r>
      <w:r>
        <w:rPr>
          <w:rFonts w:ascii="SimSun" w:eastAsia="SimSun" w:hAnsi="SimSun" w:cs="SimSun" w:hint="eastAsia"/>
        </w:rPr>
        <w:t>条第（</w:t>
      </w:r>
      <w:r>
        <w:rPr>
          <w:rFonts w:ascii="Calibri" w:hAnsi="Calibri" w:cs="Calibri"/>
        </w:rPr>
        <w:t>4</w:t>
      </w:r>
      <w:r>
        <w:rPr>
          <w:rFonts w:ascii="SimSun" w:eastAsia="SimSun" w:hAnsi="SimSun" w:cs="SimSun" w:hint="eastAsia"/>
        </w:rPr>
        <w:t>）款规定进行签署、盖章，并按照本章第</w:t>
      </w:r>
      <w:r>
        <w:rPr>
          <w:rFonts w:ascii="Calibri" w:hAnsi="Calibri" w:cs="Calibri"/>
        </w:rPr>
        <w:t>10.10</w:t>
      </w:r>
      <w:r>
        <w:rPr>
          <w:rFonts w:ascii="SimSun" w:eastAsia="SimSun" w:hAnsi="SimSun" w:cs="SimSun" w:hint="eastAsia"/>
        </w:rPr>
        <w:t>条规定提交，</w:t>
      </w:r>
      <w:r>
        <w:rPr>
          <w:rStyle w:val="ab"/>
          <w:rFonts w:ascii="SimSun" w:eastAsia="SimSun" w:hAnsi="SimSun" w:cs="SimSun" w:hint="eastAsia"/>
          <w:bCs/>
        </w:rPr>
        <w:t>否则将被拒收。</w:t>
      </w:r>
    </w:p>
    <w:p w:rsidR="00D87D24" w:rsidRDefault="004759CB">
      <w:pPr>
        <w:pStyle w:val="aa"/>
        <w:widowControl/>
        <w:spacing w:before="75" w:beforeAutospacing="0" w:after="75" w:afterAutospacing="0"/>
        <w:ind w:firstLine="480"/>
      </w:pPr>
      <w:r>
        <w:rPr>
          <w:rStyle w:val="ab"/>
          <w:rFonts w:ascii="SimSun" w:eastAsia="SimSun" w:hAnsi="SimSun" w:cs="SimSun" w:hint="eastAsia"/>
          <w:bCs/>
        </w:rPr>
        <w:t>※按照</w:t>
      </w:r>
      <w:r>
        <w:rPr>
          <w:rStyle w:val="ab"/>
          <w:rFonts w:ascii="SimSun" w:eastAsia="SimSun" w:hAnsi="SimSun" w:cs="SimSun" w:hint="eastAsia"/>
          <w:bCs/>
        </w:rPr>
        <w:t>上述规定提交的补充、修改内容作为投标文件组成部分。</w:t>
      </w:r>
    </w:p>
    <w:p w:rsidR="00D87D24" w:rsidRDefault="004759CB">
      <w:pPr>
        <w:pStyle w:val="aa"/>
        <w:widowControl/>
        <w:spacing w:before="75" w:beforeAutospacing="0" w:after="75" w:afterAutospacing="0"/>
      </w:pPr>
      <w:r>
        <w:rPr>
          <w:rFonts w:ascii="SimSun" w:eastAsia="SimSun" w:hAnsi="SimSun" w:cs="SimSun" w:hint="eastAsia"/>
        </w:rPr>
        <w:t>10.12</w:t>
      </w:r>
      <w:r>
        <w:rPr>
          <w:rFonts w:ascii="SimSun" w:eastAsia="SimSun" w:hAnsi="SimSun" w:cs="SimSun" w:hint="eastAsia"/>
        </w:rPr>
        <w:t>除招标文件另有规定外，有下列情形之一的，</w:t>
      </w:r>
      <w:r>
        <w:rPr>
          <w:rStyle w:val="ab"/>
          <w:rFonts w:ascii="SimSun" w:eastAsia="SimSun" w:hAnsi="SimSun" w:cs="SimSun" w:hint="eastAsia"/>
          <w:bCs/>
        </w:rPr>
        <w:t>投标无效</w:t>
      </w:r>
      <w:r>
        <w:rPr>
          <w:rFonts w:ascii="SimSun" w:eastAsia="SimSun" w:hAnsi="SimSun" w:cs="SimSun" w:hint="eastAsia"/>
        </w:rPr>
        <w:t>：</w:t>
      </w:r>
    </w:p>
    <w:p w:rsidR="00D87D24" w:rsidRDefault="004759CB">
      <w:pPr>
        <w:pStyle w:val="aa"/>
        <w:widowControl/>
        <w:spacing w:before="75" w:beforeAutospacing="0" w:after="75" w:afterAutospacing="0"/>
        <w:ind w:firstLine="480"/>
        <w:outlineLvl w:val="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）投标文件未按照招标文件要求签署、盖章；</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）不符合招标文件中规定的资格要求；</w:t>
      </w:r>
    </w:p>
    <w:p w:rsidR="00D87D24" w:rsidRDefault="004759CB">
      <w:pPr>
        <w:pStyle w:val="aa"/>
        <w:widowControl/>
        <w:spacing w:before="75" w:beforeAutospacing="0" w:after="75" w:afterAutospacing="0"/>
        <w:ind w:firstLine="480"/>
        <w:outlineLvl w:val="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）投标报价超过招标文件中规定的预算金额或最高限价；</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4</w:t>
      </w:r>
      <w:r>
        <w:rPr>
          <w:rFonts w:ascii="SimSun" w:eastAsia="SimSun" w:hAnsi="SimSun" w:cs="SimSun" w:hint="eastAsia"/>
        </w:rPr>
        <w:t>）投标文件含有采购人不能接受的附加条件；</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5</w:t>
      </w:r>
      <w:r>
        <w:rPr>
          <w:rFonts w:ascii="SimSun" w:eastAsia="SimSun" w:hAnsi="SimSun" w:cs="SimSun" w:hint="eastAsia"/>
        </w:rPr>
        <w:t>）有关法律、法规和规章及招标文件规定的其他无效情形。</w:t>
      </w:r>
    </w:p>
    <w:p w:rsidR="00D87D24" w:rsidRDefault="004759CB">
      <w:pPr>
        <w:pStyle w:val="aa"/>
        <w:widowControl/>
        <w:spacing w:before="75" w:beforeAutospacing="0" w:after="75" w:afterAutospacing="0"/>
      </w:pPr>
      <w:r>
        <w:rPr>
          <w:rFonts w:ascii="SimSun" w:eastAsia="SimSun" w:hAnsi="SimSun" w:cs="SimSun" w:hint="eastAsia"/>
        </w:rPr>
        <w:lastRenderedPageBreak/>
        <w:t> </w:t>
      </w:r>
    </w:p>
    <w:p w:rsidR="00D87D24" w:rsidRDefault="004759CB">
      <w:pPr>
        <w:pStyle w:val="aa"/>
        <w:widowControl/>
        <w:spacing w:before="75" w:beforeAutospacing="0" w:after="75" w:afterAutospacing="0"/>
        <w:jc w:val="center"/>
        <w:outlineLvl w:val="0"/>
      </w:pPr>
      <w:r>
        <w:rPr>
          <w:rStyle w:val="ab"/>
          <w:rFonts w:ascii="SimSun" w:eastAsia="SimSun" w:hAnsi="SimSun" w:cs="SimSun" w:hint="eastAsia"/>
          <w:bCs/>
        </w:rPr>
        <w:t>五、开标</w:t>
      </w:r>
    </w:p>
    <w:p w:rsidR="00D87D24" w:rsidRDefault="004759CB">
      <w:pPr>
        <w:pStyle w:val="aa"/>
        <w:widowControl/>
        <w:spacing w:before="75" w:beforeAutospacing="0" w:after="75" w:afterAutospacing="0"/>
      </w:pPr>
      <w:r>
        <w:rPr>
          <w:rFonts w:ascii="SimSun" w:eastAsia="SimSun" w:hAnsi="SimSun" w:cs="SimSun" w:hint="eastAsia"/>
        </w:rPr>
        <w:t>11</w:t>
      </w:r>
      <w:r>
        <w:rPr>
          <w:rFonts w:ascii="SimSun" w:eastAsia="SimSun" w:hAnsi="SimSun" w:cs="SimSun" w:hint="eastAsia"/>
        </w:rPr>
        <w:t>、开标</w:t>
      </w:r>
    </w:p>
    <w:p w:rsidR="00D87D24" w:rsidRDefault="004759CB">
      <w:pPr>
        <w:pStyle w:val="aa"/>
        <w:widowControl/>
        <w:spacing w:before="75" w:beforeAutospacing="0" w:after="75" w:afterAutospacing="0"/>
      </w:pPr>
      <w:r>
        <w:rPr>
          <w:rFonts w:ascii="SimSun" w:eastAsia="SimSun" w:hAnsi="SimSun" w:cs="SimSun" w:hint="eastAsia"/>
        </w:rPr>
        <w:t>11.1</w:t>
      </w:r>
      <w:r>
        <w:rPr>
          <w:rFonts w:ascii="SimSun" w:eastAsia="SimSun" w:hAnsi="SimSun" w:cs="SimSun" w:hint="eastAsia"/>
          <w:u w:val="single"/>
        </w:rPr>
        <w:t>福建省勤思项目管理有限公司</w:t>
      </w:r>
      <w:r>
        <w:rPr>
          <w:rFonts w:ascii="SimSun" w:eastAsia="SimSun" w:hAnsi="SimSun" w:cs="SimSun" w:hint="eastAsia"/>
        </w:rPr>
        <w:t>将在招标文件载明的开标时间及地点主持召开开标会，并邀请投标人参加。</w:t>
      </w:r>
    </w:p>
    <w:p w:rsidR="00D87D24" w:rsidRDefault="004759CB">
      <w:pPr>
        <w:pStyle w:val="aa"/>
        <w:widowControl/>
        <w:spacing w:before="75" w:beforeAutospacing="0" w:after="75" w:afterAutospacing="0"/>
      </w:pPr>
      <w:r>
        <w:rPr>
          <w:rFonts w:ascii="SimSun" w:eastAsia="SimSun" w:hAnsi="SimSun" w:cs="SimSun" w:hint="eastAsia"/>
        </w:rPr>
        <w:t>11.2</w:t>
      </w:r>
      <w:r>
        <w:rPr>
          <w:rFonts w:ascii="SimSun" w:eastAsia="SimSun" w:hAnsi="SimSun" w:cs="SimSun" w:hint="eastAsia"/>
        </w:rPr>
        <w:t>开标会的主持人、唱标人、记录人及其他工作人员（若有）均由</w:t>
      </w:r>
      <w:r>
        <w:rPr>
          <w:rFonts w:ascii="SimSun" w:eastAsia="SimSun" w:hAnsi="SimSun" w:cs="SimSun" w:hint="eastAsia"/>
          <w:u w:val="single"/>
        </w:rPr>
        <w:t>福建省勤思项目管理有限公司</w:t>
      </w:r>
      <w:r>
        <w:rPr>
          <w:rFonts w:ascii="SimSun" w:eastAsia="SimSun" w:hAnsi="SimSun" w:cs="SimSun" w:hint="eastAsia"/>
        </w:rPr>
        <w:t>派出，现场监督人员（若有）可由有关方面派出。</w:t>
      </w:r>
    </w:p>
    <w:p w:rsidR="00D87D24" w:rsidRDefault="004759CB">
      <w:pPr>
        <w:pStyle w:val="aa"/>
        <w:widowControl/>
        <w:spacing w:before="75" w:beforeAutospacing="0" w:after="75" w:afterAutospacing="0"/>
      </w:pPr>
      <w:r>
        <w:rPr>
          <w:rFonts w:ascii="SimSun" w:eastAsia="SimSun" w:hAnsi="SimSun" w:cs="SimSun" w:hint="eastAsia"/>
        </w:rPr>
        <w:t>11.3</w:t>
      </w:r>
      <w:r>
        <w:rPr>
          <w:rFonts w:ascii="SimSun" w:eastAsia="SimSun" w:hAnsi="SimSun" w:cs="SimSun" w:hint="eastAsia"/>
        </w:rPr>
        <w:t>参加现场开标会的投标人应签到。</w:t>
      </w:r>
    </w:p>
    <w:p w:rsidR="00D87D24" w:rsidRDefault="004759CB">
      <w:pPr>
        <w:pStyle w:val="aa"/>
        <w:widowControl/>
        <w:spacing w:before="75" w:beforeAutospacing="0" w:after="75" w:afterAutospacing="0"/>
      </w:pPr>
      <w:r>
        <w:rPr>
          <w:rFonts w:ascii="SimSun" w:eastAsia="SimSun" w:hAnsi="SimSun" w:cs="SimSun" w:hint="eastAsia"/>
        </w:rPr>
        <w:t>11.4</w:t>
      </w:r>
      <w:r>
        <w:rPr>
          <w:rFonts w:ascii="SimSun" w:eastAsia="SimSun" w:hAnsi="SimSun" w:cs="SimSun" w:hint="eastAsia"/>
        </w:rPr>
        <w:t>开标会应遵守下列规定：</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）首先由主持人宣布开标会须知，然后由投标人代表对投标文件的密封情况进行检查，经确认无误后，由工作人员对密封的投标文件当众拆封。</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）唱标时，唱标人将依次宣布“投标人名称”、“各投标人关于投标文件补充、修改或撤回的书面通知（若有）”、“各投标人的投标报价”和招标文件规定的需要宣布的其他内容（包括但不</w:t>
      </w:r>
      <w:r>
        <w:rPr>
          <w:rFonts w:ascii="SimSun" w:eastAsia="SimSun" w:hAnsi="SimSun" w:cs="SimSun" w:hint="eastAsia"/>
        </w:rPr>
        <w:t>限于：开标一览表中的内容、唱标人认为需要宣布的内容等）。</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）记录人对唱标人宣布的内容作开标记录。</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4</w:t>
      </w:r>
      <w:r>
        <w:rPr>
          <w:rFonts w:ascii="SimSun" w:eastAsia="SimSun" w:hAnsi="SimSun" w:cs="SimSun" w:hint="eastAsia"/>
        </w:rPr>
        <w:t>）唱标结束后，投标人代表应对开标记录进行签字确认。投标人代表的签字确认，视为投标人对开标过程和开标记录予以认可。投标人代表拒绝签字确认且无正当理由，亦视为投标人对开标过程和开标记录予以认可。</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5</w:t>
      </w:r>
      <w:r>
        <w:rPr>
          <w:rFonts w:ascii="SimSun" w:eastAsia="SimSun" w:hAnsi="SimSun" w:cs="SimSun" w:hint="eastAsia"/>
        </w:rPr>
        <w:t>）投标人代表对开标过程和开标记录有疑义，以及认为采购人（采购代理机构）相关工作人员有需要回避情形的，应当场提出询问或回避申请。否则，视为投标人对开标过程和开标记录予以认可。</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6</w:t>
      </w:r>
      <w:r>
        <w:rPr>
          <w:rFonts w:ascii="SimSun" w:eastAsia="SimSun" w:hAnsi="SimSun" w:cs="SimSun" w:hint="eastAsia"/>
        </w:rPr>
        <w:t>）若投标人未参加开标会（包括但不</w:t>
      </w:r>
      <w:r>
        <w:rPr>
          <w:rFonts w:ascii="SimSun" w:eastAsia="SimSun" w:hAnsi="SimSun" w:cs="SimSun" w:hint="eastAsia"/>
        </w:rPr>
        <w:t>限于投标人派出的人员不是投标人代表），视同其对开标过程和开标记录予以认可。</w:t>
      </w:r>
    </w:p>
    <w:p w:rsidR="00D87D24" w:rsidRDefault="004759CB">
      <w:pPr>
        <w:pStyle w:val="aa"/>
        <w:widowControl/>
        <w:spacing w:before="75" w:beforeAutospacing="0" w:after="75" w:afterAutospacing="0"/>
        <w:ind w:firstLine="480"/>
      </w:pPr>
      <w:r>
        <w:rPr>
          <w:rStyle w:val="ab"/>
          <w:rFonts w:ascii="SimSun" w:eastAsia="SimSun" w:hAnsi="SimSun" w:cs="SimSun" w:hint="eastAsia"/>
          <w:bCs/>
        </w:rPr>
        <w:t>※若出现本章第</w:t>
      </w:r>
      <w:r>
        <w:rPr>
          <w:rStyle w:val="ab"/>
          <w:rFonts w:ascii="Calibri" w:hAnsi="Calibri" w:cs="Calibri"/>
          <w:bCs/>
        </w:rPr>
        <w:t>11.4</w:t>
      </w:r>
      <w:r>
        <w:rPr>
          <w:rStyle w:val="ab"/>
          <w:rFonts w:ascii="SimSun" w:eastAsia="SimSun" w:hAnsi="SimSun" w:cs="SimSun" w:hint="eastAsia"/>
          <w:bCs/>
        </w:rPr>
        <w:t>条第（</w:t>
      </w:r>
      <w:r>
        <w:rPr>
          <w:rStyle w:val="ab"/>
          <w:rFonts w:ascii="Calibri" w:hAnsi="Calibri" w:cs="Calibri"/>
          <w:bCs/>
        </w:rPr>
        <w:t>4</w:t>
      </w:r>
      <w:r>
        <w:rPr>
          <w:rStyle w:val="ab"/>
          <w:rFonts w:ascii="SimSun" w:eastAsia="SimSun" w:hAnsi="SimSun" w:cs="SimSun" w:hint="eastAsia"/>
          <w:bCs/>
        </w:rPr>
        <w:t>）、（</w:t>
      </w:r>
      <w:r>
        <w:rPr>
          <w:rStyle w:val="ab"/>
          <w:rFonts w:ascii="Calibri" w:hAnsi="Calibri" w:cs="Calibri"/>
          <w:bCs/>
        </w:rPr>
        <w:t>5</w:t>
      </w:r>
      <w:r>
        <w:rPr>
          <w:rStyle w:val="ab"/>
          <w:rFonts w:ascii="SimSun" w:eastAsia="SimSun" w:hAnsi="SimSun" w:cs="SimSun" w:hint="eastAsia"/>
          <w:bCs/>
        </w:rPr>
        <w:t>）、（</w:t>
      </w:r>
      <w:r>
        <w:rPr>
          <w:rStyle w:val="ab"/>
          <w:rFonts w:ascii="Calibri" w:hAnsi="Calibri" w:cs="Calibri"/>
          <w:bCs/>
        </w:rPr>
        <w:t>6</w:t>
      </w:r>
      <w:r>
        <w:rPr>
          <w:rStyle w:val="ab"/>
          <w:rFonts w:ascii="SimSun" w:eastAsia="SimSun" w:hAnsi="SimSun" w:cs="SimSun" w:hint="eastAsia"/>
          <w:bCs/>
        </w:rPr>
        <w:t>）款规定情形之一</w:t>
      </w:r>
      <w:r>
        <w:rPr>
          <w:rFonts w:ascii="SimSun" w:eastAsia="SimSun" w:hAnsi="SimSun" w:cs="SimSun" w:hint="eastAsia"/>
        </w:rPr>
        <w:t>，</w:t>
      </w:r>
      <w:r>
        <w:rPr>
          <w:rStyle w:val="ab"/>
          <w:rFonts w:ascii="SimSun" w:eastAsia="SimSun" w:hAnsi="SimSun" w:cs="SimSun" w:hint="eastAsia"/>
          <w:bCs/>
        </w:rPr>
        <w:t>则投标人不得在开标会后就开标过程和开标记录涉及或可能涉及的有关事由（包括但不限于：“投标报价”、“投标文件的格式”、“投标文件的提交”、“投标文件的补充、修改或撤回”等）向</w:t>
      </w:r>
      <w:r>
        <w:rPr>
          <w:rFonts w:ascii="SimSun" w:eastAsia="SimSun" w:hAnsi="SimSun" w:cs="SimSun" w:hint="eastAsia"/>
          <w:u w:val="single"/>
        </w:rPr>
        <w:t>福建省勤思项目管理有限公司</w:t>
      </w:r>
      <w:r>
        <w:rPr>
          <w:rStyle w:val="ab"/>
          <w:rFonts w:ascii="SimSun" w:eastAsia="SimSun" w:hAnsi="SimSun" w:cs="SimSun" w:hint="eastAsia"/>
          <w:bCs/>
        </w:rPr>
        <w:t>提出任何疑义或要求（包括质疑）。</w:t>
      </w:r>
    </w:p>
    <w:p w:rsidR="00D87D24" w:rsidRDefault="004759CB">
      <w:pPr>
        <w:pStyle w:val="aa"/>
        <w:widowControl/>
        <w:spacing w:before="75" w:beforeAutospacing="0" w:after="75" w:afterAutospacing="0"/>
      </w:pPr>
      <w:r>
        <w:rPr>
          <w:rFonts w:ascii="SimSun" w:eastAsia="SimSun" w:hAnsi="SimSun" w:cs="SimSun" w:hint="eastAsia"/>
        </w:rPr>
        <w:t>11.5</w:t>
      </w:r>
      <w:r>
        <w:rPr>
          <w:rFonts w:ascii="SimSun" w:eastAsia="SimSun" w:hAnsi="SimSun" w:cs="SimSun" w:hint="eastAsia"/>
        </w:rPr>
        <w:t>投标截止时间后，参加投标的投标人不足三家的，不进行开标。同时，本次采购活动结束，</w:t>
      </w:r>
      <w:r>
        <w:rPr>
          <w:rFonts w:ascii="SimSun" w:eastAsia="SimSun" w:hAnsi="SimSun" w:cs="SimSun" w:hint="eastAsia"/>
          <w:u w:val="single"/>
        </w:rPr>
        <w:t>福建省勤思项目管理有限公司</w:t>
      </w:r>
      <w:r>
        <w:rPr>
          <w:rFonts w:ascii="SimSun" w:eastAsia="SimSun" w:hAnsi="SimSun" w:cs="SimSun" w:hint="eastAsia"/>
        </w:rPr>
        <w:t>将依法组织后续采购活动（包</w:t>
      </w:r>
      <w:r>
        <w:rPr>
          <w:rFonts w:ascii="SimSun" w:eastAsia="SimSun" w:hAnsi="SimSun" w:cs="SimSun" w:hint="eastAsia"/>
        </w:rPr>
        <w:t>括但不限于：重新招标、采用其他方式采购等）。</w:t>
      </w:r>
    </w:p>
    <w:p w:rsidR="00D87D24" w:rsidRDefault="004759CB">
      <w:pPr>
        <w:pStyle w:val="aa"/>
        <w:widowControl/>
        <w:spacing w:before="75" w:beforeAutospacing="0" w:after="240" w:afterAutospacing="0"/>
      </w:pPr>
      <w:r>
        <w:rPr>
          <w:rFonts w:ascii="SimSun" w:eastAsia="SimSun" w:hAnsi="SimSun" w:cs="SimSun" w:hint="eastAsia"/>
        </w:rPr>
        <w:t>11.6</w:t>
      </w:r>
      <w:r>
        <w:rPr>
          <w:rFonts w:ascii="SimSun" w:eastAsia="SimSun" w:hAnsi="SimSun" w:cs="SimSun" w:hint="eastAsia"/>
        </w:rPr>
        <w:t>投标截止时间后撤销投标的处理</w:t>
      </w:r>
      <w:r>
        <w:rPr>
          <w:rFonts w:ascii="SimSun" w:eastAsia="SimSun" w:hAnsi="SimSun" w:cs="SimSun" w:hint="eastAsia"/>
        </w:rPr>
        <w:br/>
        <w:t>  </w:t>
      </w:r>
      <w:r>
        <w:rPr>
          <w:rFonts w:ascii="SimSun" w:eastAsia="SimSun" w:hAnsi="SimSun" w:cs="SimSun" w:hint="eastAsia"/>
        </w:rPr>
        <w:t>投标截止时间后，投标人在投标有效期内撤销投标的，其撤销投标的行为无效。</w:t>
      </w:r>
      <w:r>
        <w:rPr>
          <w:rFonts w:ascii="SimSun" w:eastAsia="SimSun" w:hAnsi="SimSun" w:cs="SimSun" w:hint="eastAsia"/>
        </w:rPr>
        <w:t>    </w:t>
      </w:r>
      <w:r>
        <w:rPr>
          <w:rFonts w:ascii="SimSun" w:eastAsia="SimSun" w:hAnsi="SimSun" w:cs="SimSun" w:hint="eastAsia"/>
        </w:rPr>
        <w:br/>
      </w:r>
    </w:p>
    <w:p w:rsidR="00D87D24" w:rsidRDefault="004759CB">
      <w:pPr>
        <w:pStyle w:val="aa"/>
        <w:widowControl/>
        <w:spacing w:before="75" w:beforeAutospacing="0" w:after="75" w:afterAutospacing="0"/>
        <w:jc w:val="center"/>
        <w:outlineLvl w:val="0"/>
      </w:pPr>
      <w:r>
        <w:rPr>
          <w:rStyle w:val="ab"/>
          <w:rFonts w:ascii="SimSun" w:eastAsia="SimSun" w:hAnsi="SimSun" w:cs="SimSun" w:hint="eastAsia"/>
          <w:bCs/>
        </w:rPr>
        <w:t>六、中标与政府采购合同</w:t>
      </w:r>
    </w:p>
    <w:p w:rsidR="00D87D24" w:rsidRDefault="004759CB">
      <w:pPr>
        <w:pStyle w:val="aa"/>
        <w:widowControl/>
        <w:spacing w:before="75" w:beforeAutospacing="0" w:after="75" w:afterAutospacing="0"/>
      </w:pPr>
      <w:r>
        <w:rPr>
          <w:rFonts w:ascii="SimSun" w:eastAsia="SimSun" w:hAnsi="SimSun" w:cs="SimSun" w:hint="eastAsia"/>
        </w:rPr>
        <w:t>12</w:t>
      </w:r>
      <w:r>
        <w:rPr>
          <w:rFonts w:ascii="SimSun" w:eastAsia="SimSun" w:hAnsi="SimSun" w:cs="SimSun" w:hint="eastAsia"/>
        </w:rPr>
        <w:t>、中标</w:t>
      </w:r>
    </w:p>
    <w:p w:rsidR="00D87D24" w:rsidRDefault="004759CB">
      <w:pPr>
        <w:pStyle w:val="aa"/>
        <w:widowControl/>
        <w:spacing w:before="75" w:beforeAutospacing="0" w:after="75" w:afterAutospacing="0"/>
      </w:pPr>
      <w:r>
        <w:rPr>
          <w:rFonts w:ascii="SimSun" w:eastAsia="SimSun" w:hAnsi="SimSun" w:cs="SimSun" w:hint="eastAsia"/>
        </w:rPr>
        <w:t>12.1</w:t>
      </w:r>
      <w:r>
        <w:rPr>
          <w:rFonts w:ascii="SimSun" w:eastAsia="SimSun" w:hAnsi="SimSun" w:cs="SimSun" w:hint="eastAsia"/>
        </w:rPr>
        <w:t>本项目推荐的中标候选人家数：详见招标文件第二章。</w:t>
      </w:r>
    </w:p>
    <w:p w:rsidR="00D87D24" w:rsidRDefault="004759CB">
      <w:pPr>
        <w:pStyle w:val="aa"/>
        <w:widowControl/>
        <w:spacing w:before="75" w:beforeAutospacing="0" w:after="75" w:afterAutospacing="0"/>
      </w:pPr>
      <w:r>
        <w:rPr>
          <w:rFonts w:ascii="SimSun" w:eastAsia="SimSun" w:hAnsi="SimSun" w:cs="SimSun" w:hint="eastAsia"/>
        </w:rPr>
        <w:lastRenderedPageBreak/>
        <w:t>12.2</w:t>
      </w:r>
      <w:r>
        <w:rPr>
          <w:rFonts w:ascii="SimSun" w:eastAsia="SimSun" w:hAnsi="SimSun" w:cs="SimSun" w:hint="eastAsia"/>
        </w:rPr>
        <w:t>本项目中标人的确定：详见招标文件第二章。</w:t>
      </w:r>
    </w:p>
    <w:p w:rsidR="00D87D24" w:rsidRDefault="004759CB">
      <w:pPr>
        <w:pStyle w:val="aa"/>
        <w:widowControl/>
        <w:spacing w:before="75" w:beforeAutospacing="0" w:after="75" w:afterAutospacing="0"/>
      </w:pPr>
      <w:r>
        <w:rPr>
          <w:rFonts w:ascii="SimSun" w:eastAsia="SimSun" w:hAnsi="SimSun" w:cs="SimSun" w:hint="eastAsia"/>
        </w:rPr>
        <w:t>12.3</w:t>
      </w:r>
      <w:r>
        <w:rPr>
          <w:rFonts w:ascii="SimSun" w:eastAsia="SimSun" w:hAnsi="SimSun" w:cs="SimSun" w:hint="eastAsia"/>
        </w:rPr>
        <w:t>中标公告</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）中标人确定之日起</w:t>
      </w:r>
      <w:r>
        <w:rPr>
          <w:rFonts w:ascii="Calibri" w:hAnsi="Calibri" w:cs="Calibri"/>
        </w:rPr>
        <w:t>2</w:t>
      </w:r>
      <w:r>
        <w:rPr>
          <w:rFonts w:ascii="SimSun" w:eastAsia="SimSun" w:hAnsi="SimSun" w:cs="SimSun" w:hint="eastAsia"/>
        </w:rPr>
        <w:t>个工作日内，</w:t>
      </w:r>
      <w:r>
        <w:rPr>
          <w:rFonts w:ascii="SimSun" w:eastAsia="SimSun" w:hAnsi="SimSun" w:cs="SimSun" w:hint="eastAsia"/>
          <w:u w:val="single"/>
        </w:rPr>
        <w:t>福建省勤思项目管理有限公司</w:t>
      </w:r>
      <w:r>
        <w:rPr>
          <w:rFonts w:ascii="SimSun" w:eastAsia="SimSun" w:hAnsi="SimSun" w:cs="SimSun" w:hint="eastAsia"/>
        </w:rPr>
        <w:t>将在招标文件载明的指定媒体以中标公告的形式发布中标结果。</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）中标公告的公告期限为</w:t>
      </w:r>
      <w:r>
        <w:rPr>
          <w:rFonts w:ascii="Calibri" w:hAnsi="Calibri" w:cs="Calibri"/>
        </w:rPr>
        <w:t>1</w:t>
      </w:r>
      <w:r>
        <w:rPr>
          <w:rFonts w:ascii="SimSun" w:eastAsia="SimSun" w:hAnsi="SimSun" w:cs="SimSun" w:hint="eastAsia"/>
        </w:rPr>
        <w:t>个工作日。</w:t>
      </w:r>
    </w:p>
    <w:p w:rsidR="00D87D24" w:rsidRDefault="004759CB">
      <w:pPr>
        <w:pStyle w:val="aa"/>
        <w:widowControl/>
        <w:spacing w:before="75" w:beforeAutospacing="0" w:after="75" w:afterAutospacing="0"/>
      </w:pPr>
      <w:r>
        <w:rPr>
          <w:rFonts w:ascii="SimSun" w:eastAsia="SimSun" w:hAnsi="SimSun" w:cs="SimSun" w:hint="eastAsia"/>
        </w:rPr>
        <w:t>12.4</w:t>
      </w:r>
      <w:r>
        <w:rPr>
          <w:rFonts w:ascii="SimSun" w:eastAsia="SimSun" w:hAnsi="SimSun" w:cs="SimSun" w:hint="eastAsia"/>
        </w:rPr>
        <w:t>中标通知书</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）中标公告发布的同时，</w:t>
      </w:r>
      <w:r>
        <w:rPr>
          <w:rFonts w:ascii="SimSun" w:eastAsia="SimSun" w:hAnsi="SimSun" w:cs="SimSun" w:hint="eastAsia"/>
          <w:u w:val="single"/>
        </w:rPr>
        <w:t>福建省勤思项目管理有限公司</w:t>
      </w:r>
      <w:r>
        <w:rPr>
          <w:rFonts w:ascii="SimSun" w:eastAsia="SimSun" w:hAnsi="SimSun" w:cs="SimSun" w:hint="eastAsia"/>
        </w:rPr>
        <w:t>将向中标人发出中标通知书。</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）中标通知书发出后，采购人不得违法改变中标结果，中标人无正当理由不得放弃中标。</w:t>
      </w:r>
    </w:p>
    <w:p w:rsidR="00D87D24" w:rsidRDefault="004759CB">
      <w:pPr>
        <w:pStyle w:val="aa"/>
        <w:widowControl/>
        <w:spacing w:before="75" w:beforeAutospacing="0" w:after="75" w:afterAutospacing="0"/>
      </w:pPr>
      <w:r>
        <w:rPr>
          <w:rFonts w:ascii="SimSun" w:eastAsia="SimSun" w:hAnsi="SimSun" w:cs="SimSun" w:hint="eastAsia"/>
        </w:rPr>
        <w:t>13</w:t>
      </w:r>
      <w:r>
        <w:rPr>
          <w:rFonts w:ascii="SimSun" w:eastAsia="SimSun" w:hAnsi="SimSun" w:cs="SimSun" w:hint="eastAsia"/>
        </w:rPr>
        <w:t>、政府采购合同</w:t>
      </w:r>
    </w:p>
    <w:p w:rsidR="00D87D24" w:rsidRDefault="004759CB">
      <w:pPr>
        <w:pStyle w:val="aa"/>
        <w:widowControl/>
        <w:spacing w:before="75" w:beforeAutospacing="0" w:after="75" w:afterAutospacing="0"/>
      </w:pPr>
      <w:r>
        <w:rPr>
          <w:rFonts w:ascii="SimSun" w:eastAsia="SimSun" w:hAnsi="SimSun" w:cs="SimSun" w:hint="eastAsia"/>
        </w:rPr>
        <w:t>13.1</w:t>
      </w:r>
      <w:r>
        <w:rPr>
          <w:rFonts w:ascii="SimSun" w:eastAsia="SimSun" w:hAnsi="SimSun" w:cs="SimSun" w:hint="eastAsia"/>
        </w:rPr>
        <w:t>签订政府采购合同应遵守政府采购法及实施条例的规定，不得对招标文件确定的事项和中标人的投标文件作实质性修改。采购人不得向中标人提出任何不合理的要求作为政府采购合同的签订条件。</w:t>
      </w:r>
    </w:p>
    <w:p w:rsidR="00D87D24" w:rsidRDefault="004759CB">
      <w:pPr>
        <w:pStyle w:val="aa"/>
        <w:widowControl/>
        <w:spacing w:before="75" w:beforeAutospacing="0" w:after="75" w:afterAutospacing="0"/>
      </w:pPr>
      <w:r>
        <w:rPr>
          <w:rFonts w:ascii="SimSun" w:eastAsia="SimSun" w:hAnsi="SimSun" w:cs="SimSun" w:hint="eastAsia"/>
        </w:rPr>
        <w:t>13.2</w:t>
      </w:r>
      <w:r>
        <w:rPr>
          <w:rFonts w:ascii="SimSun" w:eastAsia="SimSun" w:hAnsi="SimSun" w:cs="SimSun" w:hint="eastAsia"/>
        </w:rPr>
        <w:t>签订时限：</w:t>
      </w:r>
      <w:r>
        <w:t>自中标通知书发出之日起</w:t>
      </w:r>
      <w:r>
        <w:t>30</w:t>
      </w:r>
      <w:r>
        <w:t>个日历日内。</w:t>
      </w:r>
      <w:r>
        <w:rPr>
          <w:rFonts w:ascii="SimSun" w:eastAsia="SimSun" w:hAnsi="SimSun" w:cs="SimSun" w:hint="eastAsia"/>
        </w:rPr>
        <w:t>。</w:t>
      </w:r>
    </w:p>
    <w:p w:rsidR="00D87D24" w:rsidRDefault="004759CB">
      <w:pPr>
        <w:pStyle w:val="aa"/>
        <w:widowControl/>
        <w:spacing w:before="75" w:beforeAutospacing="0" w:after="75" w:afterAutospacing="0"/>
      </w:pPr>
      <w:r>
        <w:rPr>
          <w:rFonts w:ascii="SimSun" w:eastAsia="SimSun" w:hAnsi="SimSun" w:cs="SimSun" w:hint="eastAsia"/>
        </w:rPr>
        <w:t>13.3</w:t>
      </w:r>
      <w:r>
        <w:rPr>
          <w:rFonts w:ascii="SimSun" w:eastAsia="SimSun" w:hAnsi="SimSun" w:cs="SimSun" w:hint="eastAsia"/>
        </w:rPr>
        <w:t>政府采购合同的履行、违约责任和解决争议的方法等适用民法典。</w:t>
      </w:r>
    </w:p>
    <w:p w:rsidR="00D87D24" w:rsidRDefault="004759CB">
      <w:pPr>
        <w:pStyle w:val="aa"/>
        <w:widowControl/>
        <w:spacing w:before="75" w:beforeAutospacing="0" w:after="75" w:afterAutospacing="0"/>
      </w:pPr>
      <w:r>
        <w:rPr>
          <w:rFonts w:ascii="SimSun" w:eastAsia="SimSun" w:hAnsi="SimSun" w:cs="SimSun" w:hint="eastAsia"/>
        </w:rPr>
        <w:t>13.4</w:t>
      </w:r>
      <w:r>
        <w:rPr>
          <w:rFonts w:ascii="SimSun" w:eastAsia="SimSun" w:hAnsi="SimSun" w:cs="SimSun" w:hint="eastAsia"/>
        </w:rPr>
        <w:t>采购人与中标人应根据政府采购合同的约定依法履行合同义务。</w:t>
      </w:r>
    </w:p>
    <w:p w:rsidR="00D87D24" w:rsidRDefault="004759CB">
      <w:pPr>
        <w:pStyle w:val="aa"/>
        <w:widowControl/>
        <w:spacing w:before="75" w:beforeAutospacing="0" w:after="75" w:afterAutospacing="0"/>
      </w:pPr>
      <w:r>
        <w:rPr>
          <w:rFonts w:ascii="SimSun" w:eastAsia="SimSun" w:hAnsi="SimSun" w:cs="SimSun" w:hint="eastAsia"/>
        </w:rPr>
        <w:t>13.5</w:t>
      </w:r>
      <w:r>
        <w:rPr>
          <w:rFonts w:ascii="SimSun" w:eastAsia="SimSun" w:hAnsi="SimSun" w:cs="SimSun" w:hint="eastAsia"/>
        </w:rPr>
        <w:t>政府采购合同履行过程中，采购人若需追加与合同标的相同的货物或服务，则追加采购金额不得超过原合同采购金额的</w:t>
      </w:r>
      <w:r>
        <w:rPr>
          <w:rFonts w:ascii="Calibri" w:hAnsi="Calibri" w:cs="Calibri"/>
        </w:rPr>
        <w:t>10%</w:t>
      </w:r>
      <w:r>
        <w:rPr>
          <w:rFonts w:ascii="SimSun" w:eastAsia="SimSun" w:hAnsi="SimSun" w:cs="SimSun" w:hint="eastAsia"/>
        </w:rPr>
        <w:t>。</w:t>
      </w:r>
    </w:p>
    <w:p w:rsidR="00D87D24" w:rsidRDefault="004759CB">
      <w:pPr>
        <w:pStyle w:val="aa"/>
        <w:widowControl/>
        <w:spacing w:before="75" w:beforeAutospacing="0" w:after="75" w:afterAutospacing="0"/>
      </w:pPr>
      <w:r>
        <w:rPr>
          <w:rFonts w:ascii="SimSun" w:eastAsia="SimSun" w:hAnsi="SimSun" w:cs="SimSun" w:hint="eastAsia"/>
        </w:rPr>
        <w:t>13.6</w:t>
      </w:r>
      <w:r>
        <w:rPr>
          <w:rFonts w:ascii="SimSun" w:eastAsia="SimSun" w:hAnsi="SimSun" w:cs="SimSun" w:hint="eastAsia"/>
        </w:rPr>
        <w:t>中标人在政府采购合同履行过程中应遵守有关法律、法规和规章的强制性规定（即使前述强制性规定有可能在招标文件中未予列明）。</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jc w:val="center"/>
        <w:outlineLvl w:val="0"/>
      </w:pPr>
      <w:r>
        <w:rPr>
          <w:rStyle w:val="ab"/>
          <w:rFonts w:ascii="SimSun" w:eastAsia="SimSun" w:hAnsi="SimSun" w:cs="SimSun" w:hint="eastAsia"/>
          <w:bCs/>
        </w:rPr>
        <w:t>七、询问、质疑与投诉</w:t>
      </w:r>
    </w:p>
    <w:p w:rsidR="00D87D24" w:rsidRDefault="004759CB">
      <w:pPr>
        <w:pStyle w:val="aa"/>
        <w:widowControl/>
        <w:spacing w:before="75" w:beforeAutospacing="0" w:after="75" w:afterAutospacing="0"/>
      </w:pPr>
      <w:r>
        <w:rPr>
          <w:rFonts w:ascii="SimSun" w:eastAsia="SimSun" w:hAnsi="SimSun" w:cs="SimSun" w:hint="eastAsia"/>
        </w:rPr>
        <w:t>14</w:t>
      </w:r>
      <w:r>
        <w:rPr>
          <w:rFonts w:ascii="SimSun" w:eastAsia="SimSun" w:hAnsi="SimSun" w:cs="SimSun" w:hint="eastAsia"/>
        </w:rPr>
        <w:t>、询问</w:t>
      </w:r>
    </w:p>
    <w:p w:rsidR="00D87D24" w:rsidRDefault="004759CB">
      <w:pPr>
        <w:pStyle w:val="aa"/>
        <w:widowControl/>
        <w:spacing w:before="75" w:beforeAutospacing="0" w:after="75" w:afterAutospacing="0"/>
      </w:pPr>
      <w:r>
        <w:rPr>
          <w:rFonts w:ascii="SimSun" w:eastAsia="SimSun" w:hAnsi="SimSun" w:cs="SimSun" w:hint="eastAsia"/>
        </w:rPr>
        <w:t>14.1</w:t>
      </w:r>
      <w:r>
        <w:rPr>
          <w:rFonts w:ascii="SimSun" w:eastAsia="SimSun" w:hAnsi="SimSun" w:cs="SimSun" w:hint="eastAsia"/>
        </w:rPr>
        <w:t>潜在投标人或投标人对本次采购活动的有关事项若有疑问，可向福建省勤思项目管理有限公司提出询问，福建省勤思项目管理有限公司将按照政府采购法及实施条例的有关</w:t>
      </w:r>
      <w:r>
        <w:rPr>
          <w:rFonts w:ascii="SimSun" w:eastAsia="SimSun" w:hAnsi="SimSun" w:cs="SimSun" w:hint="eastAsia"/>
        </w:rPr>
        <w:t>规定进行答复。</w:t>
      </w:r>
    </w:p>
    <w:p w:rsidR="00D87D24" w:rsidRDefault="004759CB">
      <w:pPr>
        <w:pStyle w:val="aa"/>
        <w:widowControl/>
        <w:spacing w:before="75" w:beforeAutospacing="0" w:after="75" w:afterAutospacing="0"/>
      </w:pPr>
      <w:r>
        <w:rPr>
          <w:rFonts w:ascii="SimSun" w:eastAsia="SimSun" w:hAnsi="SimSun" w:cs="SimSun" w:hint="eastAsia"/>
        </w:rPr>
        <w:t>15</w:t>
      </w:r>
      <w:r>
        <w:rPr>
          <w:rFonts w:ascii="SimSun" w:eastAsia="SimSun" w:hAnsi="SimSun" w:cs="SimSun" w:hint="eastAsia"/>
        </w:rPr>
        <w:t>、质疑</w:t>
      </w:r>
    </w:p>
    <w:p w:rsidR="00D87D24" w:rsidRDefault="004759CB">
      <w:pPr>
        <w:pStyle w:val="aa"/>
        <w:widowControl/>
        <w:spacing w:before="75" w:beforeAutospacing="0" w:after="75" w:afterAutospacing="0"/>
      </w:pPr>
      <w:r>
        <w:rPr>
          <w:rFonts w:ascii="SimSun" w:eastAsia="SimSun" w:hAnsi="SimSun" w:cs="SimSun" w:hint="eastAsia"/>
        </w:rPr>
        <w:t>15.1</w:t>
      </w:r>
      <w:r>
        <w:rPr>
          <w:rFonts w:ascii="SimSun" w:eastAsia="SimSun" w:hAnsi="SimSun" w:cs="SimSun" w:hint="eastAsia"/>
        </w:rPr>
        <w:t>针对同一采购程序环节的质疑应在政府采购法及实施条例的时限内一次性提出，对一个项目的不同采购包提出质疑的，应当将各采购包质疑事项集中在一份质疑函中提出，并同时符合下列条件：</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）对招标文件提出质疑的，质疑人应为潜在投标人，且两者的身份、名称等均应保持一致。对采购过程、结果提出质疑的，质疑人应为投标人，且两者的身份、名称等均应保持一致。</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）质疑人应按照招标文件第二章规定方式提交质疑函。</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）质疑函应包括下列主要内容：</w:t>
      </w:r>
    </w:p>
    <w:p w:rsidR="00D87D24" w:rsidRDefault="004759CB">
      <w:pPr>
        <w:pStyle w:val="aa"/>
        <w:widowControl/>
        <w:spacing w:before="75" w:beforeAutospacing="0" w:after="75" w:afterAutospacing="0"/>
        <w:ind w:firstLine="480"/>
      </w:pPr>
      <w:r>
        <w:rPr>
          <w:rFonts w:ascii="SimSun" w:eastAsia="SimSun" w:hAnsi="SimSun" w:cs="SimSun" w:hint="eastAsia"/>
        </w:rPr>
        <w:t>①质疑人的基本信息，至少包括：全称、地址、邮政编码</w:t>
      </w:r>
      <w:r>
        <w:rPr>
          <w:rFonts w:ascii="SimSun" w:eastAsia="SimSun" w:hAnsi="SimSun" w:cs="SimSun" w:hint="eastAsia"/>
        </w:rPr>
        <w:t>等；</w:t>
      </w:r>
    </w:p>
    <w:p w:rsidR="00D87D24" w:rsidRDefault="004759CB">
      <w:pPr>
        <w:pStyle w:val="aa"/>
        <w:widowControl/>
        <w:spacing w:before="75" w:beforeAutospacing="0" w:after="75" w:afterAutospacing="0"/>
        <w:ind w:firstLine="480"/>
      </w:pPr>
      <w:r>
        <w:rPr>
          <w:rFonts w:ascii="SimSun" w:eastAsia="SimSun" w:hAnsi="SimSun" w:cs="SimSun" w:hint="eastAsia"/>
        </w:rPr>
        <w:t>②所质疑项目的基本信息，至少包括：项目编号、项目名称等；</w:t>
      </w:r>
    </w:p>
    <w:p w:rsidR="00D87D24" w:rsidRDefault="004759CB">
      <w:pPr>
        <w:pStyle w:val="aa"/>
        <w:widowControl/>
        <w:spacing w:before="75" w:beforeAutospacing="0" w:after="75" w:afterAutospacing="0"/>
        <w:ind w:firstLine="480"/>
      </w:pPr>
      <w:r>
        <w:rPr>
          <w:rFonts w:ascii="SimSun" w:eastAsia="SimSun" w:hAnsi="SimSun" w:cs="SimSun" w:hint="eastAsia"/>
        </w:rPr>
        <w:lastRenderedPageBreak/>
        <w:t>③所质疑的具体事项（以下简称：“质疑事项”）；</w:t>
      </w:r>
    </w:p>
    <w:p w:rsidR="00D87D24" w:rsidRDefault="004759CB">
      <w:pPr>
        <w:pStyle w:val="aa"/>
        <w:widowControl/>
        <w:spacing w:before="75" w:beforeAutospacing="0" w:after="75" w:afterAutospacing="0"/>
        <w:ind w:firstLine="480"/>
      </w:pPr>
      <w:r>
        <w:rPr>
          <w:rFonts w:ascii="SimSun" w:eastAsia="SimSun" w:hAnsi="SimSun" w:cs="SimSun" w:hint="eastAsia"/>
        </w:rPr>
        <w:t>④针对质疑事项提出的明确请求，前述明确请求指质疑人提出质疑的目的以及希望福建省勤思项目管理有限公司对其质疑作出的处理结果，如：暂停招标投标活动、修改招标文件、停止或纠正违法违规行为、中标结果无效、废标、重新招标等；</w:t>
      </w:r>
    </w:p>
    <w:p w:rsidR="00D87D24" w:rsidRDefault="004759CB">
      <w:pPr>
        <w:pStyle w:val="aa"/>
        <w:widowControl/>
        <w:spacing w:before="75" w:beforeAutospacing="0" w:after="75" w:afterAutospacing="0"/>
        <w:ind w:firstLine="480"/>
      </w:pPr>
      <w:r>
        <w:rPr>
          <w:rFonts w:ascii="SimSun" w:eastAsia="SimSun" w:hAnsi="SimSun" w:cs="SimSun" w:hint="eastAsia"/>
        </w:rPr>
        <w:t>⑤针对质疑事项导致质疑人自身权益受到损害的必要证明材料，至少包括：</w:t>
      </w:r>
    </w:p>
    <w:p w:rsidR="00D87D24" w:rsidRDefault="004759CB">
      <w:pPr>
        <w:pStyle w:val="aa"/>
        <w:widowControl/>
        <w:spacing w:before="75" w:beforeAutospacing="0" w:after="75" w:afterAutospacing="0"/>
        <w:ind w:firstLine="480"/>
      </w:pPr>
      <w:r>
        <w:rPr>
          <w:rFonts w:ascii="SimSun" w:eastAsia="SimSun" w:hAnsi="SimSun" w:cs="SimSun" w:hint="eastAsia"/>
        </w:rPr>
        <w:t>a.</w:t>
      </w:r>
      <w:r>
        <w:rPr>
          <w:rFonts w:ascii="SimSun" w:eastAsia="SimSun" w:hAnsi="SimSun" w:cs="SimSun" w:hint="eastAsia"/>
        </w:rPr>
        <w:t>质疑人代表的身份证明材料：</w:t>
      </w:r>
    </w:p>
    <w:p w:rsidR="00D87D24" w:rsidRDefault="004759CB">
      <w:pPr>
        <w:pStyle w:val="aa"/>
        <w:widowControl/>
        <w:spacing w:before="75" w:beforeAutospacing="0" w:after="75" w:afterAutospacing="0"/>
        <w:ind w:firstLine="480"/>
      </w:pPr>
      <w:r>
        <w:rPr>
          <w:rFonts w:ascii="SimSun" w:eastAsia="SimSun" w:hAnsi="SimSun" w:cs="SimSun" w:hint="eastAsia"/>
        </w:rPr>
        <w:t>a1</w:t>
      </w:r>
      <w:r>
        <w:rPr>
          <w:rFonts w:ascii="SimSun" w:eastAsia="SimSun" w:hAnsi="SimSun" w:cs="SimSun" w:hint="eastAsia"/>
        </w:rPr>
        <w:t>质疑人为法人或其他组织的，提供统一社会信用代码营业执照等证明文件的副本复印件、单位负责人的身份证复印件；质疑人代表为委托代理人的，还应同时提供单位负责人授权书（应载明代理人的姓名或者名称、代理事项、具体权限、期限和相关事项，授权书应由单位负责人签字或盖章，并加盖投标人的单位公章）和委托代理人的身份证复印件。</w:t>
      </w:r>
    </w:p>
    <w:p w:rsidR="00D87D24" w:rsidRDefault="004759CB">
      <w:pPr>
        <w:pStyle w:val="aa"/>
        <w:widowControl/>
        <w:spacing w:before="75" w:beforeAutospacing="0" w:after="75" w:afterAutospacing="0"/>
        <w:ind w:firstLine="480"/>
      </w:pPr>
      <w:r>
        <w:rPr>
          <w:rFonts w:ascii="SimSun" w:eastAsia="SimSun" w:hAnsi="SimSun" w:cs="SimSun" w:hint="eastAsia"/>
        </w:rPr>
        <w:t>a2</w:t>
      </w:r>
      <w:r>
        <w:rPr>
          <w:rFonts w:ascii="SimSun" w:eastAsia="SimSun" w:hAnsi="SimSun" w:cs="SimSun" w:hint="eastAsia"/>
        </w:rPr>
        <w:t>若本项目接受自然人投标且质疑人为自然人的，提供本人的身份证复印件。</w:t>
      </w:r>
    </w:p>
    <w:p w:rsidR="00D87D24" w:rsidRDefault="004759CB">
      <w:pPr>
        <w:pStyle w:val="aa"/>
        <w:widowControl/>
        <w:spacing w:before="75" w:beforeAutospacing="0" w:after="75" w:afterAutospacing="0"/>
        <w:ind w:firstLine="480"/>
      </w:pPr>
      <w:r>
        <w:rPr>
          <w:rFonts w:ascii="SimSun" w:eastAsia="SimSun" w:hAnsi="SimSun" w:cs="SimSun" w:hint="eastAsia"/>
        </w:rPr>
        <w:t>b.</w:t>
      </w:r>
      <w:r>
        <w:rPr>
          <w:rFonts w:ascii="SimSun" w:eastAsia="SimSun" w:hAnsi="SimSun" w:cs="SimSun" w:hint="eastAsia"/>
        </w:rPr>
        <w:t>其他证明材料（即事实依据和必要的法律依据）包括但不限于下列材料：</w:t>
      </w:r>
    </w:p>
    <w:p w:rsidR="00D87D24" w:rsidRDefault="004759CB">
      <w:pPr>
        <w:pStyle w:val="aa"/>
        <w:widowControl/>
        <w:spacing w:before="75" w:beforeAutospacing="0" w:after="75" w:afterAutospacing="0"/>
        <w:ind w:firstLine="480"/>
      </w:pPr>
      <w:r>
        <w:rPr>
          <w:rFonts w:ascii="SimSun" w:eastAsia="SimSun" w:hAnsi="SimSun" w:cs="SimSun" w:hint="eastAsia"/>
        </w:rPr>
        <w:t>b1</w:t>
      </w:r>
      <w:r>
        <w:rPr>
          <w:rFonts w:ascii="SimSun" w:eastAsia="SimSun" w:hAnsi="SimSun" w:cs="SimSun" w:hint="eastAsia"/>
        </w:rPr>
        <w:t>所质疑的具体事项是与自已有利害关系的证明材料；</w:t>
      </w:r>
    </w:p>
    <w:p w:rsidR="00D87D24" w:rsidRDefault="004759CB">
      <w:pPr>
        <w:pStyle w:val="aa"/>
        <w:widowControl/>
        <w:spacing w:before="75" w:beforeAutospacing="0" w:after="75" w:afterAutospacing="0"/>
        <w:ind w:firstLine="480"/>
      </w:pPr>
      <w:r>
        <w:rPr>
          <w:rFonts w:ascii="SimSun" w:eastAsia="SimSun" w:hAnsi="SimSun" w:cs="SimSun" w:hint="eastAsia"/>
        </w:rPr>
        <w:t>b2</w:t>
      </w:r>
      <w:r>
        <w:rPr>
          <w:rFonts w:ascii="SimSun" w:eastAsia="SimSun" w:hAnsi="SimSun" w:cs="SimSun" w:hint="eastAsia"/>
        </w:rPr>
        <w:t>质疑函所述事实存在的证明材料，如：采购文件、采购过程或中标结果违法违规或不符合采购文件要求等证明材料；</w:t>
      </w:r>
    </w:p>
    <w:p w:rsidR="00D87D24" w:rsidRDefault="004759CB">
      <w:pPr>
        <w:pStyle w:val="aa"/>
        <w:widowControl/>
        <w:spacing w:before="75" w:beforeAutospacing="0" w:after="75" w:afterAutospacing="0"/>
        <w:ind w:firstLine="480"/>
      </w:pPr>
      <w:r>
        <w:rPr>
          <w:rFonts w:ascii="SimSun" w:eastAsia="SimSun" w:hAnsi="SimSun" w:cs="SimSun" w:hint="eastAsia"/>
        </w:rPr>
        <w:t>b3</w:t>
      </w:r>
      <w:r>
        <w:rPr>
          <w:rFonts w:ascii="SimSun" w:eastAsia="SimSun" w:hAnsi="SimSun" w:cs="SimSun" w:hint="eastAsia"/>
        </w:rPr>
        <w:t>依法应终止采购程序的证明材料；</w:t>
      </w:r>
    </w:p>
    <w:p w:rsidR="00D87D24" w:rsidRDefault="004759CB">
      <w:pPr>
        <w:pStyle w:val="aa"/>
        <w:widowControl/>
        <w:spacing w:before="75" w:beforeAutospacing="0" w:after="75" w:afterAutospacing="0"/>
        <w:ind w:firstLine="480"/>
      </w:pPr>
      <w:r>
        <w:rPr>
          <w:rFonts w:ascii="SimSun" w:eastAsia="SimSun" w:hAnsi="SimSun" w:cs="SimSun" w:hint="eastAsia"/>
        </w:rPr>
        <w:t>b4</w:t>
      </w:r>
      <w:r>
        <w:rPr>
          <w:rFonts w:ascii="SimSun" w:eastAsia="SimSun" w:hAnsi="SimSun" w:cs="SimSun" w:hint="eastAsia"/>
        </w:rPr>
        <w:t>应重新采购的证明材料；</w:t>
      </w:r>
    </w:p>
    <w:p w:rsidR="00D87D24" w:rsidRDefault="004759CB">
      <w:pPr>
        <w:pStyle w:val="aa"/>
        <w:widowControl/>
        <w:spacing w:before="75" w:beforeAutospacing="0" w:after="75" w:afterAutospacing="0"/>
        <w:ind w:firstLine="480"/>
      </w:pPr>
      <w:r>
        <w:rPr>
          <w:rFonts w:ascii="SimSun" w:eastAsia="SimSun" w:hAnsi="SimSun" w:cs="SimSun" w:hint="eastAsia"/>
        </w:rPr>
        <w:t>b5</w:t>
      </w:r>
      <w:r>
        <w:rPr>
          <w:rFonts w:ascii="SimSun" w:eastAsia="SimSun" w:hAnsi="SimSun" w:cs="SimSun" w:hint="eastAsia"/>
        </w:rPr>
        <w:t>采购文件、采购过程或中标、成交结果损害自已合法权益的证明材料等；</w:t>
      </w:r>
    </w:p>
    <w:p w:rsidR="00D87D24" w:rsidRDefault="004759CB">
      <w:pPr>
        <w:pStyle w:val="aa"/>
        <w:widowControl/>
        <w:spacing w:before="75" w:beforeAutospacing="0" w:after="75" w:afterAutospacing="0"/>
        <w:ind w:firstLine="480"/>
      </w:pPr>
      <w:r>
        <w:rPr>
          <w:rFonts w:ascii="SimSun" w:eastAsia="SimSun" w:hAnsi="SimSun" w:cs="SimSun" w:hint="eastAsia"/>
        </w:rPr>
        <w:t>b6</w:t>
      </w:r>
      <w:r>
        <w:rPr>
          <w:rFonts w:ascii="SimSun" w:eastAsia="SimSun" w:hAnsi="SimSun" w:cs="SimSun" w:hint="eastAsia"/>
        </w:rPr>
        <w:t>若质疑的具体事项按照有关法律、法规和规章规定处于保密阶段，则应提供信息或证明材料为合法或公开渠道获得的有效证据（若证据无法有效表明信息或证明材料为合法或公开渠道获得，则前述信息或证明材料</w:t>
      </w:r>
      <w:r>
        <w:rPr>
          <w:rStyle w:val="ab"/>
          <w:rFonts w:ascii="SimSun" w:eastAsia="SimSun" w:hAnsi="SimSun" w:cs="SimSun" w:hint="eastAsia"/>
          <w:bCs/>
        </w:rPr>
        <w:t>视为无效</w:t>
      </w:r>
      <w:r>
        <w:rPr>
          <w:rFonts w:ascii="SimSun" w:eastAsia="SimSun" w:hAnsi="SimSun" w:cs="SimSun" w:hint="eastAsia"/>
        </w:rPr>
        <w:t>）。</w:t>
      </w:r>
      <w:r>
        <w:rPr>
          <w:rFonts w:ascii="SimSun" w:eastAsia="SimSun" w:hAnsi="SimSun" w:cs="SimSun" w:hint="eastAsia"/>
        </w:rPr>
        <w:br/>
        <w:t>   </w:t>
      </w:r>
      <w:r>
        <w:rPr>
          <w:rFonts w:ascii="SimSun" w:eastAsia="SimSun" w:hAnsi="SimSun" w:cs="SimSun" w:hint="eastAsia"/>
        </w:rPr>
        <w:t>⑥质疑人代表及其联系方法的信息，至少包括：姓名、手机、电子信箱、</w:t>
      </w:r>
      <w:r>
        <w:rPr>
          <w:rFonts w:ascii="SimSun" w:eastAsia="SimSun" w:hAnsi="SimSun" w:cs="SimSun" w:hint="eastAsia"/>
        </w:rPr>
        <w:t>邮寄地址等。</w:t>
      </w:r>
      <w:r>
        <w:rPr>
          <w:rFonts w:ascii="SimSun" w:eastAsia="SimSun" w:hAnsi="SimSun" w:cs="SimSun" w:hint="eastAsia"/>
        </w:rPr>
        <w:br/>
        <w:t>   </w:t>
      </w:r>
      <w:r>
        <w:rPr>
          <w:rFonts w:ascii="SimSun" w:eastAsia="SimSun" w:hAnsi="SimSun" w:cs="SimSun" w:hint="eastAsia"/>
        </w:rPr>
        <w:t>⑦提出质疑的日期。</w:t>
      </w:r>
    </w:p>
    <w:p w:rsidR="00D87D24" w:rsidRDefault="004759CB">
      <w:pPr>
        <w:pStyle w:val="aa"/>
        <w:widowControl/>
        <w:spacing w:beforeAutospacing="0" w:after="150" w:afterAutospacing="0"/>
        <w:ind w:firstLine="480"/>
      </w:pPr>
      <w:r>
        <w:rPr>
          <w:rStyle w:val="ab"/>
          <w:rFonts w:ascii="SimSun" w:eastAsia="SimSun" w:hAnsi="SimSun" w:cs="SimSun" w:hint="eastAsia"/>
          <w:bCs/>
        </w:rPr>
        <w:t>※质疑人为法人或其他组织的，质疑函应由单位负责人或委托代理人签字或盖章，并加盖投标人的单位公章。质疑人为自然人的，质疑函应由本人签字。</w:t>
      </w:r>
    </w:p>
    <w:p w:rsidR="00D87D24" w:rsidRDefault="004759CB">
      <w:pPr>
        <w:pStyle w:val="aa"/>
        <w:widowControl/>
        <w:spacing w:before="75" w:beforeAutospacing="0" w:after="75" w:afterAutospacing="0"/>
      </w:pPr>
      <w:r>
        <w:rPr>
          <w:rFonts w:ascii="SimSun" w:eastAsia="SimSun" w:hAnsi="SimSun" w:cs="SimSun" w:hint="eastAsia"/>
        </w:rPr>
        <w:t>15.2</w:t>
      </w:r>
      <w:r>
        <w:rPr>
          <w:rFonts w:ascii="SimSun" w:eastAsia="SimSun" w:hAnsi="SimSun" w:cs="SimSun" w:hint="eastAsia"/>
        </w:rPr>
        <w:t>对不符合本章第</w:t>
      </w:r>
      <w:r>
        <w:rPr>
          <w:rFonts w:ascii="Calibri" w:hAnsi="Calibri" w:cs="Calibri"/>
        </w:rPr>
        <w:t>15.1</w:t>
      </w:r>
      <w:r>
        <w:rPr>
          <w:rFonts w:ascii="SimSun" w:eastAsia="SimSun" w:hAnsi="SimSun" w:cs="SimSun" w:hint="eastAsia"/>
        </w:rPr>
        <w:t>条规定的质疑，将按照下列规定进行处理：</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）不符合其中第（</w:t>
      </w:r>
      <w:r>
        <w:rPr>
          <w:rFonts w:ascii="Calibri" w:hAnsi="Calibri" w:cs="Calibri"/>
        </w:rPr>
        <w:t>1</w:t>
      </w:r>
      <w:r>
        <w:rPr>
          <w:rFonts w:ascii="SimSun" w:eastAsia="SimSun" w:hAnsi="SimSun" w:cs="SimSun" w:hint="eastAsia"/>
        </w:rPr>
        <w:t>）、（</w:t>
      </w:r>
      <w:r>
        <w:rPr>
          <w:rFonts w:ascii="Calibri" w:hAnsi="Calibri" w:cs="Calibri"/>
        </w:rPr>
        <w:t>2</w:t>
      </w:r>
      <w:r>
        <w:rPr>
          <w:rFonts w:ascii="SimSun" w:eastAsia="SimSun" w:hAnsi="SimSun" w:cs="SimSun" w:hint="eastAsia"/>
        </w:rPr>
        <w:t>）条规定的，书面告知质疑人不予受理及其理由。</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）不符合其中第（</w:t>
      </w:r>
      <w:r>
        <w:rPr>
          <w:rFonts w:ascii="Calibri" w:hAnsi="Calibri" w:cs="Calibri"/>
        </w:rPr>
        <w:t>3</w:t>
      </w:r>
      <w:r>
        <w:rPr>
          <w:rFonts w:ascii="SimSun" w:eastAsia="SimSun" w:hAnsi="SimSun" w:cs="SimSun" w:hint="eastAsia"/>
        </w:rPr>
        <w:t>）条规定的，书面告知质疑人修改、补充后在规定时限内重新提交质疑函。</w:t>
      </w:r>
    </w:p>
    <w:p w:rsidR="00D87D24" w:rsidRDefault="004759CB">
      <w:pPr>
        <w:pStyle w:val="aa"/>
        <w:widowControl/>
        <w:spacing w:before="75" w:beforeAutospacing="0" w:after="75" w:afterAutospacing="0"/>
      </w:pPr>
      <w:r>
        <w:rPr>
          <w:rFonts w:ascii="SimSun" w:eastAsia="SimSun" w:hAnsi="SimSun" w:cs="SimSun" w:hint="eastAsia"/>
        </w:rPr>
        <w:t>15.3</w:t>
      </w:r>
      <w:r>
        <w:rPr>
          <w:rFonts w:ascii="SimSun" w:eastAsia="SimSun" w:hAnsi="SimSun" w:cs="SimSun" w:hint="eastAsia"/>
        </w:rPr>
        <w:t>对符合本章第</w:t>
      </w:r>
      <w:r>
        <w:rPr>
          <w:rFonts w:ascii="Calibri" w:hAnsi="Calibri" w:cs="Calibri"/>
        </w:rPr>
        <w:t>15.1</w:t>
      </w:r>
      <w:r>
        <w:rPr>
          <w:rFonts w:ascii="SimSun" w:eastAsia="SimSun" w:hAnsi="SimSun" w:cs="SimSun" w:hint="eastAsia"/>
        </w:rPr>
        <w:t>条规定的质疑，将按照政府采购法及实施条例、政府采购质疑和投诉办法的有关规定进行答复。</w:t>
      </w:r>
    </w:p>
    <w:p w:rsidR="00D87D24" w:rsidRDefault="004759CB">
      <w:pPr>
        <w:pStyle w:val="aa"/>
        <w:widowControl/>
        <w:spacing w:before="75" w:beforeAutospacing="0" w:after="75" w:afterAutospacing="0"/>
      </w:pPr>
      <w:r>
        <w:rPr>
          <w:rFonts w:ascii="SimSun" w:eastAsia="SimSun" w:hAnsi="SimSun" w:cs="SimSun" w:hint="eastAsia"/>
        </w:rPr>
        <w:t>15.4</w:t>
      </w:r>
      <w:r>
        <w:rPr>
          <w:rFonts w:ascii="SimSun" w:eastAsia="SimSun" w:hAnsi="SimSun" w:cs="SimSun" w:hint="eastAsia"/>
        </w:rPr>
        <w:t>招标文件的质疑：详见招标文件第二章。</w:t>
      </w:r>
    </w:p>
    <w:p w:rsidR="00D87D24" w:rsidRDefault="004759CB">
      <w:pPr>
        <w:pStyle w:val="aa"/>
        <w:widowControl/>
        <w:spacing w:before="75" w:beforeAutospacing="0" w:after="75" w:afterAutospacing="0"/>
      </w:pPr>
      <w:r>
        <w:rPr>
          <w:rFonts w:ascii="SimSun" w:eastAsia="SimSun" w:hAnsi="SimSun" w:cs="SimSun" w:hint="eastAsia"/>
        </w:rPr>
        <w:t>16</w:t>
      </w:r>
      <w:r>
        <w:rPr>
          <w:rFonts w:ascii="SimSun" w:eastAsia="SimSun" w:hAnsi="SimSun" w:cs="SimSun" w:hint="eastAsia"/>
        </w:rPr>
        <w:t>、投诉</w:t>
      </w:r>
    </w:p>
    <w:p w:rsidR="00D87D24" w:rsidRDefault="004759CB">
      <w:pPr>
        <w:pStyle w:val="aa"/>
        <w:widowControl/>
        <w:spacing w:beforeAutospacing="0" w:after="150" w:afterAutospacing="0"/>
      </w:pPr>
      <w:r>
        <w:rPr>
          <w:rFonts w:ascii="SimSun" w:eastAsia="SimSun" w:hAnsi="SimSun" w:cs="SimSun" w:hint="eastAsia"/>
        </w:rPr>
        <w:lastRenderedPageBreak/>
        <w:t>16.1</w:t>
      </w:r>
      <w:r>
        <w:rPr>
          <w:rFonts w:ascii="SimSun" w:eastAsia="SimSun" w:hAnsi="SimSun" w:cs="SimSun" w:hint="eastAsia"/>
        </w:rPr>
        <w:t>若对质疑答复不满意或质疑答复未在答复期限内作出，质疑人可在答复期限届满之日起</w:t>
      </w:r>
      <w:r>
        <w:rPr>
          <w:rFonts w:ascii="Calibri" w:eastAsia="SimSun" w:hAnsi="Calibri" w:cs="Calibri"/>
        </w:rPr>
        <w:t>15</w:t>
      </w:r>
      <w:r>
        <w:rPr>
          <w:rFonts w:ascii="SimSun" w:eastAsia="SimSun" w:hAnsi="SimSun" w:cs="SimSun" w:hint="eastAsia"/>
        </w:rPr>
        <w:t>个工作日内按照政府采购质疑和投诉办法的有关规定向招标文件第二章载明的本项目监督管理部门提起投诉。</w:t>
      </w:r>
    </w:p>
    <w:p w:rsidR="00D87D24" w:rsidRDefault="004759CB">
      <w:pPr>
        <w:pStyle w:val="aa"/>
        <w:widowControl/>
        <w:spacing w:before="75" w:beforeAutospacing="0" w:after="75" w:afterAutospacing="0"/>
      </w:pPr>
      <w:r>
        <w:rPr>
          <w:rFonts w:ascii="SimSun" w:eastAsia="SimSun" w:hAnsi="SimSun" w:cs="SimSun" w:hint="eastAsia"/>
        </w:rPr>
        <w:t>16.2</w:t>
      </w:r>
      <w:r>
        <w:rPr>
          <w:rFonts w:ascii="SimSun" w:eastAsia="SimSun" w:hAnsi="SimSun" w:cs="SimSun" w:hint="eastAsia"/>
        </w:rPr>
        <w:t>投诉应有明确的请求和必要的证明材料，投诉的事项不得超出已质疑事项的范围。</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jc w:val="center"/>
        <w:outlineLvl w:val="0"/>
      </w:pPr>
      <w:r>
        <w:rPr>
          <w:rStyle w:val="ab"/>
          <w:rFonts w:ascii="SimSun" w:eastAsia="SimSun" w:hAnsi="SimSun" w:cs="SimSun" w:hint="eastAsia"/>
          <w:bCs/>
        </w:rPr>
        <w:t>八、政府采购政策</w:t>
      </w:r>
    </w:p>
    <w:p w:rsidR="00D87D24" w:rsidRDefault="004759CB">
      <w:pPr>
        <w:pStyle w:val="aa"/>
        <w:widowControl/>
        <w:spacing w:before="75" w:beforeAutospacing="0" w:after="75" w:afterAutospacing="0"/>
      </w:pPr>
      <w:r>
        <w:rPr>
          <w:rFonts w:ascii="SimSun" w:eastAsia="SimSun" w:hAnsi="SimSun" w:cs="SimSun" w:hint="eastAsia"/>
        </w:rPr>
        <w:t>17</w:t>
      </w:r>
      <w:r>
        <w:rPr>
          <w:rFonts w:ascii="SimSun" w:eastAsia="SimSun" w:hAnsi="SimSun" w:cs="SimSun" w:hint="eastAsia"/>
        </w:rPr>
        <w:t>、政府采购政策由财政部根据国家的经济和社会发展政策并会同国家有关部委制定，包括但不限于下列具体政策要求：</w:t>
      </w:r>
    </w:p>
    <w:p w:rsidR="00D87D24" w:rsidRDefault="004759CB">
      <w:pPr>
        <w:pStyle w:val="aa"/>
        <w:widowControl/>
        <w:spacing w:before="75" w:beforeAutospacing="0" w:after="75" w:afterAutospacing="0"/>
      </w:pPr>
      <w:r>
        <w:rPr>
          <w:rFonts w:ascii="SimSun" w:eastAsia="SimSun" w:hAnsi="SimSun" w:cs="SimSun" w:hint="eastAsia"/>
        </w:rPr>
        <w:t>17.1</w:t>
      </w:r>
      <w:r>
        <w:rPr>
          <w:rFonts w:ascii="SimSun" w:eastAsia="SimSun" w:hAnsi="SimSun" w:cs="SimSun" w:hint="eastAsia"/>
        </w:rPr>
        <w:t>进口产品指通过中国海关报关验放进入中国境内且产自关境外的产品，其中：</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我国现行关境指适用海关法的中华人民共和国行政管辖区域，不包括香港、澳门和台湾金马等单独关境地区；保税区、出口加工区、保税港区、珠澳跨境工业区珠海园区、中哈霍尔果斯国际边境合作中心中方配套区、综合保税区等区域，为海关特殊监管区域，仍属于中华人民共和国关境内区域，由海关按照海关法实施监管。</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）凡在海关特殊监管区域内企</w:t>
      </w:r>
      <w:r>
        <w:rPr>
          <w:rFonts w:ascii="SimSun" w:eastAsia="SimSun" w:hAnsi="SimSun" w:cs="SimSun" w:hint="eastAsia"/>
        </w:rPr>
        <w:t>业生产或加工（包括从境外进口料件）销往境内其他地区的产品，不作为政府采购项下进口产品。</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）对从境外进入海关特殊监管区域，再经办理报关手续后从海关特殊监管区进入境内其他地区的产品，认定为进口产品。</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4</w:t>
      </w:r>
      <w:r>
        <w:rPr>
          <w:rFonts w:ascii="SimSun" w:eastAsia="SimSun" w:hAnsi="SimSun" w:cs="SimSun" w:hint="eastAsia"/>
        </w:rPr>
        <w:t>）招标文件列明不允许或未列明允许进口产品参加投标的，均视为拒绝进口产品参加投标。</w:t>
      </w:r>
    </w:p>
    <w:p w:rsidR="00D87D24" w:rsidRDefault="004759CB">
      <w:pPr>
        <w:pStyle w:val="aa"/>
        <w:widowControl/>
        <w:spacing w:before="75" w:beforeAutospacing="0" w:after="75" w:afterAutospacing="0"/>
      </w:pPr>
      <w:r>
        <w:rPr>
          <w:rFonts w:ascii="SimSun" w:eastAsia="SimSun" w:hAnsi="SimSun" w:cs="SimSun" w:hint="eastAsia"/>
        </w:rPr>
        <w:t>17.2</w:t>
      </w:r>
      <w:r>
        <w:rPr>
          <w:rFonts w:ascii="SimSun" w:eastAsia="SimSun" w:hAnsi="SimSun" w:cs="SimSun" w:hint="eastAsia"/>
        </w:rPr>
        <w:t>政府采购节能产品、环境标志产品实施品目清单管理。财政部、发展改革委、生态环境部等部门根据产品节能环保性能、技术水平和市场成熟程度等因素，确定实施政府优先采购和强制采购的产品类别及所依据的相关标准规范，以品目清单的形式发</w:t>
      </w:r>
      <w:r>
        <w:rPr>
          <w:rFonts w:ascii="SimSun" w:eastAsia="SimSun" w:hAnsi="SimSun" w:cs="SimSun" w:hint="eastAsia"/>
        </w:rPr>
        <w:t>布并适时调整。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rsidR="00D87D24" w:rsidRDefault="004759CB">
      <w:pPr>
        <w:pStyle w:val="aa"/>
        <w:widowControl/>
        <w:spacing w:before="75" w:beforeAutospacing="0" w:after="75" w:afterAutospacing="0"/>
      </w:pPr>
      <w:r>
        <w:rPr>
          <w:rFonts w:ascii="SimSun" w:eastAsia="SimSun" w:hAnsi="SimSun" w:cs="SimSun" w:hint="eastAsia"/>
        </w:rPr>
        <w:t>17.3</w:t>
      </w:r>
      <w:r>
        <w:rPr>
          <w:rFonts w:ascii="SimSun" w:eastAsia="SimSun" w:hAnsi="SimSun" w:cs="SimSun" w:hint="eastAsia"/>
        </w:rPr>
        <w:t>列入国家质检总局、国家认监委《第一批信息安全产品强制性认证目录》（以下简称“信息安全产品目录”）内的信息安全产品，应获得强制性产品认证证书（即中国信息安全认证中心颁发的《中国国家信息安全产品认证证书》）和加施中国强制性认证标志。未列入信息安全产品</w:t>
      </w:r>
      <w:r>
        <w:rPr>
          <w:rFonts w:ascii="SimSun" w:eastAsia="SimSun" w:hAnsi="SimSun" w:cs="SimSun" w:hint="eastAsia"/>
        </w:rPr>
        <w:t>目录的产品，不属于政府强制采购的信息安全产品范围。</w:t>
      </w:r>
    </w:p>
    <w:p w:rsidR="00D87D24" w:rsidRDefault="004759CB">
      <w:pPr>
        <w:pStyle w:val="aa"/>
        <w:widowControl/>
        <w:spacing w:before="75" w:beforeAutospacing="0" w:after="75" w:afterAutospacing="0"/>
      </w:pPr>
      <w:r>
        <w:rPr>
          <w:rFonts w:ascii="SimSun" w:eastAsia="SimSun" w:hAnsi="SimSun" w:cs="SimSun" w:hint="eastAsia"/>
        </w:rPr>
        <w:t>17.4</w:t>
      </w:r>
      <w:r>
        <w:rPr>
          <w:rFonts w:ascii="SimSun" w:eastAsia="SimSun" w:hAnsi="SimSun" w:cs="SimSun" w:hint="eastAsia"/>
        </w:rPr>
        <w:t>符合财政部、工信部文件（财库〔</w:t>
      </w:r>
      <w:r>
        <w:rPr>
          <w:rFonts w:ascii="SimSun" w:eastAsia="SimSun" w:hAnsi="SimSun" w:cs="SimSun" w:hint="eastAsia"/>
        </w:rPr>
        <w:t>2020</w:t>
      </w:r>
      <w:r>
        <w:rPr>
          <w:rFonts w:ascii="SimSun" w:eastAsia="SimSun" w:hAnsi="SimSun" w:cs="SimSun" w:hint="eastAsia"/>
        </w:rPr>
        <w:t>〕</w:t>
      </w:r>
      <w:r>
        <w:rPr>
          <w:rFonts w:ascii="SimSun" w:eastAsia="SimSun" w:hAnsi="SimSun" w:cs="SimSun" w:hint="eastAsia"/>
        </w:rPr>
        <w:t>46</w:t>
      </w:r>
      <w:r>
        <w:rPr>
          <w:rFonts w:ascii="SimSun" w:eastAsia="SimSun" w:hAnsi="SimSun" w:cs="SimSun" w:hint="eastAsia"/>
        </w:rPr>
        <w:t>号）规定的小型、微型企业可享受扶持政策（如：预留采购份额、价格评审优惠、优先采购）。符合财政部、司法部文件（财库</w:t>
      </w:r>
      <w:r>
        <w:rPr>
          <w:rFonts w:ascii="SimSun" w:eastAsia="SimSun" w:hAnsi="SimSun" w:cs="SimSun" w:hint="eastAsia"/>
        </w:rPr>
        <w:t>[2014]68</w:t>
      </w:r>
      <w:r>
        <w:rPr>
          <w:rFonts w:ascii="SimSun" w:eastAsia="SimSun" w:hAnsi="SimSun" w:cs="SimSun" w:hint="eastAsia"/>
        </w:rPr>
        <w:t>号）规定的监狱企业（以下简称：“监狱企业”）亦可享受前述扶持政策。符合财政部、民政部、中国残联文件（财库</w:t>
      </w:r>
      <w:r>
        <w:rPr>
          <w:rFonts w:ascii="SimSun" w:eastAsia="SimSun" w:hAnsi="SimSun" w:cs="SimSun" w:hint="eastAsia"/>
        </w:rPr>
        <w:t>[2017]141</w:t>
      </w:r>
      <w:r>
        <w:rPr>
          <w:rFonts w:ascii="SimSun" w:eastAsia="SimSun" w:hAnsi="SimSun" w:cs="SimSun" w:hint="eastAsia"/>
        </w:rPr>
        <w:t>号）规定的残疾人福利性单位（以下简称：</w:t>
      </w:r>
      <w:r>
        <w:rPr>
          <w:rStyle w:val="ab"/>
          <w:rFonts w:ascii="SimSun" w:eastAsia="SimSun" w:hAnsi="SimSun" w:cs="SimSun" w:hint="eastAsia"/>
          <w:bCs/>
        </w:rPr>
        <w:t>“残疾人福利性单位”</w:t>
      </w:r>
      <w:r>
        <w:rPr>
          <w:rFonts w:ascii="SimSun" w:eastAsia="SimSun" w:hAnsi="SimSun" w:cs="SimSun" w:hint="eastAsia"/>
        </w:rPr>
        <w:t>）亦可享受前述扶持政策。其中：</w:t>
      </w:r>
    </w:p>
    <w:p w:rsidR="00D87D24" w:rsidRDefault="004759CB">
      <w:pPr>
        <w:pStyle w:val="aa"/>
        <w:widowControl/>
        <w:spacing w:before="75" w:beforeAutospacing="0" w:after="75" w:afterAutospacing="0"/>
        <w:ind w:firstLine="24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）中小企业指符合下列条件的中型、小型、微型企业：</w:t>
      </w:r>
    </w:p>
    <w:p w:rsidR="00D87D24" w:rsidRDefault="004759CB">
      <w:pPr>
        <w:pStyle w:val="aa"/>
        <w:widowControl/>
        <w:spacing w:before="75" w:beforeAutospacing="0" w:after="75" w:afterAutospacing="0"/>
        <w:ind w:firstLine="480"/>
      </w:pPr>
      <w:r>
        <w:rPr>
          <w:rFonts w:ascii="SimSun" w:eastAsia="SimSun" w:hAnsi="SimSun" w:cs="SimSun" w:hint="eastAsia"/>
        </w:rPr>
        <w:lastRenderedPageBreak/>
        <w:t>①符合《工业和</w:t>
      </w:r>
      <w:r>
        <w:rPr>
          <w:rFonts w:ascii="SimSun" w:eastAsia="SimSun" w:hAnsi="SimSun" w:cs="SimSun" w:hint="eastAsia"/>
        </w:rPr>
        <w:t>信息化部、国家统计局、国家发展和改革委员会、财政部关于印发中小企业划型标准规定的通知》（工信部联企业</w:t>
      </w:r>
      <w:r>
        <w:rPr>
          <w:rFonts w:ascii="Calibri" w:hAnsi="Calibri" w:cs="Calibri"/>
        </w:rPr>
        <w:t>[2011]300</w:t>
      </w:r>
      <w:r>
        <w:rPr>
          <w:rFonts w:ascii="SimSun" w:eastAsia="SimSun" w:hAnsi="SimSun" w:cs="SimSun" w:hint="eastAsia"/>
        </w:rPr>
        <w:t>号）规定的划分标准，但与大企业的负责人为同一人，或者与大企业存在直接控股、管理关系的除外；；</w:t>
      </w:r>
    </w:p>
    <w:p w:rsidR="00D87D24" w:rsidRDefault="004759CB">
      <w:pPr>
        <w:pStyle w:val="aa"/>
        <w:widowControl/>
        <w:spacing w:before="75" w:beforeAutospacing="0" w:after="75" w:afterAutospacing="0"/>
        <w:ind w:firstLine="480"/>
      </w:pPr>
      <w:r>
        <w:rPr>
          <w:rFonts w:ascii="SimSun" w:eastAsia="SimSun" w:hAnsi="SimSun" w:cs="SimSun" w:hint="eastAsia"/>
        </w:rPr>
        <w:t>②符合中小企业划分标准的个体工商户，在政府采购活动中视同中小企业。</w:t>
      </w:r>
    </w:p>
    <w:p w:rsidR="00D87D24" w:rsidRDefault="004759CB">
      <w:pPr>
        <w:pStyle w:val="aa"/>
        <w:widowControl/>
        <w:spacing w:before="75" w:beforeAutospacing="0" w:after="75" w:afterAutospacing="0"/>
        <w:ind w:firstLine="24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）在政府采购活动中，供应商提供的货物、工程或者服务符合下列情形的，享受本办法规定的中小企业扶持政策：</w:t>
      </w:r>
    </w:p>
    <w:p w:rsidR="00D87D24" w:rsidRDefault="004759CB">
      <w:pPr>
        <w:pStyle w:val="aa"/>
        <w:widowControl/>
        <w:spacing w:before="75" w:beforeAutospacing="0" w:after="75" w:afterAutospacing="0"/>
        <w:ind w:firstLine="480"/>
      </w:pPr>
      <w:r>
        <w:rPr>
          <w:rFonts w:ascii="SimSun" w:eastAsia="SimSun" w:hAnsi="SimSun" w:cs="SimSun" w:hint="eastAsia"/>
        </w:rPr>
        <w:t>①在货物采购项目中，货物由中小企业制造，即货物由中小企业生产且使用该中小企业商号或者注册商标；</w:t>
      </w:r>
    </w:p>
    <w:p w:rsidR="00D87D24" w:rsidRDefault="004759CB">
      <w:pPr>
        <w:pStyle w:val="aa"/>
        <w:widowControl/>
        <w:spacing w:before="75" w:beforeAutospacing="0" w:after="75" w:afterAutospacing="0"/>
        <w:ind w:firstLine="480"/>
      </w:pPr>
      <w:r>
        <w:rPr>
          <w:rFonts w:ascii="SimSun" w:eastAsia="SimSun" w:hAnsi="SimSun" w:cs="SimSun" w:hint="eastAsia"/>
        </w:rPr>
        <w:t>②在工程采购项目中，工程由中小</w:t>
      </w:r>
      <w:r>
        <w:rPr>
          <w:rFonts w:ascii="SimSun" w:eastAsia="SimSun" w:hAnsi="SimSun" w:cs="SimSun" w:hint="eastAsia"/>
        </w:rPr>
        <w:t>企业承建，即工程施工单位为中小企业；</w:t>
      </w:r>
    </w:p>
    <w:p w:rsidR="00D87D24" w:rsidRDefault="004759CB">
      <w:pPr>
        <w:pStyle w:val="aa"/>
        <w:widowControl/>
        <w:spacing w:before="75" w:beforeAutospacing="0" w:after="75" w:afterAutospacing="0"/>
        <w:ind w:firstLine="480"/>
      </w:pPr>
      <w:r>
        <w:rPr>
          <w:rFonts w:ascii="SimSun" w:eastAsia="SimSun" w:hAnsi="SimSun" w:cs="SimSun" w:hint="eastAsia"/>
        </w:rPr>
        <w:t>③在服务采购项目中，服务由中小企业承接，即提供服务的人员为中小企业依照《中华人民共和国劳动合同法》</w:t>
      </w:r>
      <w:r>
        <w:rPr>
          <w:rFonts w:ascii="SimSun" w:eastAsia="SimSun" w:hAnsi="SimSun" w:cs="SimSun" w:hint="eastAsia"/>
        </w:rPr>
        <w:t> </w:t>
      </w:r>
      <w:r>
        <w:rPr>
          <w:rFonts w:ascii="SimSun" w:eastAsia="SimSun" w:hAnsi="SimSun" w:cs="SimSun" w:hint="eastAsia"/>
        </w:rPr>
        <w:t>订立劳动合同的从业人员。</w:t>
      </w:r>
    </w:p>
    <w:p w:rsidR="00D87D24" w:rsidRDefault="004759CB">
      <w:pPr>
        <w:pStyle w:val="aa"/>
        <w:widowControl/>
        <w:spacing w:before="75" w:beforeAutospacing="0" w:after="75" w:afterAutospacing="0"/>
        <w:ind w:firstLine="480"/>
      </w:pPr>
      <w:r>
        <w:rPr>
          <w:rFonts w:ascii="SimSun" w:eastAsia="SimSun" w:hAnsi="SimSun" w:cs="SimSun" w:hint="eastAsia"/>
        </w:rPr>
        <w:t>在货物采购项目中，供应商提供的货物既有中小企业制造货物，也有大型企业制造货物的，不享受本办法规定的中小企业扶持政策。</w:t>
      </w:r>
    </w:p>
    <w:p w:rsidR="00D87D24" w:rsidRDefault="004759CB">
      <w:pPr>
        <w:pStyle w:val="aa"/>
        <w:widowControl/>
        <w:spacing w:before="75" w:beforeAutospacing="0" w:after="75" w:afterAutospacing="0"/>
        <w:ind w:firstLine="480"/>
      </w:pPr>
      <w:r>
        <w:rPr>
          <w:rFonts w:ascii="SimSun" w:eastAsia="SimSun" w:hAnsi="SimSun" w:cs="SimSun" w:hint="eastAsia"/>
        </w:rPr>
        <w:t>以联合体形式参加政府采购活动，联合体各方均为中小企业的，联合体视同中小企业。其中，联合体各方均为小微企业的，联合体视同小微企业。</w:t>
      </w:r>
    </w:p>
    <w:p w:rsidR="00D87D24" w:rsidRDefault="004759CB">
      <w:pPr>
        <w:pStyle w:val="aa"/>
        <w:widowControl/>
        <w:spacing w:before="75" w:beforeAutospacing="0" w:after="75" w:afterAutospacing="0"/>
        <w:ind w:firstLine="24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）监狱企业指由司法部认定的为罪犯、戒毒人员提供生产项目和劳动对象，且全部产权属于司法部监狱管理局</w:t>
      </w:r>
      <w:r>
        <w:rPr>
          <w:rFonts w:ascii="SimSun" w:eastAsia="SimSun" w:hAnsi="SimSun" w:cs="SimSun" w:hint="eastAsia"/>
        </w:rPr>
        <w:t>、戒毒管理局、直属煤矿管理局，各省、自治区、直辖市监狱管理局、戒毒管理局，各地（设区的市）监狱、强制隔离戒毒所、戒毒康复所，以及新疆生产建设兵团监狱管理局、戒毒管理局的企业，其中：</w:t>
      </w:r>
    </w:p>
    <w:p w:rsidR="00D87D24" w:rsidRDefault="004759CB">
      <w:pPr>
        <w:pStyle w:val="aa"/>
        <w:widowControl/>
        <w:spacing w:before="75" w:beforeAutospacing="0" w:after="75" w:afterAutospacing="0"/>
        <w:ind w:firstLine="480"/>
      </w:pPr>
      <w:r>
        <w:rPr>
          <w:rFonts w:ascii="SimSun" w:eastAsia="SimSun" w:hAnsi="SimSun" w:cs="SimSun" w:hint="eastAsia"/>
        </w:rPr>
        <w:t>①监狱企业参加采购活动时，应提供由省级以上监狱管理局、戒毒管理局（含新疆生产建设兵团）出具的属于监狱企业的证明文件。</w:t>
      </w:r>
    </w:p>
    <w:p w:rsidR="00D87D24" w:rsidRDefault="004759CB">
      <w:pPr>
        <w:pStyle w:val="aa"/>
        <w:widowControl/>
        <w:spacing w:before="75" w:beforeAutospacing="0" w:after="240" w:afterAutospacing="0"/>
        <w:ind w:firstLine="480"/>
      </w:pPr>
      <w:r>
        <w:rPr>
          <w:rFonts w:ascii="SimSun" w:eastAsia="SimSun" w:hAnsi="SimSun" w:cs="SimSun" w:hint="eastAsia"/>
        </w:rPr>
        <w:t>②监狱企业视同小型、微型企业。</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4</w:t>
      </w:r>
      <w:r>
        <w:rPr>
          <w:rFonts w:ascii="SimSun" w:eastAsia="SimSun" w:hAnsi="SimSun" w:cs="SimSun" w:hint="eastAsia"/>
        </w:rPr>
        <w:t>）残疾人福利性单位指同时符合下列条件的单位：</w:t>
      </w:r>
    </w:p>
    <w:p w:rsidR="00D87D24" w:rsidRDefault="004759CB">
      <w:pPr>
        <w:pStyle w:val="aa"/>
        <w:widowControl/>
        <w:spacing w:before="75" w:beforeAutospacing="0" w:after="75" w:afterAutospacing="0"/>
        <w:ind w:firstLine="480"/>
      </w:pPr>
      <w:r>
        <w:rPr>
          <w:rFonts w:ascii="SimSun" w:eastAsia="SimSun" w:hAnsi="SimSun" w:cs="SimSun" w:hint="eastAsia"/>
        </w:rPr>
        <w:t>①安置的残疾人占本单位在职职工人数的比例不低于</w:t>
      </w:r>
      <w:r>
        <w:rPr>
          <w:rFonts w:ascii="Calibri" w:hAnsi="Calibri" w:cs="Calibri"/>
        </w:rPr>
        <w:t>25%</w:t>
      </w:r>
      <w:r>
        <w:rPr>
          <w:rFonts w:ascii="SimSun" w:eastAsia="SimSun" w:hAnsi="SimSun" w:cs="SimSun" w:hint="eastAsia"/>
        </w:rPr>
        <w:t>（含</w:t>
      </w:r>
      <w:r>
        <w:rPr>
          <w:rFonts w:ascii="Calibri" w:hAnsi="Calibri" w:cs="Calibri"/>
        </w:rPr>
        <w:t>25%</w:t>
      </w:r>
      <w:r>
        <w:rPr>
          <w:rFonts w:ascii="SimSun" w:eastAsia="SimSun" w:hAnsi="SimSun" w:cs="SimSun" w:hint="eastAsia"/>
        </w:rPr>
        <w:t>），并且安置的残疾人人数不少于</w:t>
      </w:r>
      <w:r>
        <w:rPr>
          <w:rFonts w:ascii="Calibri" w:hAnsi="Calibri" w:cs="Calibri"/>
        </w:rPr>
        <w:t>10</w:t>
      </w:r>
      <w:r>
        <w:rPr>
          <w:rFonts w:ascii="SimSun" w:eastAsia="SimSun" w:hAnsi="SimSun" w:cs="SimSun" w:hint="eastAsia"/>
        </w:rPr>
        <w:t>人（含</w:t>
      </w:r>
      <w:r>
        <w:rPr>
          <w:rFonts w:ascii="Calibri" w:hAnsi="Calibri" w:cs="Calibri"/>
        </w:rPr>
        <w:t>10</w:t>
      </w:r>
      <w:r>
        <w:rPr>
          <w:rFonts w:ascii="SimSun" w:eastAsia="SimSun" w:hAnsi="SimSun" w:cs="SimSun" w:hint="eastAsia"/>
        </w:rPr>
        <w:t>人）；</w:t>
      </w:r>
    </w:p>
    <w:p w:rsidR="00D87D24" w:rsidRDefault="004759CB">
      <w:pPr>
        <w:pStyle w:val="aa"/>
        <w:widowControl/>
        <w:spacing w:before="75" w:beforeAutospacing="0" w:after="75" w:afterAutospacing="0"/>
        <w:ind w:firstLine="480"/>
      </w:pPr>
      <w:r>
        <w:rPr>
          <w:rFonts w:ascii="SimSun" w:eastAsia="SimSun" w:hAnsi="SimSun" w:cs="SimSun" w:hint="eastAsia"/>
        </w:rPr>
        <w:t>②依法与安置的每位残疾人签订了一年以上（含一年）的劳动合同或服务协议；</w:t>
      </w:r>
    </w:p>
    <w:p w:rsidR="00D87D24" w:rsidRDefault="004759CB">
      <w:pPr>
        <w:pStyle w:val="aa"/>
        <w:widowControl/>
        <w:spacing w:before="75" w:beforeAutospacing="0" w:after="75" w:afterAutospacing="0"/>
        <w:ind w:firstLine="480"/>
      </w:pPr>
      <w:r>
        <w:rPr>
          <w:rFonts w:ascii="SimSun" w:eastAsia="SimSun" w:hAnsi="SimSun" w:cs="SimSun" w:hint="eastAsia"/>
        </w:rPr>
        <w:t>③为安置的每位残疾人按月足额缴纳了基本养老保险、基本医疗保险、失业保险、工伤保险和生育保险等社会保险费；</w:t>
      </w:r>
    </w:p>
    <w:p w:rsidR="00D87D24" w:rsidRDefault="004759CB">
      <w:pPr>
        <w:pStyle w:val="aa"/>
        <w:widowControl/>
        <w:spacing w:before="75" w:beforeAutospacing="0" w:after="75" w:afterAutospacing="0"/>
        <w:ind w:firstLine="480"/>
      </w:pPr>
      <w:r>
        <w:rPr>
          <w:rFonts w:ascii="SimSun" w:eastAsia="SimSun" w:hAnsi="SimSun" w:cs="SimSun" w:hint="eastAsia"/>
        </w:rPr>
        <w:t>④通过银行等金融机构向安置的每位残疾人，按月支付了不低于单位所在区县适用的经省级人民政府批准的月最低工资标准的工资；</w:t>
      </w:r>
    </w:p>
    <w:p w:rsidR="00D87D24" w:rsidRDefault="004759CB">
      <w:pPr>
        <w:pStyle w:val="aa"/>
        <w:widowControl/>
        <w:spacing w:before="75" w:beforeAutospacing="0" w:after="75" w:afterAutospacing="0"/>
        <w:ind w:firstLine="480"/>
      </w:pPr>
      <w:r>
        <w:rPr>
          <w:rFonts w:ascii="SimSun" w:eastAsia="SimSun" w:hAnsi="SimSun" w:cs="SimSun" w:hint="eastAsia"/>
        </w:rPr>
        <w:t>⑤提供本单位制造的货物、承担的工程或服务，或提供其他残疾人福利性单位制造的货物（不包括使用非残疾人福利性单位注册商标的货物）。</w:t>
      </w:r>
    </w:p>
    <w:p w:rsidR="00D87D24" w:rsidRDefault="004759CB">
      <w:pPr>
        <w:pStyle w:val="aa"/>
        <w:widowControl/>
        <w:spacing w:before="75" w:beforeAutospacing="0" w:after="75" w:afterAutospacing="0"/>
        <w:ind w:firstLine="480"/>
      </w:pPr>
      <w:r>
        <w:rPr>
          <w:rFonts w:ascii="SimSun" w:eastAsia="SimSun" w:hAnsi="SimSun" w:cs="SimSun" w:hint="eastAsia"/>
        </w:rPr>
        <w:t>前款所称残疾人指法定劳动年龄内，持有《中华人民共和国残疾人证》或《中华人民共和国残疾军人证（</w:t>
      </w:r>
      <w:r>
        <w:rPr>
          <w:rFonts w:ascii="SimSun" w:eastAsia="SimSun" w:hAnsi="SimSun" w:cs="SimSun" w:hint="eastAsia"/>
        </w:rPr>
        <w:t>1</w:t>
      </w:r>
      <w:r>
        <w:rPr>
          <w:rFonts w:ascii="SimSun" w:eastAsia="SimSun" w:hAnsi="SimSun" w:cs="SimSun" w:hint="eastAsia"/>
        </w:rPr>
        <w:t>至</w:t>
      </w:r>
      <w:r>
        <w:rPr>
          <w:rFonts w:ascii="Calibri" w:hAnsi="Calibri" w:cs="Calibri"/>
        </w:rPr>
        <w:t>8</w:t>
      </w:r>
      <w:r>
        <w:rPr>
          <w:rFonts w:ascii="SimSun" w:eastAsia="SimSun" w:hAnsi="SimSun" w:cs="SimSun" w:hint="eastAsia"/>
        </w:rPr>
        <w:t>级）》的自然人，包括具有劳动条件和劳动意愿的精神残疾人。在职职工人数是指与残疾人福利性单位建立劳动关系并依法签订劳动合同或服务协议的雇员人数。</w:t>
      </w:r>
    </w:p>
    <w:p w:rsidR="00D87D24" w:rsidRDefault="004759CB">
      <w:pPr>
        <w:pStyle w:val="aa"/>
        <w:widowControl/>
        <w:spacing w:before="75" w:beforeAutospacing="0" w:after="75" w:afterAutospacing="0"/>
        <w:ind w:firstLine="480"/>
      </w:pPr>
      <w:r>
        <w:rPr>
          <w:rStyle w:val="ab"/>
          <w:rFonts w:ascii="SimSun" w:eastAsia="SimSun" w:hAnsi="SimSun" w:cs="SimSun" w:hint="eastAsia"/>
          <w:bCs/>
        </w:rPr>
        <w:lastRenderedPageBreak/>
        <w:t>※符合上述条件的残疾人福利性单位参加采购活动时，应提供《残疾人福利性单位声明函》，并对声明的真实性负责。残疾人福利性单位视同小型、微型企业。残疾人福利性单位属于小型、微型企业的，不重复享受政策。</w:t>
      </w:r>
    </w:p>
    <w:p w:rsidR="00D87D24" w:rsidRDefault="004759CB">
      <w:pPr>
        <w:pStyle w:val="aa"/>
        <w:widowControl/>
        <w:spacing w:before="75" w:beforeAutospacing="0" w:after="75" w:afterAutospacing="0"/>
      </w:pPr>
      <w:r>
        <w:rPr>
          <w:rFonts w:ascii="SimSun" w:eastAsia="SimSun" w:hAnsi="SimSun" w:cs="SimSun" w:hint="eastAsia"/>
        </w:rPr>
        <w:t>17.5</w:t>
      </w:r>
      <w:r>
        <w:rPr>
          <w:rFonts w:ascii="SimSun" w:eastAsia="SimSun" w:hAnsi="SimSun" w:cs="SimSun" w:hint="eastAsia"/>
        </w:rPr>
        <w:t>信用记录指由财政部确定的有关网站提供的相关主体信用信息。信用记录的</w:t>
      </w:r>
      <w:r>
        <w:rPr>
          <w:rFonts w:ascii="SimSun" w:eastAsia="SimSun" w:hAnsi="SimSun" w:cs="SimSun" w:hint="eastAsia"/>
        </w:rPr>
        <w:t>查询及使用应符合财政部文件（财库</w:t>
      </w:r>
      <w:r>
        <w:rPr>
          <w:rFonts w:ascii="Calibri" w:hAnsi="Calibri" w:cs="Calibri"/>
        </w:rPr>
        <w:t>[2016]125</w:t>
      </w:r>
      <w:r>
        <w:rPr>
          <w:rFonts w:ascii="SimSun" w:eastAsia="SimSun" w:hAnsi="SimSun" w:cs="SimSun" w:hint="eastAsia"/>
        </w:rPr>
        <w:t>号）规定。</w:t>
      </w:r>
    </w:p>
    <w:p w:rsidR="00D87D24" w:rsidRDefault="004759CB">
      <w:pPr>
        <w:pStyle w:val="aa"/>
        <w:widowControl/>
        <w:spacing w:before="75" w:beforeAutospacing="0" w:after="75" w:afterAutospacing="0"/>
      </w:pPr>
      <w:r>
        <w:rPr>
          <w:rFonts w:ascii="SimSun" w:eastAsia="SimSun" w:hAnsi="SimSun" w:cs="SimSun" w:hint="eastAsia"/>
        </w:rPr>
        <w:t>17.6</w:t>
      </w:r>
      <w:r>
        <w:rPr>
          <w:rFonts w:ascii="SimSun" w:eastAsia="SimSun" w:hAnsi="SimSun" w:cs="SimSun" w:hint="eastAsia"/>
        </w:rPr>
        <w:t>为落实政府采购政策需满足的要求：详见招标文件第一章。</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jc w:val="center"/>
        <w:outlineLvl w:val="0"/>
      </w:pPr>
      <w:r>
        <w:rPr>
          <w:rStyle w:val="ab"/>
          <w:rFonts w:ascii="SimSun" w:eastAsia="SimSun" w:hAnsi="SimSun" w:cs="SimSun" w:hint="eastAsia"/>
          <w:bCs/>
        </w:rPr>
        <w:t>九、本项目的有关信息</w:t>
      </w:r>
    </w:p>
    <w:p w:rsidR="00D87D24" w:rsidRDefault="004759CB">
      <w:pPr>
        <w:pStyle w:val="aa"/>
        <w:widowControl/>
        <w:spacing w:before="75" w:beforeAutospacing="0" w:after="75" w:afterAutospacing="0"/>
      </w:pPr>
      <w:r>
        <w:rPr>
          <w:rFonts w:ascii="SimSun" w:eastAsia="SimSun" w:hAnsi="SimSun" w:cs="SimSun" w:hint="eastAsia"/>
        </w:rPr>
        <w:t>18</w:t>
      </w:r>
      <w:r>
        <w:rPr>
          <w:rFonts w:ascii="SimSun" w:eastAsia="SimSun" w:hAnsi="SimSun" w:cs="SimSun" w:hint="eastAsia"/>
        </w:rPr>
        <w:t>、本项目的有关信息，包括但不限于：招标公告、更正公告（若有）、招标文件、招标文件的澄清或修改（若有）、中标公告、终止公告（若有）、废标公告（若有）等都将在招标文件载明的指定媒体发布。</w:t>
      </w:r>
    </w:p>
    <w:p w:rsidR="00D87D24" w:rsidRDefault="004759CB">
      <w:pPr>
        <w:pStyle w:val="aa"/>
        <w:widowControl/>
        <w:spacing w:before="75" w:beforeAutospacing="0" w:after="75" w:afterAutospacing="0"/>
      </w:pPr>
      <w:r>
        <w:rPr>
          <w:rFonts w:ascii="SimSun" w:eastAsia="SimSun" w:hAnsi="SimSun" w:cs="SimSun" w:hint="eastAsia"/>
        </w:rPr>
        <w:t>18.1</w:t>
      </w:r>
      <w:r>
        <w:rPr>
          <w:rFonts w:ascii="SimSun" w:eastAsia="SimSun" w:hAnsi="SimSun" w:cs="SimSun" w:hint="eastAsia"/>
        </w:rPr>
        <w:t>指定媒体：详见招标文件第二章。</w:t>
      </w:r>
    </w:p>
    <w:p w:rsidR="00D87D24" w:rsidRDefault="004759CB">
      <w:pPr>
        <w:pStyle w:val="aa"/>
        <w:widowControl/>
        <w:spacing w:before="75" w:beforeAutospacing="0" w:after="75" w:afterAutospacing="0"/>
      </w:pPr>
      <w:r>
        <w:rPr>
          <w:rFonts w:ascii="SimSun" w:eastAsia="SimSun" w:hAnsi="SimSun" w:cs="SimSun" w:hint="eastAsia"/>
        </w:rPr>
        <w:t>18.2</w:t>
      </w:r>
      <w:r>
        <w:rPr>
          <w:rFonts w:ascii="SimSun" w:eastAsia="SimSun" w:hAnsi="SimSun" w:cs="SimSun" w:hint="eastAsia"/>
        </w:rPr>
        <w:t>本项目的潜在投标人或投标人应随时关注指定媒体，否则产生不利后果由其自行承担。</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jc w:val="center"/>
        <w:outlineLvl w:val="0"/>
      </w:pPr>
      <w:r>
        <w:rPr>
          <w:rStyle w:val="ab"/>
          <w:rFonts w:ascii="SimSun" w:eastAsia="SimSun" w:hAnsi="SimSun" w:cs="SimSun" w:hint="eastAsia"/>
          <w:bCs/>
        </w:rPr>
        <w:t>十、其他事项</w:t>
      </w:r>
    </w:p>
    <w:p w:rsidR="00D87D24" w:rsidRDefault="004759CB">
      <w:pPr>
        <w:pStyle w:val="aa"/>
        <w:widowControl/>
        <w:spacing w:before="75" w:beforeAutospacing="0" w:after="75" w:afterAutospacing="0"/>
      </w:pPr>
      <w:r>
        <w:rPr>
          <w:rFonts w:ascii="SimSun" w:eastAsia="SimSun" w:hAnsi="SimSun" w:cs="SimSun" w:hint="eastAsia"/>
        </w:rPr>
        <w:t>19</w:t>
      </w:r>
      <w:r>
        <w:rPr>
          <w:rFonts w:ascii="SimSun" w:eastAsia="SimSun" w:hAnsi="SimSun" w:cs="SimSun" w:hint="eastAsia"/>
        </w:rPr>
        <w:t>、其他事项：</w:t>
      </w:r>
      <w:r>
        <w:rPr>
          <w:rFonts w:ascii="SimSun" w:eastAsia="SimSun" w:hAnsi="SimSun" w:cs="SimSun" w:hint="eastAsia"/>
        </w:rPr>
        <w:br/>
        <w:t>  19.1</w:t>
      </w:r>
      <w:r>
        <w:rPr>
          <w:rFonts w:ascii="SimSun" w:eastAsia="SimSun" w:hAnsi="SimSun" w:cs="SimSun" w:hint="eastAsia"/>
        </w:rPr>
        <w:t>本项目中如涉及商品包装和快递包装的，其包装需求标准应不低于《关于印发〈商品包装政府采购需求标准</w:t>
      </w:r>
      <w:r>
        <w:rPr>
          <w:rFonts w:ascii="SimSun" w:eastAsia="SimSun" w:hAnsi="SimSun" w:cs="SimSun" w:hint="eastAsia"/>
        </w:rPr>
        <w:t>(</w:t>
      </w:r>
      <w:r>
        <w:rPr>
          <w:rFonts w:ascii="SimSun" w:eastAsia="SimSun" w:hAnsi="SimSun" w:cs="SimSun" w:hint="eastAsia"/>
        </w:rPr>
        <w:t>试行</w:t>
      </w:r>
      <w:r>
        <w:rPr>
          <w:rFonts w:ascii="SimSun" w:eastAsia="SimSun" w:hAnsi="SimSun" w:cs="SimSun" w:hint="eastAsia"/>
        </w:rPr>
        <w:t>)</w:t>
      </w:r>
      <w:r>
        <w:rPr>
          <w:rFonts w:ascii="SimSun" w:eastAsia="SimSun" w:hAnsi="SimSun" w:cs="SimSun" w:hint="eastAsia"/>
        </w:rPr>
        <w:t>〉、〈快递包装政府采购需求标准</w:t>
      </w:r>
      <w:r>
        <w:rPr>
          <w:rFonts w:ascii="SimSun" w:eastAsia="SimSun" w:hAnsi="SimSun" w:cs="SimSun" w:hint="eastAsia"/>
        </w:rPr>
        <w:t>(</w:t>
      </w:r>
      <w:r>
        <w:rPr>
          <w:rFonts w:ascii="SimSun" w:eastAsia="SimSun" w:hAnsi="SimSun" w:cs="SimSun" w:hint="eastAsia"/>
        </w:rPr>
        <w:t>试行</w:t>
      </w:r>
      <w:r>
        <w:rPr>
          <w:rFonts w:ascii="SimSun" w:eastAsia="SimSun" w:hAnsi="SimSun" w:cs="SimSun" w:hint="eastAsia"/>
        </w:rPr>
        <w:t>)</w:t>
      </w:r>
      <w:r>
        <w:rPr>
          <w:rFonts w:ascii="SimSun" w:eastAsia="SimSun" w:hAnsi="SimSun" w:cs="SimSun" w:hint="eastAsia"/>
        </w:rPr>
        <w:t>〉的通知》（财办库〔</w:t>
      </w:r>
      <w:r>
        <w:rPr>
          <w:rFonts w:ascii="SimSun" w:eastAsia="SimSun" w:hAnsi="SimSun" w:cs="SimSun" w:hint="eastAsia"/>
        </w:rPr>
        <w:t>2020</w:t>
      </w:r>
      <w:r>
        <w:rPr>
          <w:rFonts w:ascii="SimSun" w:eastAsia="SimSun" w:hAnsi="SimSun" w:cs="SimSun" w:hint="eastAsia"/>
        </w:rPr>
        <w:t>〕</w:t>
      </w:r>
      <w:r>
        <w:rPr>
          <w:rFonts w:ascii="SimSun" w:eastAsia="SimSun" w:hAnsi="SimSun" w:cs="SimSun" w:hint="eastAsia"/>
        </w:rPr>
        <w:t xml:space="preserve"> 123</w:t>
      </w:r>
      <w:r>
        <w:rPr>
          <w:rFonts w:ascii="SimSun" w:eastAsia="SimSun" w:hAnsi="SimSun" w:cs="SimSun" w:hint="eastAsia"/>
        </w:rPr>
        <w:t>号）规定的包装要求，其他包装需求详见招标文件具体规定。采购人、中标人双方签订合同及验收环节，应包含上述包装要求的条款。</w:t>
      </w:r>
    </w:p>
    <w:p w:rsidR="00D87D24" w:rsidRDefault="004759CB">
      <w:pPr>
        <w:pStyle w:val="aa"/>
        <w:widowControl/>
        <w:spacing w:beforeAutospacing="0" w:after="150" w:afterAutospacing="0"/>
      </w:pPr>
      <w:r>
        <w:rPr>
          <w:rFonts w:ascii="SimSun" w:eastAsia="SimSun" w:hAnsi="SimSun" w:cs="SimSun" w:hint="eastAsia"/>
        </w:rPr>
        <w:t>   19.2</w:t>
      </w:r>
      <w:r>
        <w:rPr>
          <w:rFonts w:ascii="SimSun" w:eastAsia="SimSun" w:hAnsi="SimSun" w:cs="SimSun" w:hint="eastAsia"/>
        </w:rPr>
        <w:t>其他：详见招标文件第二章。</w:t>
      </w:r>
    </w:p>
    <w:p w:rsidR="00D87D24" w:rsidRDefault="00D87D24">
      <w:pPr>
        <w:pStyle w:val="aa"/>
        <w:widowControl/>
        <w:spacing w:before="75" w:beforeAutospacing="0" w:after="240" w:afterAutospacing="0"/>
      </w:pPr>
    </w:p>
    <w:p w:rsidR="00D87D24" w:rsidRDefault="004759CB">
      <w:pPr>
        <w:pStyle w:val="aa"/>
        <w:widowControl/>
        <w:spacing w:before="75" w:beforeAutospacing="0" w:after="75" w:afterAutospacing="0"/>
        <w:jc w:val="center"/>
      </w:pPr>
      <w:r>
        <w:t> </w:t>
      </w:r>
    </w:p>
    <w:p w:rsidR="00D87D24" w:rsidRDefault="004759CB">
      <w:pPr>
        <w:pStyle w:val="aa"/>
        <w:widowControl/>
        <w:shd w:val="clear" w:color="auto" w:fill="FFFFFF"/>
        <w:spacing w:before="75" w:beforeAutospacing="0" w:after="75" w:afterAutospacing="0"/>
        <w:rPr>
          <w:rFonts w:ascii="Microsoft YaHei" w:eastAsia="Microsoft YaHei" w:hAnsi="Microsoft YaHei" w:cs="Microsoft YaHei"/>
          <w:color w:val="393939"/>
          <w:sz w:val="19"/>
          <w:szCs w:val="19"/>
        </w:rPr>
      </w:pPr>
      <w:r>
        <w:rPr>
          <w:rFonts w:ascii="Microsoft YaHei" w:eastAsia="Microsoft YaHei" w:hAnsi="Microsoft YaHei" w:cs="Microsoft YaHei" w:hint="eastAsia"/>
          <w:color w:val="393939"/>
          <w:shd w:val="clear" w:color="auto" w:fill="FFFFFF"/>
        </w:rPr>
        <w:t> </w:t>
      </w:r>
    </w:p>
    <w:p w:rsidR="00D87D24" w:rsidRDefault="004759CB">
      <w:pPr>
        <w:pStyle w:val="aa"/>
        <w:widowControl/>
        <w:spacing w:before="75" w:beforeAutospacing="0" w:after="240" w:afterAutospacing="0"/>
      </w:pPr>
      <w:r>
        <w:rPr>
          <w:rFonts w:ascii="Calibri" w:hAnsi="Calibri" w:cs="Calibri"/>
        </w:rPr>
        <w:t> </w:t>
      </w:r>
    </w:p>
    <w:p w:rsidR="00D87D24" w:rsidRDefault="004759CB">
      <w:pPr>
        <w:rPr>
          <w:rStyle w:val="ab"/>
          <w:rFonts w:ascii="SimSun" w:eastAsia="SimSun" w:hAnsi="SimSun" w:cs="SimSun"/>
          <w:bCs/>
          <w:sz w:val="31"/>
          <w:szCs w:val="31"/>
        </w:rPr>
      </w:pPr>
      <w:r>
        <w:rPr>
          <w:rStyle w:val="ab"/>
          <w:rFonts w:ascii="SimSun" w:eastAsia="SimSun" w:hAnsi="SimSun" w:cs="SimSun" w:hint="eastAsia"/>
          <w:bCs/>
          <w:sz w:val="31"/>
          <w:szCs w:val="31"/>
        </w:rPr>
        <w:br w:type="page"/>
      </w:r>
    </w:p>
    <w:p w:rsidR="00D87D24" w:rsidRDefault="004759CB">
      <w:pPr>
        <w:pStyle w:val="aa"/>
        <w:widowControl/>
        <w:spacing w:before="75" w:beforeAutospacing="0" w:after="75" w:afterAutospacing="0"/>
        <w:jc w:val="center"/>
      </w:pPr>
      <w:r>
        <w:rPr>
          <w:rStyle w:val="ab"/>
          <w:rFonts w:ascii="SimSun" w:eastAsia="SimSun" w:hAnsi="SimSun" w:cs="SimSun" w:hint="eastAsia"/>
          <w:bCs/>
          <w:sz w:val="31"/>
          <w:szCs w:val="31"/>
        </w:rPr>
        <w:lastRenderedPageBreak/>
        <w:t>第四章</w:t>
      </w:r>
      <w:r>
        <w:rPr>
          <w:rStyle w:val="ab"/>
          <w:rFonts w:ascii="SimSun" w:eastAsia="SimSun" w:hAnsi="SimSun" w:cs="SimSun" w:hint="eastAsia"/>
          <w:bCs/>
          <w:sz w:val="31"/>
          <w:szCs w:val="31"/>
        </w:rPr>
        <w:t>   </w:t>
      </w:r>
      <w:r>
        <w:rPr>
          <w:rStyle w:val="ab"/>
          <w:rFonts w:ascii="SimSun" w:eastAsia="SimSun" w:hAnsi="SimSun" w:cs="SimSun" w:hint="eastAsia"/>
          <w:bCs/>
          <w:sz w:val="31"/>
          <w:szCs w:val="31"/>
        </w:rPr>
        <w:t>资格审查与评标</w:t>
      </w:r>
    </w:p>
    <w:p w:rsidR="00D87D24" w:rsidRDefault="004759CB">
      <w:pPr>
        <w:pStyle w:val="aa"/>
        <w:widowControl/>
        <w:spacing w:before="75" w:beforeAutospacing="0" w:after="75" w:afterAutospacing="0"/>
        <w:jc w:val="center"/>
      </w:pPr>
      <w:r>
        <w:t> </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jc w:val="center"/>
      </w:pPr>
      <w:r>
        <w:rPr>
          <w:rStyle w:val="ab"/>
          <w:rFonts w:ascii="SimSun" w:eastAsia="SimSun" w:hAnsi="SimSun" w:cs="SimSun" w:hint="eastAsia"/>
          <w:bCs/>
        </w:rPr>
        <w:t>一、资格审查</w:t>
      </w:r>
    </w:p>
    <w:p w:rsidR="00D87D24" w:rsidRDefault="004759CB">
      <w:pPr>
        <w:pStyle w:val="aa"/>
        <w:widowControl/>
        <w:spacing w:before="75" w:beforeAutospacing="0" w:after="75" w:afterAutospacing="0"/>
      </w:pPr>
      <w:r>
        <w:rPr>
          <w:rFonts w:ascii="SimSun" w:eastAsia="SimSun" w:hAnsi="SimSun" w:cs="SimSun" w:hint="eastAsia"/>
        </w:rPr>
        <w:t>1</w:t>
      </w:r>
      <w:r>
        <w:rPr>
          <w:rFonts w:ascii="SimSun" w:eastAsia="SimSun" w:hAnsi="SimSun" w:cs="SimSun" w:hint="eastAsia"/>
        </w:rPr>
        <w:t>、开标结束后，由</w:t>
      </w:r>
      <w:r>
        <w:rPr>
          <w:rFonts w:ascii="SimSun" w:eastAsia="SimSun" w:hAnsi="SimSun" w:cs="SimSun" w:hint="eastAsia"/>
          <w:u w:val="single"/>
        </w:rPr>
        <w:t>福建省勤思项目管理有限公司</w:t>
      </w:r>
      <w:r>
        <w:rPr>
          <w:rFonts w:ascii="SimSun" w:eastAsia="SimSun" w:hAnsi="SimSun" w:cs="SimSun" w:hint="eastAsia"/>
        </w:rPr>
        <w:t>负责资格审查小组的组建及资格审查工作的组织。</w:t>
      </w:r>
    </w:p>
    <w:p w:rsidR="00D87D24" w:rsidRDefault="004759CB">
      <w:pPr>
        <w:pStyle w:val="aa"/>
        <w:widowControl/>
        <w:spacing w:before="75" w:beforeAutospacing="0" w:after="75" w:afterAutospacing="0"/>
      </w:pPr>
      <w:r>
        <w:rPr>
          <w:rFonts w:ascii="SimSun" w:eastAsia="SimSun" w:hAnsi="SimSun" w:cs="SimSun" w:hint="eastAsia"/>
        </w:rPr>
        <w:t>1.1</w:t>
      </w:r>
      <w:r>
        <w:rPr>
          <w:rFonts w:ascii="SimSun" w:eastAsia="SimSun" w:hAnsi="SimSun" w:cs="SimSun" w:hint="eastAsia"/>
        </w:rPr>
        <w:t>资格审查小组由</w:t>
      </w:r>
      <w:r>
        <w:rPr>
          <w:rFonts w:ascii="Calibri" w:hAnsi="Calibri" w:cs="Calibri"/>
        </w:rPr>
        <w:t>3</w:t>
      </w:r>
      <w:r>
        <w:rPr>
          <w:rFonts w:ascii="SimSun" w:eastAsia="SimSun" w:hAnsi="SimSun" w:cs="SimSun" w:hint="eastAsia"/>
        </w:rPr>
        <w:t>人组成，并负责具体审查事务，其中：由采购人派出的采购人代表至少</w:t>
      </w:r>
      <w:r>
        <w:rPr>
          <w:rFonts w:ascii="SimSun" w:eastAsia="SimSun" w:hAnsi="SimSun" w:cs="SimSun" w:hint="eastAsia"/>
          <w:u w:val="single"/>
        </w:rPr>
        <w:t>1</w:t>
      </w:r>
      <w:r>
        <w:rPr>
          <w:rFonts w:ascii="SimSun" w:eastAsia="SimSun" w:hAnsi="SimSun" w:cs="SimSun" w:hint="eastAsia"/>
        </w:rPr>
        <w:t>人，由</w:t>
      </w:r>
      <w:r>
        <w:rPr>
          <w:rFonts w:ascii="SimSun" w:eastAsia="SimSun" w:hAnsi="SimSun" w:cs="SimSun" w:hint="eastAsia"/>
          <w:u w:val="single"/>
        </w:rPr>
        <w:t>福建省勤思项目管理有限公司</w:t>
      </w:r>
      <w:r>
        <w:rPr>
          <w:rFonts w:ascii="SimSun" w:eastAsia="SimSun" w:hAnsi="SimSun" w:cs="SimSun" w:hint="eastAsia"/>
        </w:rPr>
        <w:t>派出的工作人员至少</w:t>
      </w:r>
      <w:r>
        <w:rPr>
          <w:rFonts w:ascii="SimSun" w:eastAsia="SimSun" w:hAnsi="SimSun" w:cs="SimSun" w:hint="eastAsia"/>
          <w:u w:val="single"/>
        </w:rPr>
        <w:t>1</w:t>
      </w:r>
      <w:r>
        <w:rPr>
          <w:rFonts w:ascii="SimSun" w:eastAsia="SimSun" w:hAnsi="SimSun" w:cs="SimSun" w:hint="eastAsia"/>
        </w:rPr>
        <w:t>人，其余</w:t>
      </w:r>
      <w:r>
        <w:rPr>
          <w:rFonts w:ascii="SimSun" w:eastAsia="SimSun" w:hAnsi="SimSun" w:cs="SimSun" w:hint="eastAsia"/>
          <w:u w:val="single"/>
        </w:rPr>
        <w:t>1</w:t>
      </w:r>
      <w:r>
        <w:rPr>
          <w:rFonts w:ascii="SimSun" w:eastAsia="SimSun" w:hAnsi="SimSun" w:cs="SimSun" w:hint="eastAsia"/>
        </w:rPr>
        <w:t>人可为采购人代表或</w:t>
      </w:r>
      <w:r>
        <w:rPr>
          <w:rFonts w:ascii="SimSun" w:eastAsia="SimSun" w:hAnsi="SimSun" w:cs="SimSun" w:hint="eastAsia"/>
          <w:u w:val="single"/>
        </w:rPr>
        <w:t>福建省勤思项目管理有限公司</w:t>
      </w:r>
      <w:r>
        <w:rPr>
          <w:rFonts w:ascii="SimSun" w:eastAsia="SimSun" w:hAnsi="SimSun" w:cs="SimSun" w:hint="eastAsia"/>
        </w:rPr>
        <w:t>的工作人员。</w:t>
      </w:r>
    </w:p>
    <w:p w:rsidR="00D87D24" w:rsidRDefault="004759CB">
      <w:pPr>
        <w:pStyle w:val="aa"/>
        <w:widowControl/>
        <w:spacing w:before="75" w:beforeAutospacing="0" w:after="75" w:afterAutospacing="0"/>
      </w:pPr>
      <w:r>
        <w:rPr>
          <w:rFonts w:ascii="SimSun" w:eastAsia="SimSun" w:hAnsi="SimSun" w:cs="SimSun" w:hint="eastAsia"/>
        </w:rPr>
        <w:t>1.2</w:t>
      </w:r>
      <w:r>
        <w:rPr>
          <w:rFonts w:ascii="SimSun" w:eastAsia="SimSun" w:hAnsi="SimSun" w:cs="SimSun" w:hint="eastAsia"/>
        </w:rPr>
        <w:t>资格审查的依据是招标文件和投标文件。</w:t>
      </w:r>
    </w:p>
    <w:p w:rsidR="00D87D24" w:rsidRDefault="004759CB">
      <w:pPr>
        <w:pStyle w:val="aa"/>
        <w:widowControl/>
        <w:spacing w:before="75" w:beforeAutospacing="0" w:after="75" w:afterAutospacing="0"/>
      </w:pPr>
      <w:r>
        <w:rPr>
          <w:rFonts w:ascii="SimSun" w:eastAsia="SimSun" w:hAnsi="SimSun" w:cs="SimSun" w:hint="eastAsia"/>
        </w:rPr>
        <w:t>1.3</w:t>
      </w:r>
      <w:r>
        <w:rPr>
          <w:rFonts w:ascii="SimSun" w:eastAsia="SimSun" w:hAnsi="SimSun" w:cs="SimSun" w:hint="eastAsia"/>
        </w:rPr>
        <w:t>资格审查的范围及内容：投标文件（资格及资信证明部分），具体如下：</w:t>
      </w:r>
    </w:p>
    <w:p w:rsidR="00D87D24" w:rsidRDefault="004759CB">
      <w:pPr>
        <w:pStyle w:val="aa"/>
        <w:widowControl/>
        <w:spacing w:beforeAutospacing="0" w:after="150" w:afterAutospacing="0"/>
      </w:pPr>
      <w:r>
        <w:rPr>
          <w:rFonts w:ascii="SimSun" w:eastAsia="SimSun" w:hAnsi="SimSun" w:cs="SimSun" w:hint="eastAsia"/>
        </w:rPr>
        <w:t xml:space="preserve">  </w:t>
      </w: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）“投标函”；</w:t>
      </w:r>
      <w:r>
        <w:rPr>
          <w:rFonts w:ascii="SimSun" w:eastAsia="SimSun" w:hAnsi="SimSun" w:cs="SimSun" w:hint="eastAsia"/>
        </w:rPr>
        <w:br/>
        <w:t xml:space="preserve">  </w:t>
      </w: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）“投标人的资格及资信证明文件”</w:t>
      </w:r>
      <w:r>
        <w:rPr>
          <w:rFonts w:ascii="SimSun" w:eastAsia="SimSun" w:hAnsi="SimSun" w:cs="SimSun" w:hint="eastAsia"/>
        </w:rPr>
        <w:br/>
        <w:t>   </w:t>
      </w:r>
      <w:r>
        <w:rPr>
          <w:rFonts w:ascii="SimSun" w:eastAsia="SimSun" w:hAnsi="SimSun" w:cs="SimSun" w:hint="eastAsia"/>
        </w:rPr>
        <w:t>①一般资格证明文件：</w:t>
      </w:r>
    </w:p>
    <w:tbl>
      <w:tblPr>
        <w:tblW w:w="5009"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tblPr>
      <w:tblGrid>
        <w:gridCol w:w="2311"/>
        <w:gridCol w:w="6026"/>
      </w:tblGrid>
      <w:tr w:rsidR="00D87D24">
        <w:trPr>
          <w:tblHeader/>
        </w:trPr>
        <w:tc>
          <w:tcPr>
            <w:tcW w:w="1386"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rPr>
                <w:b/>
                <w:bCs/>
              </w:rPr>
            </w:pPr>
            <w:r>
              <w:rPr>
                <w:rFonts w:ascii="SimSun" w:eastAsia="SimSun" w:hAnsi="SimSun" w:cs="SimSun"/>
                <w:b/>
                <w:bCs/>
                <w:kern w:val="0"/>
                <w:sz w:val="24"/>
              </w:rPr>
              <w:t>明细</w:t>
            </w:r>
          </w:p>
        </w:tc>
        <w:tc>
          <w:tcPr>
            <w:tcW w:w="36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rPr>
                <w:b/>
                <w:bCs/>
              </w:rPr>
            </w:pPr>
            <w:r>
              <w:rPr>
                <w:rFonts w:ascii="SimSun" w:eastAsia="SimSun" w:hAnsi="SimSun" w:cs="SimSun"/>
                <w:b/>
                <w:bCs/>
                <w:kern w:val="0"/>
                <w:sz w:val="24"/>
              </w:rPr>
              <w:t>描述</w:t>
            </w:r>
          </w:p>
        </w:tc>
      </w:tr>
      <w:tr w:rsidR="00D87D24">
        <w:tc>
          <w:tcPr>
            <w:tcW w:w="1386"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w:t>
            </w:r>
            <w:r>
              <w:rPr>
                <w:rFonts w:ascii="SimSun" w:eastAsia="SimSun" w:hAnsi="SimSun" w:cs="SimSun"/>
                <w:kern w:val="0"/>
                <w:sz w:val="24"/>
              </w:rPr>
              <w:t>1</w:t>
            </w:r>
            <w:r>
              <w:rPr>
                <w:rFonts w:ascii="SimSun" w:eastAsia="SimSun" w:hAnsi="SimSun" w:cs="SimSun"/>
                <w:kern w:val="0"/>
                <w:sz w:val="24"/>
              </w:rPr>
              <w:t>）单位授权书</w:t>
            </w:r>
          </w:p>
        </w:tc>
        <w:tc>
          <w:tcPr>
            <w:tcW w:w="36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①</w:t>
            </w:r>
            <w:r>
              <w:rPr>
                <w:rFonts w:ascii="SimSun" w:eastAsia="SimSun" w:hAnsi="SimSun" w:cs="SimSun"/>
                <w:kern w:val="0"/>
                <w:sz w:val="24"/>
              </w:rPr>
              <w:t>投标人（自然人除外）：若投标人代表为单位授权的委托代理人，应提供本授权书；若投标人代表为单位负责人，应在此项下提交其身份证正反面复印件，可不提供本授权书。</w:t>
            </w:r>
            <w:r>
              <w:rPr>
                <w:rFonts w:ascii="SimSun" w:eastAsia="SimSun" w:hAnsi="SimSun" w:cs="SimSun"/>
                <w:kern w:val="0"/>
                <w:sz w:val="24"/>
              </w:rPr>
              <w:t xml:space="preserve"> ②</w:t>
            </w:r>
            <w:r>
              <w:rPr>
                <w:rFonts w:ascii="SimSun" w:eastAsia="SimSun" w:hAnsi="SimSun" w:cs="SimSun"/>
                <w:kern w:val="0"/>
                <w:sz w:val="24"/>
              </w:rPr>
              <w:t>投标人为自然人的，可不填写本授权书。</w:t>
            </w:r>
          </w:p>
        </w:tc>
      </w:tr>
      <w:tr w:rsidR="00D87D24">
        <w:tc>
          <w:tcPr>
            <w:tcW w:w="1386"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w:t>
            </w:r>
            <w:r>
              <w:rPr>
                <w:rFonts w:ascii="SimSun" w:eastAsia="SimSun" w:hAnsi="SimSun" w:cs="SimSun"/>
                <w:kern w:val="0"/>
                <w:sz w:val="24"/>
              </w:rPr>
              <w:t>2</w:t>
            </w:r>
            <w:r>
              <w:rPr>
                <w:rFonts w:ascii="SimSun" w:eastAsia="SimSun" w:hAnsi="SimSun" w:cs="SimSun"/>
                <w:kern w:val="0"/>
                <w:sz w:val="24"/>
              </w:rPr>
              <w:t>）营业执照等证明文件</w:t>
            </w:r>
          </w:p>
        </w:tc>
        <w:tc>
          <w:tcPr>
            <w:tcW w:w="36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①</w:t>
            </w:r>
            <w:r>
              <w:rPr>
                <w:rFonts w:ascii="SimSun" w:eastAsia="SimSun" w:hAnsi="SimSun" w:cs="SimSun"/>
                <w:kern w:val="0"/>
                <w:sz w:val="24"/>
              </w:rPr>
              <w:t>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tc>
      </w:tr>
      <w:tr w:rsidR="00D87D24">
        <w:tc>
          <w:tcPr>
            <w:tcW w:w="1386"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w:t>
            </w:r>
            <w:r>
              <w:rPr>
                <w:rFonts w:ascii="SimSun" w:eastAsia="SimSun" w:hAnsi="SimSun" w:cs="SimSun"/>
                <w:kern w:val="0"/>
                <w:sz w:val="24"/>
              </w:rPr>
              <w:t>3</w:t>
            </w:r>
            <w:r>
              <w:rPr>
                <w:rFonts w:ascii="SimSun" w:eastAsia="SimSun" w:hAnsi="SimSun" w:cs="SimSun"/>
                <w:kern w:val="0"/>
                <w:sz w:val="24"/>
              </w:rPr>
              <w:t>）提供财务状况报告（财务报告、或资信证明）</w:t>
            </w:r>
          </w:p>
        </w:tc>
        <w:tc>
          <w:tcPr>
            <w:tcW w:w="36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①</w:t>
            </w:r>
            <w:r>
              <w:rPr>
                <w:rFonts w:ascii="SimSun" w:eastAsia="SimSun" w:hAnsi="SimSun" w:cs="SimSun"/>
                <w:kern w:val="0"/>
                <w:sz w:val="24"/>
              </w:rPr>
              <w:t>投标人提供的财务报告复印件（成立年限按照投标截止时间推</w:t>
            </w:r>
            <w:r>
              <w:rPr>
                <w:rFonts w:ascii="SimSun" w:eastAsia="SimSun" w:hAnsi="SimSun" w:cs="SimSun"/>
                <w:kern w:val="0"/>
                <w:sz w:val="24"/>
              </w:rPr>
              <w:t>算）应符合下列规定：</w:t>
            </w:r>
            <w:r>
              <w:rPr>
                <w:rFonts w:ascii="SimSun" w:eastAsia="SimSun" w:hAnsi="SimSun" w:cs="SimSun"/>
                <w:kern w:val="0"/>
                <w:sz w:val="24"/>
              </w:rPr>
              <w:t xml:space="preserve"> a.</w:t>
            </w:r>
            <w:r>
              <w:rPr>
                <w:rFonts w:ascii="SimSun" w:eastAsia="SimSun" w:hAnsi="SimSun" w:cs="SimSun"/>
                <w:kern w:val="0"/>
                <w:sz w:val="24"/>
              </w:rPr>
              <w:t>成立年限满</w:t>
            </w:r>
            <w:r>
              <w:rPr>
                <w:rFonts w:ascii="SimSun" w:eastAsia="SimSun" w:hAnsi="SimSun" w:cs="SimSun"/>
                <w:kern w:val="0"/>
                <w:sz w:val="24"/>
              </w:rPr>
              <w:t>1</w:t>
            </w:r>
            <w:r>
              <w:rPr>
                <w:rFonts w:ascii="SimSun" w:eastAsia="SimSun" w:hAnsi="SimSun" w:cs="SimSun"/>
                <w:kern w:val="0"/>
                <w:sz w:val="24"/>
              </w:rPr>
              <w:t>年及以上的投标人，提供经审计的上一年度的年度财务报告。</w:t>
            </w:r>
            <w:r>
              <w:rPr>
                <w:rFonts w:ascii="SimSun" w:eastAsia="SimSun" w:hAnsi="SimSun" w:cs="SimSun"/>
                <w:kern w:val="0"/>
                <w:sz w:val="24"/>
              </w:rPr>
              <w:t xml:space="preserve"> b.</w:t>
            </w:r>
            <w:r>
              <w:rPr>
                <w:rFonts w:ascii="SimSun" w:eastAsia="SimSun" w:hAnsi="SimSun" w:cs="SimSun"/>
                <w:kern w:val="0"/>
                <w:sz w:val="24"/>
              </w:rPr>
              <w:t>成立年限满半年但不足</w:t>
            </w:r>
            <w:r>
              <w:rPr>
                <w:rFonts w:ascii="SimSun" w:eastAsia="SimSun" w:hAnsi="SimSun" w:cs="SimSun"/>
                <w:kern w:val="0"/>
                <w:sz w:val="24"/>
              </w:rPr>
              <w:t>1</w:t>
            </w:r>
            <w:r>
              <w:rPr>
                <w:rFonts w:ascii="SimSun" w:eastAsia="SimSun" w:hAnsi="SimSun" w:cs="SimSun"/>
                <w:kern w:val="0"/>
                <w:sz w:val="24"/>
              </w:rPr>
              <w:t>年的投标人，提供该半年度中任一季度的季度财务报告或该半年度的半年度财务报告。</w:t>
            </w:r>
            <w:r>
              <w:rPr>
                <w:rFonts w:ascii="SimSun" w:eastAsia="SimSun" w:hAnsi="SimSun" w:cs="SimSun"/>
                <w:kern w:val="0"/>
                <w:sz w:val="24"/>
              </w:rPr>
              <w:t xml:space="preserve"> c.</w:t>
            </w:r>
            <w:r>
              <w:rPr>
                <w:rFonts w:ascii="SimSun" w:eastAsia="SimSun" w:hAnsi="SimSun" w:cs="SimSun"/>
                <w:kern w:val="0"/>
                <w:sz w:val="24"/>
              </w:rPr>
              <w:t>无法按照以上</w:t>
            </w:r>
            <w:r>
              <w:rPr>
                <w:rFonts w:ascii="SimSun" w:eastAsia="SimSun" w:hAnsi="SimSun" w:cs="SimSun"/>
                <w:kern w:val="0"/>
                <w:sz w:val="24"/>
              </w:rPr>
              <w:t>a</w:t>
            </w:r>
            <w:r>
              <w:rPr>
                <w:rFonts w:ascii="SimSun" w:eastAsia="SimSun" w:hAnsi="SimSun" w:cs="SimSun"/>
                <w:kern w:val="0"/>
                <w:sz w:val="24"/>
              </w:rPr>
              <w:t>、</w:t>
            </w:r>
            <w:r>
              <w:rPr>
                <w:rFonts w:ascii="SimSun" w:eastAsia="SimSun" w:hAnsi="SimSun" w:cs="SimSun"/>
                <w:kern w:val="0"/>
                <w:sz w:val="24"/>
              </w:rPr>
              <w:t>b</w:t>
            </w:r>
            <w:r>
              <w:rPr>
                <w:rFonts w:ascii="SimSun" w:eastAsia="SimSun" w:hAnsi="SimSun" w:cs="SimSun"/>
                <w:kern w:val="0"/>
                <w:sz w:val="24"/>
              </w:rPr>
              <w:t>项规定提供财务报告复印件的投标人（包括但不限于：成立年限满</w:t>
            </w:r>
            <w:r>
              <w:rPr>
                <w:rFonts w:ascii="SimSun" w:eastAsia="SimSun" w:hAnsi="SimSun" w:cs="SimSun"/>
                <w:kern w:val="0"/>
                <w:sz w:val="24"/>
              </w:rPr>
              <w:t>1</w:t>
            </w:r>
            <w:r>
              <w:rPr>
                <w:rFonts w:ascii="SimSun" w:eastAsia="SimSun" w:hAnsi="SimSun" w:cs="SimSun"/>
                <w:kern w:val="0"/>
                <w:sz w:val="24"/>
              </w:rPr>
              <w:t>年及以上的投标人、成立年限满半年但不足</w:t>
            </w:r>
            <w:r>
              <w:rPr>
                <w:rFonts w:ascii="SimSun" w:eastAsia="SimSun" w:hAnsi="SimSun" w:cs="SimSun"/>
                <w:kern w:val="0"/>
                <w:sz w:val="24"/>
              </w:rPr>
              <w:t>1</w:t>
            </w:r>
            <w:r>
              <w:rPr>
                <w:rFonts w:ascii="SimSun" w:eastAsia="SimSun" w:hAnsi="SimSun" w:cs="SimSun"/>
                <w:kern w:val="0"/>
                <w:sz w:val="24"/>
              </w:rPr>
              <w:t>年的投标人、成立年限不足半年的投标人），应选择提供资信证明复印件。</w:t>
            </w:r>
          </w:p>
        </w:tc>
      </w:tr>
      <w:tr w:rsidR="00D87D24">
        <w:tc>
          <w:tcPr>
            <w:tcW w:w="1386"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w:t>
            </w:r>
            <w:r>
              <w:rPr>
                <w:rFonts w:ascii="SimSun" w:eastAsia="SimSun" w:hAnsi="SimSun" w:cs="SimSun"/>
                <w:kern w:val="0"/>
                <w:sz w:val="24"/>
              </w:rPr>
              <w:t>4</w:t>
            </w:r>
            <w:r>
              <w:rPr>
                <w:rFonts w:ascii="SimSun" w:eastAsia="SimSun" w:hAnsi="SimSun" w:cs="SimSun"/>
                <w:kern w:val="0"/>
                <w:sz w:val="24"/>
              </w:rPr>
              <w:t>）依法缴纳税收证明材料</w:t>
            </w:r>
          </w:p>
        </w:tc>
        <w:tc>
          <w:tcPr>
            <w:tcW w:w="36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①</w:t>
            </w:r>
            <w:r>
              <w:rPr>
                <w:rFonts w:ascii="SimSun" w:eastAsia="SimSun" w:hAnsi="SimSun" w:cs="SimSun"/>
                <w:kern w:val="0"/>
                <w:sz w:val="24"/>
              </w:rPr>
              <w:t>投标人提供的税收凭据复印件应符合下列规定：</w:t>
            </w:r>
            <w:r>
              <w:rPr>
                <w:rFonts w:ascii="SimSun" w:eastAsia="SimSun" w:hAnsi="SimSun" w:cs="SimSun"/>
                <w:kern w:val="0"/>
                <w:sz w:val="24"/>
              </w:rPr>
              <w:t xml:space="preserve"> a.</w:t>
            </w:r>
            <w:r>
              <w:rPr>
                <w:rFonts w:ascii="SimSun" w:eastAsia="SimSun" w:hAnsi="SimSun" w:cs="SimSun"/>
                <w:kern w:val="0"/>
                <w:sz w:val="24"/>
              </w:rPr>
              <w:t>投标截止时间前（不含投标截止时间的当月）已依</w:t>
            </w:r>
            <w:r>
              <w:rPr>
                <w:rFonts w:ascii="SimSun" w:eastAsia="SimSun" w:hAnsi="SimSun" w:cs="SimSun"/>
                <w:kern w:val="0"/>
                <w:sz w:val="24"/>
              </w:rPr>
              <w:t>法缴纳税收的投标人，提供投标截止时间前六个月（不含投标截止时间的当月）中任一月份的税收凭据复印件。</w:t>
            </w:r>
            <w:r>
              <w:rPr>
                <w:rFonts w:ascii="SimSun" w:eastAsia="SimSun" w:hAnsi="SimSun" w:cs="SimSun"/>
                <w:kern w:val="0"/>
                <w:sz w:val="24"/>
              </w:rPr>
              <w:t xml:space="preserve"> b.</w:t>
            </w:r>
            <w:r>
              <w:rPr>
                <w:rFonts w:ascii="SimSun" w:eastAsia="SimSun" w:hAnsi="SimSun" w:cs="SimSun"/>
                <w:kern w:val="0"/>
                <w:sz w:val="24"/>
              </w:rPr>
              <w:t>投标截止时</w:t>
            </w:r>
            <w:r>
              <w:rPr>
                <w:rFonts w:ascii="SimSun" w:eastAsia="SimSun" w:hAnsi="SimSun" w:cs="SimSun"/>
                <w:kern w:val="0"/>
                <w:sz w:val="24"/>
              </w:rPr>
              <w:lastRenderedPageBreak/>
              <w:t>间的当月成立且已依法缴纳税收的投标人，提供投标截止时间当月的税收凭据复印件。</w:t>
            </w:r>
            <w:r>
              <w:rPr>
                <w:rFonts w:ascii="SimSun" w:eastAsia="SimSun" w:hAnsi="SimSun" w:cs="SimSun"/>
                <w:kern w:val="0"/>
                <w:sz w:val="24"/>
              </w:rPr>
              <w:t xml:space="preserve"> c.</w:t>
            </w:r>
            <w:r>
              <w:rPr>
                <w:rFonts w:ascii="SimSun" w:eastAsia="SimSun" w:hAnsi="SimSun" w:cs="SimSun"/>
                <w:kern w:val="0"/>
                <w:sz w:val="24"/>
              </w:rPr>
              <w:t>投标截止时间的当月成立但因税务机关原因导致其尚未依法缴纳税收的投标人，提供依法缴纳税收承诺书（格式自拟），该承诺书视同税收凭据。</w:t>
            </w:r>
          </w:p>
        </w:tc>
      </w:tr>
      <w:tr w:rsidR="00D87D24">
        <w:tc>
          <w:tcPr>
            <w:tcW w:w="1386"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lastRenderedPageBreak/>
              <w:t>（</w:t>
            </w:r>
            <w:r>
              <w:rPr>
                <w:rFonts w:ascii="SimSun" w:eastAsia="SimSun" w:hAnsi="SimSun" w:cs="SimSun"/>
                <w:kern w:val="0"/>
                <w:sz w:val="24"/>
              </w:rPr>
              <w:t>5</w:t>
            </w:r>
            <w:r>
              <w:rPr>
                <w:rFonts w:ascii="SimSun" w:eastAsia="SimSun" w:hAnsi="SimSun" w:cs="SimSun"/>
                <w:kern w:val="0"/>
                <w:sz w:val="24"/>
              </w:rPr>
              <w:t>）依法缴纳社会保障资金证明材料</w:t>
            </w:r>
          </w:p>
        </w:tc>
        <w:tc>
          <w:tcPr>
            <w:tcW w:w="36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①</w:t>
            </w:r>
            <w:r>
              <w:rPr>
                <w:rFonts w:ascii="SimSun" w:eastAsia="SimSun" w:hAnsi="SimSun" w:cs="SimSun"/>
                <w:kern w:val="0"/>
                <w:sz w:val="24"/>
              </w:rPr>
              <w:t>投标人提供的社会保险凭据复印件应符合下列规定：</w:t>
            </w:r>
            <w:r>
              <w:rPr>
                <w:rFonts w:ascii="SimSun" w:eastAsia="SimSun" w:hAnsi="SimSun" w:cs="SimSun"/>
                <w:kern w:val="0"/>
                <w:sz w:val="24"/>
              </w:rPr>
              <w:t xml:space="preserve"> a.</w:t>
            </w:r>
            <w:r>
              <w:rPr>
                <w:rFonts w:ascii="SimSun" w:eastAsia="SimSun" w:hAnsi="SimSun" w:cs="SimSun"/>
                <w:kern w:val="0"/>
                <w:sz w:val="24"/>
              </w:rPr>
              <w:t>投标截止时间前（不含投标截止时间的当月）已依法缴纳社会保障资金的投标人，提供投标截止时间前六个</w:t>
            </w:r>
            <w:r>
              <w:rPr>
                <w:rFonts w:ascii="SimSun" w:eastAsia="SimSun" w:hAnsi="SimSun" w:cs="SimSun"/>
                <w:kern w:val="0"/>
                <w:sz w:val="24"/>
              </w:rPr>
              <w:t>月（不含投标截止时间的当月）中任一月份的社会保险凭据复印件。</w:t>
            </w:r>
            <w:r>
              <w:rPr>
                <w:rFonts w:ascii="SimSun" w:eastAsia="SimSun" w:hAnsi="SimSun" w:cs="SimSun"/>
                <w:kern w:val="0"/>
                <w:sz w:val="24"/>
              </w:rPr>
              <w:t xml:space="preserve"> b.</w:t>
            </w:r>
            <w:r>
              <w:rPr>
                <w:rFonts w:ascii="SimSun" w:eastAsia="SimSun" w:hAnsi="SimSun" w:cs="SimSun"/>
                <w:kern w:val="0"/>
                <w:sz w:val="24"/>
              </w:rPr>
              <w:t>投标截止时间的当月成立且已依法缴纳社会保障资金的投标人，提供投标截止时间当月的社会保险凭据复印件。</w:t>
            </w:r>
            <w:r>
              <w:rPr>
                <w:rFonts w:ascii="SimSun" w:eastAsia="SimSun" w:hAnsi="SimSun" w:cs="SimSun"/>
                <w:kern w:val="0"/>
                <w:sz w:val="24"/>
              </w:rPr>
              <w:t xml:space="preserve"> c.</w:t>
            </w:r>
            <w:r>
              <w:rPr>
                <w:rFonts w:ascii="SimSun" w:eastAsia="SimSun" w:hAnsi="SimSun" w:cs="SimSun"/>
                <w:kern w:val="0"/>
                <w:sz w:val="24"/>
              </w:rPr>
              <w:t>投标截止标截止时间的当月成立但因税务机关</w:t>
            </w:r>
            <w:r>
              <w:rPr>
                <w:rFonts w:ascii="SimSun" w:eastAsia="SimSun" w:hAnsi="SimSun" w:cs="SimSun"/>
                <w:kern w:val="0"/>
                <w:sz w:val="24"/>
              </w:rPr>
              <w:t>/</w:t>
            </w:r>
            <w:r>
              <w:rPr>
                <w:rFonts w:ascii="SimSun" w:eastAsia="SimSun" w:hAnsi="SimSun" w:cs="SimSun"/>
                <w:kern w:val="0"/>
                <w:sz w:val="24"/>
              </w:rPr>
              <w:t>社会保障资金管理机关原因导致其尚未依法缴纳社会保障资金的投标人，提供依法缴纳社会保障资金承诺书（格式自拟），该承诺书视同社会保险凭据。</w:t>
            </w:r>
          </w:p>
        </w:tc>
      </w:tr>
      <w:tr w:rsidR="00D87D24">
        <w:tc>
          <w:tcPr>
            <w:tcW w:w="1386"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w:t>
            </w:r>
            <w:r>
              <w:rPr>
                <w:rFonts w:ascii="SimSun" w:eastAsia="SimSun" w:hAnsi="SimSun" w:cs="SimSun"/>
                <w:kern w:val="0"/>
                <w:sz w:val="24"/>
              </w:rPr>
              <w:t>6</w:t>
            </w:r>
            <w:r>
              <w:rPr>
                <w:rFonts w:ascii="SimSun" w:eastAsia="SimSun" w:hAnsi="SimSun" w:cs="SimSun"/>
                <w:kern w:val="0"/>
                <w:sz w:val="24"/>
              </w:rPr>
              <w:t>）具备履行合同所必需设备和专业技术能力的声明函</w:t>
            </w:r>
            <w:r>
              <w:rPr>
                <w:rFonts w:ascii="SimSun" w:eastAsia="SimSun" w:hAnsi="SimSun" w:cs="SimSun"/>
                <w:kern w:val="0"/>
                <w:sz w:val="24"/>
              </w:rPr>
              <w:t>(</w:t>
            </w:r>
            <w:r>
              <w:rPr>
                <w:rFonts w:ascii="SimSun" w:eastAsia="SimSun" w:hAnsi="SimSun" w:cs="SimSun"/>
                <w:kern w:val="0"/>
                <w:sz w:val="24"/>
              </w:rPr>
              <w:t>若有</w:t>
            </w:r>
            <w:r>
              <w:rPr>
                <w:rFonts w:ascii="SimSun" w:eastAsia="SimSun" w:hAnsi="SimSun" w:cs="SimSun"/>
                <w:kern w:val="0"/>
                <w:sz w:val="24"/>
              </w:rPr>
              <w:t>)</w:t>
            </w:r>
          </w:p>
        </w:tc>
        <w:tc>
          <w:tcPr>
            <w:tcW w:w="36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①</w:t>
            </w:r>
            <w:r>
              <w:rPr>
                <w:rFonts w:ascii="SimSun" w:eastAsia="SimSun" w:hAnsi="SimSun" w:cs="SimSun"/>
                <w:kern w:val="0"/>
                <w:sz w:val="24"/>
              </w:rPr>
              <w:t>招标文件未要求投标人提供</w:t>
            </w:r>
            <w:r>
              <w:rPr>
                <w:rFonts w:ascii="SimSun" w:eastAsia="SimSun" w:hAnsi="SimSun" w:cs="SimSun"/>
                <w:kern w:val="0"/>
                <w:sz w:val="24"/>
              </w:rPr>
              <w:t>“</w:t>
            </w:r>
            <w:r>
              <w:rPr>
                <w:rFonts w:ascii="SimSun" w:eastAsia="SimSun" w:hAnsi="SimSun" w:cs="SimSun"/>
                <w:kern w:val="0"/>
                <w:sz w:val="24"/>
              </w:rPr>
              <w:t>具备履行合同所必需的设备和专业技术能力专项证明材料</w:t>
            </w:r>
            <w:r>
              <w:rPr>
                <w:rFonts w:ascii="SimSun" w:eastAsia="SimSun" w:hAnsi="SimSun" w:cs="SimSun"/>
                <w:kern w:val="0"/>
                <w:sz w:val="24"/>
              </w:rPr>
              <w:t>”</w:t>
            </w:r>
            <w:r>
              <w:rPr>
                <w:rFonts w:ascii="SimSun" w:eastAsia="SimSun" w:hAnsi="SimSun" w:cs="SimSun"/>
                <w:kern w:val="0"/>
                <w:sz w:val="24"/>
              </w:rPr>
              <w:t>的，投标人应提供本声明</w:t>
            </w:r>
            <w:r>
              <w:rPr>
                <w:rFonts w:ascii="SimSun" w:eastAsia="SimSun" w:hAnsi="SimSun" w:cs="SimSun"/>
                <w:kern w:val="0"/>
                <w:sz w:val="24"/>
              </w:rPr>
              <w:t>函。</w:t>
            </w:r>
            <w:r>
              <w:rPr>
                <w:rFonts w:ascii="SimSun" w:eastAsia="SimSun" w:hAnsi="SimSun" w:cs="SimSun"/>
                <w:kern w:val="0"/>
                <w:sz w:val="24"/>
              </w:rPr>
              <w:t xml:space="preserve"> ②</w:t>
            </w:r>
            <w:r>
              <w:rPr>
                <w:rFonts w:ascii="SimSun" w:eastAsia="SimSun" w:hAnsi="SimSun" w:cs="SimSun"/>
                <w:kern w:val="0"/>
                <w:sz w:val="24"/>
              </w:rPr>
              <w:t>招标文件要求投标人提供</w:t>
            </w:r>
            <w:r>
              <w:rPr>
                <w:rFonts w:ascii="SimSun" w:eastAsia="SimSun" w:hAnsi="SimSun" w:cs="SimSun"/>
                <w:kern w:val="0"/>
                <w:sz w:val="24"/>
              </w:rPr>
              <w:t>“</w:t>
            </w:r>
            <w:r>
              <w:rPr>
                <w:rFonts w:ascii="SimSun" w:eastAsia="SimSun" w:hAnsi="SimSun" w:cs="SimSun"/>
                <w:kern w:val="0"/>
                <w:sz w:val="24"/>
              </w:rPr>
              <w:t>具备履行合同所必需的设备和专业技术能力专项证明材料</w:t>
            </w:r>
            <w:r>
              <w:rPr>
                <w:rFonts w:ascii="SimSun" w:eastAsia="SimSun" w:hAnsi="SimSun" w:cs="SimSun"/>
                <w:kern w:val="0"/>
                <w:sz w:val="24"/>
              </w:rPr>
              <w:t>”</w:t>
            </w:r>
            <w:r>
              <w:rPr>
                <w:rFonts w:ascii="SimSun" w:eastAsia="SimSun" w:hAnsi="SimSun" w:cs="SimSun"/>
                <w:kern w:val="0"/>
                <w:sz w:val="24"/>
              </w:rPr>
              <w:t>的，投标人可不提供本声明函。</w:t>
            </w:r>
          </w:p>
        </w:tc>
      </w:tr>
      <w:tr w:rsidR="00D87D24">
        <w:tc>
          <w:tcPr>
            <w:tcW w:w="1386"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w:t>
            </w:r>
            <w:r>
              <w:rPr>
                <w:rFonts w:ascii="SimSun" w:eastAsia="SimSun" w:hAnsi="SimSun" w:cs="SimSun"/>
                <w:kern w:val="0"/>
                <w:sz w:val="24"/>
              </w:rPr>
              <w:t>7</w:t>
            </w:r>
            <w:r>
              <w:rPr>
                <w:rFonts w:ascii="SimSun" w:eastAsia="SimSun" w:hAnsi="SimSun" w:cs="SimSun"/>
                <w:kern w:val="0"/>
                <w:sz w:val="24"/>
              </w:rPr>
              <w:t>）参加采购活动前三年内在经营活动中没有重大违法记录的声明</w:t>
            </w:r>
          </w:p>
        </w:tc>
        <w:tc>
          <w:tcPr>
            <w:tcW w:w="36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①</w:t>
            </w:r>
            <w:r>
              <w:rPr>
                <w:rFonts w:ascii="SimSun" w:eastAsia="SimSun" w:hAnsi="SimSun" w:cs="SimSun"/>
                <w:kern w:val="0"/>
                <w:sz w:val="24"/>
              </w:rPr>
              <w:t>重大违法记录：指投标人因违法经营受到刑事处罚或责令停产停业、吊销许可证或执照、较大数额罚款等行政处罚。根据财库〔</w:t>
            </w:r>
            <w:r>
              <w:rPr>
                <w:rFonts w:ascii="SimSun" w:eastAsia="SimSun" w:hAnsi="SimSun" w:cs="SimSun"/>
                <w:kern w:val="0"/>
                <w:sz w:val="24"/>
              </w:rPr>
              <w:t>2022</w:t>
            </w:r>
            <w:r>
              <w:rPr>
                <w:rFonts w:ascii="SimSun" w:eastAsia="SimSun" w:hAnsi="SimSun" w:cs="SimSun"/>
                <w:kern w:val="0"/>
                <w:sz w:val="24"/>
              </w:rPr>
              <w:t>〕</w:t>
            </w:r>
            <w:r>
              <w:rPr>
                <w:rFonts w:ascii="SimSun" w:eastAsia="SimSun" w:hAnsi="SimSun" w:cs="SimSun"/>
                <w:kern w:val="0"/>
                <w:sz w:val="24"/>
              </w:rPr>
              <w:t>3</w:t>
            </w:r>
            <w:r>
              <w:rPr>
                <w:rFonts w:ascii="SimSun" w:eastAsia="SimSun" w:hAnsi="SimSun" w:cs="SimSun"/>
                <w:kern w:val="0"/>
                <w:sz w:val="24"/>
              </w:rPr>
              <w:t>号文件的规定，</w:t>
            </w:r>
            <w:r>
              <w:rPr>
                <w:rFonts w:ascii="SimSun" w:eastAsia="SimSun" w:hAnsi="SimSun" w:cs="SimSun"/>
                <w:kern w:val="0"/>
                <w:sz w:val="24"/>
              </w:rPr>
              <w:t>“</w:t>
            </w:r>
            <w:r>
              <w:rPr>
                <w:rFonts w:ascii="SimSun" w:eastAsia="SimSun" w:hAnsi="SimSun" w:cs="SimSun"/>
                <w:kern w:val="0"/>
                <w:sz w:val="24"/>
              </w:rPr>
              <w:t>较大数额罚款</w:t>
            </w:r>
            <w:r>
              <w:rPr>
                <w:rFonts w:ascii="SimSun" w:eastAsia="SimSun" w:hAnsi="SimSun" w:cs="SimSun"/>
                <w:kern w:val="0"/>
                <w:sz w:val="24"/>
              </w:rPr>
              <w:t>”</w:t>
            </w:r>
            <w:r>
              <w:rPr>
                <w:rFonts w:ascii="SimSun" w:eastAsia="SimSun" w:hAnsi="SimSun" w:cs="SimSun"/>
                <w:kern w:val="0"/>
                <w:sz w:val="24"/>
              </w:rPr>
              <w:t>认定为</w:t>
            </w:r>
            <w:r>
              <w:rPr>
                <w:rFonts w:ascii="SimSun" w:eastAsia="SimSun" w:hAnsi="SimSun" w:cs="SimSun"/>
                <w:kern w:val="0"/>
                <w:sz w:val="24"/>
              </w:rPr>
              <w:t>200</w:t>
            </w:r>
            <w:r>
              <w:rPr>
                <w:rFonts w:ascii="SimSun" w:eastAsia="SimSun" w:hAnsi="SimSun" w:cs="SimSun"/>
                <w:kern w:val="0"/>
                <w:sz w:val="24"/>
              </w:rPr>
              <w:t>万元以上的罚款，法律、行政法规以及国务院有关部门明确规定相关领域</w:t>
            </w:r>
            <w:r>
              <w:rPr>
                <w:rFonts w:ascii="SimSun" w:eastAsia="SimSun" w:hAnsi="SimSun" w:cs="SimSun"/>
                <w:kern w:val="0"/>
                <w:sz w:val="24"/>
              </w:rPr>
              <w:t>“</w:t>
            </w:r>
            <w:r>
              <w:rPr>
                <w:rFonts w:ascii="SimSun" w:eastAsia="SimSun" w:hAnsi="SimSun" w:cs="SimSun"/>
                <w:kern w:val="0"/>
                <w:sz w:val="24"/>
              </w:rPr>
              <w:t>较大数额罚款</w:t>
            </w:r>
            <w:r>
              <w:rPr>
                <w:rFonts w:ascii="SimSun" w:eastAsia="SimSun" w:hAnsi="SimSun" w:cs="SimSun"/>
                <w:kern w:val="0"/>
                <w:sz w:val="24"/>
              </w:rPr>
              <w:t>”</w:t>
            </w:r>
            <w:r>
              <w:rPr>
                <w:rFonts w:ascii="SimSun" w:eastAsia="SimSun" w:hAnsi="SimSun" w:cs="SimSun"/>
                <w:kern w:val="0"/>
                <w:sz w:val="24"/>
              </w:rPr>
              <w:t>标准高于</w:t>
            </w:r>
            <w:r>
              <w:rPr>
                <w:rFonts w:ascii="SimSun" w:eastAsia="SimSun" w:hAnsi="SimSun" w:cs="SimSun"/>
                <w:kern w:val="0"/>
                <w:sz w:val="24"/>
              </w:rPr>
              <w:t>200</w:t>
            </w:r>
            <w:r>
              <w:rPr>
                <w:rFonts w:ascii="SimSun" w:eastAsia="SimSun" w:hAnsi="SimSun" w:cs="SimSun"/>
                <w:kern w:val="0"/>
                <w:sz w:val="24"/>
              </w:rPr>
              <w:t>万元的，从其规定。</w:t>
            </w:r>
          </w:p>
        </w:tc>
      </w:tr>
      <w:tr w:rsidR="00D87D24">
        <w:tc>
          <w:tcPr>
            <w:tcW w:w="1386"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w:t>
            </w:r>
            <w:r>
              <w:rPr>
                <w:rFonts w:ascii="SimSun" w:eastAsia="SimSun" w:hAnsi="SimSun" w:cs="SimSun"/>
                <w:kern w:val="0"/>
                <w:sz w:val="24"/>
              </w:rPr>
              <w:t>8</w:t>
            </w:r>
            <w:r>
              <w:rPr>
                <w:rFonts w:ascii="SimSun" w:eastAsia="SimSun" w:hAnsi="SimSun" w:cs="SimSun"/>
                <w:kern w:val="0"/>
                <w:sz w:val="24"/>
              </w:rPr>
              <w:t>）信用记录查询结果</w:t>
            </w:r>
          </w:p>
        </w:tc>
        <w:tc>
          <w:tcPr>
            <w:tcW w:w="36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①</w:t>
            </w:r>
            <w:r>
              <w:rPr>
                <w:rFonts w:ascii="SimSun" w:eastAsia="SimSun" w:hAnsi="SimSun" w:cs="SimSun"/>
                <w:kern w:val="0"/>
                <w:sz w:val="24"/>
              </w:rPr>
              <w:t>信用记录查询的截止时点：信用记录查询的截止时点为本项目投标截止当日。</w:t>
            </w:r>
            <w:r>
              <w:rPr>
                <w:rFonts w:ascii="SimSun" w:eastAsia="SimSun" w:hAnsi="SimSun" w:cs="SimSun"/>
                <w:kern w:val="0"/>
                <w:sz w:val="24"/>
              </w:rPr>
              <w:t xml:space="preserve"> ②</w:t>
            </w:r>
            <w:r>
              <w:rPr>
                <w:rFonts w:ascii="SimSun" w:eastAsia="SimSun" w:hAnsi="SimSun" w:cs="SimSun"/>
                <w:kern w:val="0"/>
                <w:sz w:val="24"/>
              </w:rPr>
              <w:t>信用记录查询渠道：信用中国（</w:t>
            </w:r>
            <w:r>
              <w:rPr>
                <w:rFonts w:ascii="SimSun" w:eastAsia="SimSun" w:hAnsi="SimSun" w:cs="SimSun"/>
                <w:kern w:val="0"/>
                <w:sz w:val="24"/>
              </w:rPr>
              <w:t>www.creditchina.gov.cn</w:t>
            </w:r>
            <w:r>
              <w:rPr>
                <w:rFonts w:ascii="SimSun" w:eastAsia="SimSun" w:hAnsi="SimSun" w:cs="SimSun"/>
                <w:kern w:val="0"/>
                <w:sz w:val="24"/>
              </w:rPr>
              <w:t>）、中国政府采购网（</w:t>
            </w:r>
            <w:r>
              <w:rPr>
                <w:rFonts w:ascii="SimSun" w:eastAsia="SimSun" w:hAnsi="SimSun" w:cs="SimSun"/>
                <w:kern w:val="0"/>
                <w:sz w:val="24"/>
              </w:rPr>
              <w:t>www.ccgp.gov.cn</w:t>
            </w:r>
            <w:r>
              <w:rPr>
                <w:rFonts w:ascii="SimSun" w:eastAsia="SimSun" w:hAnsi="SimSun" w:cs="SimSun"/>
                <w:kern w:val="0"/>
                <w:sz w:val="24"/>
              </w:rPr>
              <w:t>）。</w:t>
            </w:r>
            <w:r>
              <w:rPr>
                <w:rFonts w:ascii="SimSun" w:eastAsia="SimSun" w:hAnsi="SimSun" w:cs="SimSun"/>
                <w:kern w:val="0"/>
                <w:sz w:val="24"/>
              </w:rPr>
              <w:t xml:space="preserve"> ③</w:t>
            </w:r>
            <w:r>
              <w:rPr>
                <w:rFonts w:ascii="SimSun" w:eastAsia="SimSun" w:hAnsi="SimSun" w:cs="SimSun"/>
                <w:kern w:val="0"/>
                <w:sz w:val="24"/>
              </w:rPr>
              <w:t>信用记录的查询：由资格审查小组通过上述网站查询并打印投标人的信用记录。</w:t>
            </w:r>
            <w:r>
              <w:rPr>
                <w:rFonts w:ascii="SimSun" w:eastAsia="SimSun" w:hAnsi="SimSun" w:cs="SimSun"/>
                <w:kern w:val="0"/>
                <w:sz w:val="24"/>
              </w:rPr>
              <w:t xml:space="preserve"> ④</w:t>
            </w:r>
            <w:r>
              <w:rPr>
                <w:rFonts w:ascii="SimSun" w:eastAsia="SimSun" w:hAnsi="SimSun" w:cs="SimSun"/>
                <w:kern w:val="0"/>
                <w:sz w:val="24"/>
              </w:rPr>
              <w:t>经查询，投标人参加本项目采购活动</w:t>
            </w:r>
            <w:r>
              <w:rPr>
                <w:rFonts w:ascii="SimSun" w:eastAsia="SimSun" w:hAnsi="SimSun" w:cs="SimSun"/>
                <w:kern w:val="0"/>
                <w:sz w:val="24"/>
              </w:rPr>
              <w:t>(</w:t>
            </w:r>
            <w:r>
              <w:rPr>
                <w:rFonts w:ascii="SimSun" w:eastAsia="SimSun" w:hAnsi="SimSun" w:cs="SimSun"/>
                <w:kern w:val="0"/>
                <w:sz w:val="24"/>
              </w:rPr>
              <w:t>投标截止时间</w:t>
            </w:r>
            <w:r>
              <w:rPr>
                <w:rFonts w:ascii="SimSun" w:eastAsia="SimSun" w:hAnsi="SimSun" w:cs="SimSun"/>
                <w:kern w:val="0"/>
                <w:sz w:val="24"/>
              </w:rPr>
              <w:t>)</w:t>
            </w:r>
            <w:r>
              <w:rPr>
                <w:rFonts w:ascii="SimSun" w:eastAsia="SimSun" w:hAnsi="SimSun" w:cs="SimSun"/>
                <w:kern w:val="0"/>
                <w:sz w:val="24"/>
              </w:rPr>
              <w:t>前三年内被列入失信被执行人名单、重大税收违法案件当事人名单、政府采购严重违法失信行为记录名单及其他重大违法记录且相关信用惩戒期限未满的，其资格审查不合格。</w:t>
            </w:r>
          </w:p>
        </w:tc>
      </w:tr>
      <w:tr w:rsidR="00D87D24">
        <w:tc>
          <w:tcPr>
            <w:tcW w:w="1386"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w:t>
            </w:r>
            <w:r>
              <w:rPr>
                <w:rFonts w:ascii="SimSun" w:eastAsia="SimSun" w:hAnsi="SimSun" w:cs="SimSun"/>
                <w:kern w:val="0"/>
                <w:sz w:val="24"/>
              </w:rPr>
              <w:t>9</w:t>
            </w:r>
            <w:r>
              <w:rPr>
                <w:rFonts w:ascii="SimSun" w:eastAsia="SimSun" w:hAnsi="SimSun" w:cs="SimSun"/>
                <w:kern w:val="0"/>
                <w:sz w:val="24"/>
              </w:rPr>
              <w:t>）中小企业声明函（以资格</w:t>
            </w:r>
            <w:r>
              <w:rPr>
                <w:rFonts w:ascii="SimSun" w:eastAsia="SimSun" w:hAnsi="SimSun" w:cs="SimSun"/>
                <w:kern w:val="0"/>
                <w:sz w:val="24"/>
              </w:rPr>
              <w:t>条件落实中小企业扶持政策时适用</w:t>
            </w:r>
            <w:r>
              <w:rPr>
                <w:rFonts w:ascii="SimSun" w:eastAsia="SimSun" w:hAnsi="SimSun" w:cs="SimSun"/>
                <w:kern w:val="0"/>
                <w:sz w:val="24"/>
              </w:rPr>
              <w:t xml:space="preserve"> </w:t>
            </w:r>
            <w:r>
              <w:rPr>
                <w:rFonts w:ascii="SimSun" w:eastAsia="SimSun" w:hAnsi="SimSun" w:cs="SimSun"/>
                <w:kern w:val="0"/>
                <w:sz w:val="24"/>
              </w:rPr>
              <w:t>）</w:t>
            </w:r>
          </w:p>
        </w:tc>
        <w:tc>
          <w:tcPr>
            <w:tcW w:w="36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①</w:t>
            </w:r>
            <w:r>
              <w:rPr>
                <w:rFonts w:ascii="SimSun" w:eastAsia="SimSun" w:hAnsi="SimSun" w:cs="SimSun"/>
                <w:kern w:val="0"/>
                <w:sz w:val="24"/>
              </w:rPr>
              <w:t>投标人应认真对照工信部联企业</w:t>
            </w:r>
            <w:r>
              <w:rPr>
                <w:rFonts w:ascii="SimSun" w:eastAsia="SimSun" w:hAnsi="SimSun" w:cs="SimSun"/>
                <w:kern w:val="0"/>
                <w:sz w:val="24"/>
              </w:rPr>
              <w:t>[2011]300</w:t>
            </w:r>
            <w:r>
              <w:rPr>
                <w:rFonts w:ascii="SimSun" w:eastAsia="SimSun" w:hAnsi="SimSun" w:cs="SimSun"/>
                <w:kern w:val="0"/>
                <w:sz w:val="24"/>
              </w:rPr>
              <w:t>号《工业和信息化部、国家统计局、国家发展和改革委员会、财政部关于印发中小企业划型标准规定的通知》规定的划分标准，并按照国统字</w:t>
            </w:r>
            <w:r>
              <w:rPr>
                <w:rFonts w:ascii="SimSun" w:eastAsia="SimSun" w:hAnsi="SimSun" w:cs="SimSun"/>
                <w:kern w:val="0"/>
                <w:sz w:val="24"/>
              </w:rPr>
              <w:t>[2017]213</w:t>
            </w:r>
            <w:r>
              <w:rPr>
                <w:rFonts w:ascii="SimSun" w:eastAsia="SimSun" w:hAnsi="SimSun" w:cs="SimSun"/>
                <w:kern w:val="0"/>
                <w:sz w:val="24"/>
              </w:rPr>
              <w:t>号《关于印发</w:t>
            </w:r>
            <w:r>
              <w:rPr>
                <w:rFonts w:ascii="SimSun" w:eastAsia="SimSun" w:hAnsi="SimSun" w:cs="SimSun"/>
                <w:kern w:val="0"/>
                <w:sz w:val="24"/>
              </w:rPr>
              <w:t>&lt;</w:t>
            </w:r>
            <w:r>
              <w:rPr>
                <w:rFonts w:ascii="SimSun" w:eastAsia="SimSun" w:hAnsi="SimSun" w:cs="SimSun"/>
                <w:kern w:val="0"/>
                <w:sz w:val="24"/>
              </w:rPr>
              <w:t>统计上大中小微型企业划分办法</w:t>
            </w:r>
            <w:r>
              <w:rPr>
                <w:rFonts w:ascii="SimSun" w:eastAsia="SimSun" w:hAnsi="SimSun" w:cs="SimSun"/>
                <w:kern w:val="0"/>
                <w:sz w:val="24"/>
              </w:rPr>
              <w:t>(2017)&gt;</w:t>
            </w:r>
            <w:r>
              <w:rPr>
                <w:rFonts w:ascii="SimSun" w:eastAsia="SimSun" w:hAnsi="SimSun" w:cs="SimSun"/>
                <w:kern w:val="0"/>
                <w:sz w:val="24"/>
              </w:rPr>
              <w:t>的通知》规定准确划分企业类型。本项目采购标的对应的中小企业划分标准所属行业详见特定资格条件。</w:t>
            </w:r>
            <w:r>
              <w:rPr>
                <w:rFonts w:ascii="SimSun" w:eastAsia="SimSun" w:hAnsi="SimSun" w:cs="SimSun"/>
                <w:kern w:val="0"/>
                <w:sz w:val="24"/>
              </w:rPr>
              <w:t xml:space="preserve"> ②</w:t>
            </w:r>
            <w:r>
              <w:rPr>
                <w:rFonts w:ascii="SimSun" w:eastAsia="SimSun" w:hAnsi="SimSun" w:cs="SimSun"/>
                <w:kern w:val="0"/>
                <w:sz w:val="24"/>
              </w:rPr>
              <w:t>投标人为监狱企业的，可不填写本声明函，根据其提供的由省级以上监狱管理局、戒毒管理局（含新</w:t>
            </w:r>
            <w:r>
              <w:rPr>
                <w:rFonts w:ascii="SimSun" w:eastAsia="SimSun" w:hAnsi="SimSun" w:cs="SimSun"/>
                <w:kern w:val="0"/>
                <w:sz w:val="24"/>
              </w:rPr>
              <w:lastRenderedPageBreak/>
              <w:t>疆生产建设兵团）出具的属于监狱企业的证明文件进</w:t>
            </w:r>
            <w:r>
              <w:rPr>
                <w:rFonts w:ascii="SimSun" w:eastAsia="SimSun" w:hAnsi="SimSun" w:cs="SimSun"/>
                <w:kern w:val="0"/>
                <w:sz w:val="24"/>
              </w:rPr>
              <w:t>行认定，监狱企业视同小型、微型企业。</w:t>
            </w:r>
            <w:r>
              <w:rPr>
                <w:rFonts w:ascii="SimSun" w:eastAsia="SimSun" w:hAnsi="SimSun" w:cs="SimSun"/>
                <w:kern w:val="0"/>
                <w:sz w:val="24"/>
              </w:rPr>
              <w:t xml:space="preserve"> ③</w:t>
            </w:r>
            <w:r>
              <w:rPr>
                <w:rFonts w:ascii="SimSun" w:eastAsia="SimSun" w:hAnsi="SimSun" w:cs="SimSun"/>
                <w:kern w:val="0"/>
                <w:sz w:val="24"/>
              </w:rPr>
              <w:t>投标人为残疾人福利性单位的，可不填写本声明函，根据其提供的《残疾人福利性单位声明函》进行认定，残疾人福利性单位视同小型、微型企业。</w:t>
            </w:r>
            <w:r>
              <w:rPr>
                <w:rFonts w:ascii="SimSun" w:eastAsia="SimSun" w:hAnsi="SimSun" w:cs="SimSun"/>
                <w:kern w:val="0"/>
                <w:sz w:val="24"/>
              </w:rPr>
              <w:t xml:space="preserve"> ④</w:t>
            </w:r>
            <w:r>
              <w:rPr>
                <w:rFonts w:ascii="SimSun" w:eastAsia="SimSun" w:hAnsi="SimSun" w:cs="SimSun"/>
                <w:kern w:val="0"/>
                <w:sz w:val="24"/>
              </w:rPr>
              <w:t>以联合体形式落实中小企业预留份额时，还需提供《联合体协议》。</w:t>
            </w:r>
            <w:r>
              <w:rPr>
                <w:rFonts w:ascii="SimSun" w:eastAsia="SimSun" w:hAnsi="SimSun" w:cs="SimSun"/>
                <w:kern w:val="0"/>
                <w:sz w:val="24"/>
              </w:rPr>
              <w:t xml:space="preserve"> ⑤</w:t>
            </w:r>
            <w:r>
              <w:rPr>
                <w:rFonts w:ascii="SimSun" w:eastAsia="SimSun" w:hAnsi="SimSun" w:cs="SimSun"/>
                <w:kern w:val="0"/>
                <w:sz w:val="24"/>
              </w:rPr>
              <w:t>以合同分包形式落实中小企业预留份额时，还需提供《分包意向协议》。</w:t>
            </w:r>
          </w:p>
        </w:tc>
      </w:tr>
      <w:tr w:rsidR="00D87D24">
        <w:tc>
          <w:tcPr>
            <w:tcW w:w="1386"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lastRenderedPageBreak/>
              <w:t>（</w:t>
            </w:r>
            <w:r>
              <w:rPr>
                <w:rFonts w:ascii="SimSun" w:eastAsia="SimSun" w:hAnsi="SimSun" w:cs="SimSun"/>
                <w:kern w:val="0"/>
                <w:sz w:val="24"/>
              </w:rPr>
              <w:t>10</w:t>
            </w:r>
            <w:r>
              <w:rPr>
                <w:rFonts w:ascii="SimSun" w:eastAsia="SimSun" w:hAnsi="SimSun" w:cs="SimSun"/>
                <w:kern w:val="0"/>
                <w:sz w:val="24"/>
              </w:rPr>
              <w:t>）联合体协议（若有）</w:t>
            </w:r>
          </w:p>
        </w:tc>
        <w:tc>
          <w:tcPr>
            <w:tcW w:w="361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①</w:t>
            </w:r>
            <w:r>
              <w:rPr>
                <w:rFonts w:ascii="SimSun" w:eastAsia="SimSun" w:hAnsi="SimSun" w:cs="SimSun"/>
                <w:kern w:val="0"/>
                <w:sz w:val="24"/>
              </w:rPr>
              <w:t>招标文件接受联合体投标且投标人为联合体的，投标人应提供本协议；否则无须提供。</w:t>
            </w:r>
            <w:r>
              <w:rPr>
                <w:rFonts w:ascii="SimSun" w:eastAsia="SimSun" w:hAnsi="SimSun" w:cs="SimSun"/>
                <w:kern w:val="0"/>
                <w:sz w:val="24"/>
              </w:rPr>
              <w:t xml:space="preserve"> ②</w:t>
            </w:r>
            <w:r>
              <w:rPr>
                <w:rFonts w:ascii="SimSun" w:eastAsia="SimSun" w:hAnsi="SimSun" w:cs="SimSun"/>
                <w:kern w:val="0"/>
                <w:sz w:val="24"/>
              </w:rPr>
              <w:t>本协议由委托代理人签字或盖章的，应按照招标文件第七章载明的格式提供</w:t>
            </w:r>
            <w:r>
              <w:rPr>
                <w:rFonts w:ascii="SimSun" w:eastAsia="SimSun" w:hAnsi="SimSun" w:cs="SimSun"/>
                <w:kern w:val="0"/>
                <w:sz w:val="24"/>
              </w:rPr>
              <w:t>“</w:t>
            </w:r>
            <w:r>
              <w:rPr>
                <w:rFonts w:ascii="SimSun" w:eastAsia="SimSun" w:hAnsi="SimSun" w:cs="SimSun"/>
                <w:kern w:val="0"/>
                <w:sz w:val="24"/>
              </w:rPr>
              <w:t>单位授权书</w:t>
            </w:r>
            <w:r>
              <w:rPr>
                <w:rFonts w:ascii="SimSun" w:eastAsia="SimSun" w:hAnsi="SimSun" w:cs="SimSun"/>
                <w:kern w:val="0"/>
                <w:sz w:val="24"/>
              </w:rPr>
              <w:t>”</w:t>
            </w:r>
            <w:r>
              <w:rPr>
                <w:rFonts w:ascii="SimSun" w:eastAsia="SimSun" w:hAnsi="SimSun" w:cs="SimSun"/>
                <w:kern w:val="0"/>
                <w:sz w:val="24"/>
              </w:rPr>
              <w:t>。</w:t>
            </w:r>
          </w:p>
        </w:tc>
      </w:tr>
    </w:tbl>
    <w:p w:rsidR="00D87D24" w:rsidRDefault="004759CB">
      <w:pPr>
        <w:widowControl/>
        <w:jc w:val="left"/>
      </w:pPr>
      <w:r>
        <w:rPr>
          <w:rFonts w:ascii="SimSun" w:eastAsia="SimSun" w:hAnsi="SimSun" w:cs="SimSun"/>
          <w:kern w:val="0"/>
          <w:sz w:val="24"/>
        </w:rPr>
        <w:t>   </w:t>
      </w:r>
    </w:p>
    <w:p w:rsidR="00D87D24" w:rsidRDefault="004759CB">
      <w:pPr>
        <w:pStyle w:val="aa"/>
        <w:widowControl/>
        <w:spacing w:beforeAutospacing="0" w:after="150" w:afterAutospacing="0"/>
      </w:pPr>
      <w:r>
        <w:rPr>
          <w:rFonts w:ascii="SimSun" w:eastAsia="SimSun" w:hAnsi="SimSun" w:cs="SimSun" w:hint="eastAsia"/>
        </w:rPr>
        <w:t>※</w:t>
      </w:r>
      <w:r>
        <w:rPr>
          <w:rFonts w:ascii="SimSun" w:eastAsia="SimSun" w:hAnsi="SimSun" w:cs="SimSun" w:hint="eastAsia"/>
        </w:rPr>
        <w:t>备注说明</w:t>
      </w:r>
    </w:p>
    <w:p w:rsidR="00D87D24" w:rsidRDefault="004759CB">
      <w:pPr>
        <w:pStyle w:val="aa"/>
        <w:widowControl/>
        <w:spacing w:beforeAutospacing="0" w:after="150" w:afterAutospacing="0"/>
      </w:pPr>
      <w:r>
        <w:rPr>
          <w:rFonts w:ascii="SimSun" w:eastAsia="SimSun" w:hAnsi="SimSun" w:cs="SimSun" w:hint="eastAsia"/>
        </w:rPr>
        <w:t>①投标人应根据自身实际情况提供上述资格要求的证明材料，格式可参考招标文件第七章提供。</w:t>
      </w:r>
    </w:p>
    <w:p w:rsidR="00D87D24" w:rsidRDefault="004759CB">
      <w:pPr>
        <w:pStyle w:val="aa"/>
        <w:widowControl/>
        <w:spacing w:beforeAutospacing="0" w:after="150" w:afterAutospacing="0"/>
      </w:pPr>
      <w:r>
        <w:rPr>
          <w:rFonts w:ascii="SimSun" w:eastAsia="SimSun" w:hAnsi="SimSun" w:cs="SimSun" w:hint="eastAsia"/>
        </w:rPr>
        <w:t>②投标人提供的相应证明材料复印件均应符合：内容完整、清晰、整洁，并由投标人加盖其单位公章。</w:t>
      </w:r>
    </w:p>
    <w:p w:rsidR="00D87D24" w:rsidRDefault="004759CB">
      <w:pPr>
        <w:pStyle w:val="aa"/>
        <w:widowControl/>
        <w:spacing w:beforeAutospacing="0" w:after="150" w:afterAutospacing="0"/>
      </w:pPr>
      <w:r>
        <w:br/>
      </w:r>
      <w:r>
        <w:rPr>
          <w:rFonts w:ascii="SimSun" w:eastAsia="SimSun" w:hAnsi="SimSun" w:cs="SimSun" w:hint="eastAsia"/>
        </w:rPr>
        <w:br/>
        <w:t>   </w:t>
      </w:r>
      <w:r>
        <w:rPr>
          <w:rFonts w:ascii="SimSun" w:eastAsia="SimSun" w:hAnsi="SimSun" w:cs="SimSun" w:hint="eastAsia"/>
        </w:rPr>
        <w:t>②</w:t>
      </w:r>
      <w:r>
        <w:rPr>
          <w:rFonts w:ascii="SimSun" w:eastAsia="SimSun" w:hAnsi="SimSun" w:cs="SimSun" w:hint="eastAsia"/>
        </w:rPr>
        <w:t>.</w:t>
      </w:r>
      <w:r>
        <w:rPr>
          <w:rFonts w:ascii="SimSun" w:eastAsia="SimSun" w:hAnsi="SimSun" w:cs="SimSun" w:hint="eastAsia"/>
        </w:rPr>
        <w:t>其他资格证明文件：</w:t>
      </w:r>
    </w:p>
    <w:p w:rsidR="00D87D24" w:rsidRDefault="004759CB">
      <w:pPr>
        <w:pStyle w:val="aa"/>
        <w:widowControl/>
        <w:spacing w:before="75" w:beforeAutospacing="0" w:after="75" w:afterAutospacing="0"/>
        <w:ind w:firstLine="480"/>
      </w:pPr>
      <w:r>
        <w:rPr>
          <w:rStyle w:val="ab"/>
          <w:bCs/>
        </w:rPr>
        <w:t>包：</w:t>
      </w:r>
      <w:r>
        <w:rPr>
          <w:rStyle w:val="ab"/>
          <w:bCs/>
        </w:rPr>
        <w:t>1</w:t>
      </w:r>
    </w:p>
    <w:tbl>
      <w:tblPr>
        <w:tblW w:w="5009"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tblPr>
      <w:tblGrid>
        <w:gridCol w:w="2331"/>
        <w:gridCol w:w="6006"/>
      </w:tblGrid>
      <w:tr w:rsidR="00D87D24">
        <w:trPr>
          <w:tblHeader/>
        </w:trPr>
        <w:tc>
          <w:tcPr>
            <w:tcW w:w="1398"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rPr>
                <w:b/>
                <w:bCs/>
              </w:rPr>
            </w:pPr>
            <w:r>
              <w:rPr>
                <w:rFonts w:ascii="SimSun" w:eastAsia="SimSun" w:hAnsi="SimSun" w:cs="SimSun"/>
                <w:b/>
                <w:bCs/>
                <w:kern w:val="0"/>
                <w:sz w:val="24"/>
              </w:rPr>
              <w:t>明细</w:t>
            </w:r>
          </w:p>
        </w:tc>
        <w:tc>
          <w:tcPr>
            <w:tcW w:w="3601"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rPr>
                <w:b/>
                <w:bCs/>
              </w:rPr>
            </w:pPr>
            <w:r>
              <w:rPr>
                <w:rFonts w:ascii="SimSun" w:eastAsia="SimSun" w:hAnsi="SimSun" w:cs="SimSun"/>
                <w:b/>
                <w:bCs/>
                <w:kern w:val="0"/>
                <w:sz w:val="24"/>
              </w:rPr>
              <w:t>描述</w:t>
            </w:r>
          </w:p>
        </w:tc>
      </w:tr>
      <w:tr w:rsidR="00D87D24">
        <w:tc>
          <w:tcPr>
            <w:tcW w:w="1398"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招标文件规定的其他资格证明文件</w:t>
            </w:r>
          </w:p>
        </w:tc>
        <w:tc>
          <w:tcPr>
            <w:tcW w:w="3601"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投标人应具有国家测绘行政主管部门颁发乙级或乙级以上测绘资质单位（专业范围需同时含有地理信息系统工程、不动产测绘、工程测量）。投标文件需提供资质证书复印件并加盖投标人公章（原件备查）</w:t>
            </w:r>
          </w:p>
        </w:tc>
      </w:tr>
    </w:tbl>
    <w:p w:rsidR="00D87D24" w:rsidRDefault="004759CB">
      <w:pPr>
        <w:widowControl/>
        <w:jc w:val="left"/>
      </w:pPr>
      <w:r>
        <w:rPr>
          <w:rFonts w:ascii="SimSun" w:eastAsia="SimSun" w:hAnsi="SimSun" w:cs="SimSun"/>
          <w:kern w:val="0"/>
          <w:sz w:val="24"/>
        </w:rPr>
        <w:br/>
      </w:r>
      <w:r>
        <w:rPr>
          <w:rFonts w:ascii="SimSun" w:eastAsia="SimSun" w:hAnsi="SimSun" w:cs="SimSun" w:hint="eastAsia"/>
          <w:kern w:val="0"/>
          <w:sz w:val="24"/>
        </w:rPr>
        <w:t xml:space="preserve">  </w:t>
      </w:r>
      <w:r>
        <w:rPr>
          <w:rFonts w:ascii="SimSun" w:eastAsia="SimSun" w:hAnsi="SimSun" w:cs="SimSun" w:hint="eastAsia"/>
          <w:kern w:val="0"/>
          <w:sz w:val="24"/>
        </w:rPr>
        <w:t>（</w:t>
      </w:r>
      <w:r>
        <w:rPr>
          <w:rFonts w:ascii="SimSun" w:eastAsia="SimSun" w:hAnsi="SimSun" w:cs="SimSun" w:hint="eastAsia"/>
          <w:kern w:val="0"/>
          <w:sz w:val="24"/>
        </w:rPr>
        <w:t>3</w:t>
      </w:r>
      <w:r>
        <w:rPr>
          <w:rFonts w:ascii="SimSun" w:eastAsia="SimSun" w:hAnsi="SimSun" w:cs="SimSun" w:hint="eastAsia"/>
          <w:kern w:val="0"/>
          <w:sz w:val="24"/>
        </w:rPr>
        <w:t>）投标保证金。</w:t>
      </w:r>
    </w:p>
    <w:p w:rsidR="00D87D24" w:rsidRDefault="004759CB">
      <w:pPr>
        <w:pStyle w:val="aa"/>
        <w:widowControl/>
        <w:spacing w:before="75" w:beforeAutospacing="0" w:after="75" w:afterAutospacing="0"/>
      </w:pPr>
      <w:r>
        <w:rPr>
          <w:rFonts w:ascii="SimSun" w:eastAsia="SimSun" w:hAnsi="SimSun" w:cs="SimSun" w:hint="eastAsia"/>
        </w:rPr>
        <w:t>1.4</w:t>
      </w:r>
      <w:r>
        <w:rPr>
          <w:rFonts w:ascii="SimSun" w:eastAsia="SimSun" w:hAnsi="SimSun" w:cs="SimSun" w:hint="eastAsia"/>
        </w:rPr>
        <w:t>有下列情形之一的，</w:t>
      </w:r>
      <w:r>
        <w:rPr>
          <w:rStyle w:val="ab"/>
          <w:rFonts w:ascii="SimSun" w:eastAsia="SimSun" w:hAnsi="SimSun" w:cs="SimSun" w:hint="eastAsia"/>
          <w:bCs/>
        </w:rPr>
        <w:t>资格审查不合格：</w:t>
      </w:r>
      <w:r>
        <w:rPr>
          <w:rStyle w:val="ab"/>
          <w:rFonts w:ascii="SimSun" w:eastAsia="SimSun" w:hAnsi="SimSun" w:cs="SimSun" w:hint="eastAsia"/>
          <w:bCs/>
        </w:rPr>
        <w:br/>
      </w:r>
      <w:r>
        <w:rPr>
          <w:rFonts w:ascii="SimSun" w:eastAsia="SimSun" w:hAnsi="SimSun" w:cs="SimSun" w:hint="eastAsia"/>
        </w:rPr>
        <w:t>  </w:t>
      </w: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）一般情形：</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tblPr>
      <w:tblGrid>
        <w:gridCol w:w="8322"/>
      </w:tblGrid>
      <w:tr w:rsidR="00D87D24">
        <w:trPr>
          <w:tblHeader/>
        </w:trPr>
        <w:tc>
          <w:tcPr>
            <w:tcW w:w="5000"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rPr>
                <w:b/>
                <w:bCs/>
              </w:rPr>
            </w:pPr>
            <w:r>
              <w:rPr>
                <w:rFonts w:ascii="SimSun" w:eastAsia="SimSun" w:hAnsi="SimSun" w:cs="SimSun"/>
                <w:b/>
                <w:bCs/>
                <w:kern w:val="0"/>
                <w:sz w:val="24"/>
              </w:rPr>
              <w:t>明细</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未按照招标文件规定提交投标函</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未按照招标文件规定提交投标人的资格及资信文件</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未按照招标文件规定提交投标保证金</w:t>
            </w:r>
          </w:p>
        </w:tc>
      </w:tr>
    </w:tbl>
    <w:p w:rsidR="00D87D24" w:rsidRDefault="004759CB">
      <w:pPr>
        <w:widowControl/>
        <w:jc w:val="left"/>
      </w:pPr>
      <w:r>
        <w:rPr>
          <w:rFonts w:ascii="SimSun" w:eastAsia="SimSun" w:hAnsi="SimSun" w:cs="SimSun"/>
          <w:kern w:val="0"/>
          <w:sz w:val="24"/>
        </w:rPr>
        <w:br/>
        <w:t xml:space="preserve">  </w:t>
      </w:r>
      <w:r>
        <w:rPr>
          <w:rFonts w:ascii="SimSun" w:eastAsia="SimSun" w:hAnsi="SimSun" w:cs="SimSun"/>
          <w:kern w:val="0"/>
          <w:sz w:val="24"/>
        </w:rPr>
        <w:t>（</w:t>
      </w:r>
      <w:r>
        <w:rPr>
          <w:rFonts w:ascii="SimSun" w:eastAsia="SimSun" w:hAnsi="SimSun" w:cs="SimSun"/>
          <w:kern w:val="0"/>
          <w:sz w:val="24"/>
        </w:rPr>
        <w:t>2</w:t>
      </w:r>
      <w:r>
        <w:rPr>
          <w:rFonts w:ascii="SimSun" w:eastAsia="SimSun" w:hAnsi="SimSun" w:cs="SimSun"/>
          <w:kern w:val="0"/>
          <w:sz w:val="24"/>
        </w:rPr>
        <w:t>）本项目规定的其他情形：</w:t>
      </w:r>
    </w:p>
    <w:p w:rsidR="00D87D24" w:rsidRDefault="004759CB">
      <w:pPr>
        <w:pStyle w:val="aa"/>
        <w:widowControl/>
        <w:spacing w:beforeAutospacing="0" w:after="150" w:afterAutospacing="0"/>
        <w:ind w:firstLine="480"/>
      </w:pPr>
      <w:r>
        <w:rPr>
          <w:rStyle w:val="ab"/>
          <w:bCs/>
        </w:rPr>
        <w:t>包：</w:t>
      </w:r>
      <w:r>
        <w:rPr>
          <w:rStyle w:val="ab"/>
          <w:bCs/>
        </w:rPr>
        <w:t>1</w:t>
      </w:r>
      <w:r>
        <w:br/>
      </w:r>
      <w:r>
        <w:rPr>
          <w:rStyle w:val="ab"/>
          <w:bCs/>
        </w:rPr>
        <w:t>         </w:t>
      </w:r>
      <w:r>
        <w:rPr>
          <w:rStyle w:val="ab"/>
          <w:bCs/>
        </w:rPr>
        <w:t>无</w:t>
      </w:r>
    </w:p>
    <w:p w:rsidR="00D87D24" w:rsidRDefault="004759CB">
      <w:pPr>
        <w:pStyle w:val="aa"/>
        <w:widowControl/>
        <w:spacing w:before="75" w:beforeAutospacing="0" w:after="75" w:afterAutospacing="0"/>
      </w:pPr>
      <w:r>
        <w:rPr>
          <w:rFonts w:ascii="SimSun" w:eastAsia="SimSun" w:hAnsi="SimSun" w:cs="SimSun" w:hint="eastAsia"/>
        </w:rPr>
        <w:lastRenderedPageBreak/>
        <w:t>1.5</w:t>
      </w:r>
      <w:r>
        <w:rPr>
          <w:rFonts w:ascii="SimSun" w:eastAsia="SimSun" w:hAnsi="SimSun" w:cs="SimSun" w:hint="eastAsia"/>
        </w:rPr>
        <w:t>若本项目接受联合体投标且投标人为联合体，联合体中有同类资质的供应商按照联合体分工承担相同工作的，应先按照资质等级较低的供应商确定资质等级，再按照本章第</w:t>
      </w:r>
      <w:r>
        <w:rPr>
          <w:rFonts w:ascii="Calibri" w:hAnsi="Calibri" w:cs="Calibri"/>
        </w:rPr>
        <w:t>1.2</w:t>
      </w:r>
      <w:r>
        <w:rPr>
          <w:rFonts w:ascii="SimSun" w:eastAsia="SimSun" w:hAnsi="SimSun" w:cs="SimSun" w:hint="eastAsia"/>
        </w:rPr>
        <w:t>、</w:t>
      </w:r>
      <w:r>
        <w:rPr>
          <w:rFonts w:ascii="Calibri" w:hAnsi="Calibri" w:cs="Calibri"/>
        </w:rPr>
        <w:t>1.3</w:t>
      </w:r>
      <w:r>
        <w:rPr>
          <w:rFonts w:ascii="SimSun" w:eastAsia="SimSun" w:hAnsi="SimSun" w:cs="SimSun" w:hint="eastAsia"/>
        </w:rPr>
        <w:t>、</w:t>
      </w:r>
      <w:r>
        <w:rPr>
          <w:rFonts w:ascii="Calibri" w:hAnsi="Calibri" w:cs="Calibri"/>
        </w:rPr>
        <w:t>1.4</w:t>
      </w:r>
      <w:r>
        <w:rPr>
          <w:rFonts w:ascii="SimSun" w:eastAsia="SimSun" w:hAnsi="SimSun" w:cs="SimSun" w:hint="eastAsia"/>
        </w:rPr>
        <w:t>条规定进行资格审查。</w:t>
      </w:r>
    </w:p>
    <w:p w:rsidR="00D87D24" w:rsidRDefault="004759CB">
      <w:pPr>
        <w:pStyle w:val="aa"/>
        <w:widowControl/>
        <w:spacing w:before="75" w:beforeAutospacing="0" w:after="75" w:afterAutospacing="0"/>
      </w:pPr>
      <w:r>
        <w:rPr>
          <w:rFonts w:ascii="SimSun" w:eastAsia="SimSun" w:hAnsi="SimSun" w:cs="SimSun" w:hint="eastAsia"/>
        </w:rPr>
        <w:t>2</w:t>
      </w:r>
      <w:r>
        <w:rPr>
          <w:rFonts w:ascii="SimSun" w:eastAsia="SimSun" w:hAnsi="SimSun" w:cs="SimSun" w:hint="eastAsia"/>
        </w:rPr>
        <w:t>、资格审查情况不得私自外泄，有关信息由</w:t>
      </w:r>
      <w:r>
        <w:rPr>
          <w:rFonts w:ascii="SimSun" w:eastAsia="SimSun" w:hAnsi="SimSun" w:cs="SimSun" w:hint="eastAsia"/>
          <w:u w:val="single"/>
        </w:rPr>
        <w:t>福建省勤思项目管理有限公司</w:t>
      </w:r>
      <w:r>
        <w:rPr>
          <w:rFonts w:ascii="SimSun" w:eastAsia="SimSun" w:hAnsi="SimSun" w:cs="SimSun" w:hint="eastAsia"/>
        </w:rPr>
        <w:t>统一对外发布。</w:t>
      </w:r>
    </w:p>
    <w:p w:rsidR="00D87D24" w:rsidRDefault="004759CB">
      <w:pPr>
        <w:pStyle w:val="aa"/>
        <w:widowControl/>
        <w:spacing w:before="75" w:beforeAutospacing="0" w:after="75" w:afterAutospacing="0"/>
      </w:pPr>
      <w:r>
        <w:rPr>
          <w:rFonts w:ascii="SimSun" w:eastAsia="SimSun" w:hAnsi="SimSun" w:cs="SimSun" w:hint="eastAsia"/>
        </w:rPr>
        <w:t>3</w:t>
      </w:r>
      <w:r>
        <w:rPr>
          <w:rFonts w:ascii="SimSun" w:eastAsia="SimSun" w:hAnsi="SimSun" w:cs="SimSun" w:hint="eastAsia"/>
        </w:rPr>
        <w:t>、资格审查合格的投标人不足三家的，不进行评标。同时，本次采购活动结束，</w:t>
      </w:r>
      <w:r>
        <w:rPr>
          <w:rFonts w:ascii="SimSun" w:eastAsia="SimSun" w:hAnsi="SimSun" w:cs="SimSun" w:hint="eastAsia"/>
          <w:u w:val="single"/>
        </w:rPr>
        <w:t>福建省勤思项目管理有限公司</w:t>
      </w:r>
      <w:r>
        <w:rPr>
          <w:rFonts w:ascii="SimSun" w:eastAsia="SimSun" w:hAnsi="SimSun" w:cs="SimSun" w:hint="eastAsia"/>
        </w:rPr>
        <w:t>将依法组织后续采购活动（包括但不限于：重新招标、采用其他方式采购等）。</w:t>
      </w:r>
    </w:p>
    <w:p w:rsidR="00D87D24" w:rsidRDefault="004759CB">
      <w:pPr>
        <w:pStyle w:val="aa"/>
        <w:widowControl/>
        <w:spacing w:before="75" w:beforeAutospacing="0" w:after="75" w:afterAutospacing="0"/>
      </w:pPr>
      <w:r>
        <w:t> </w:t>
      </w:r>
    </w:p>
    <w:p w:rsidR="00D87D24" w:rsidRDefault="004759CB">
      <w:pPr>
        <w:pStyle w:val="aa"/>
        <w:widowControl/>
        <w:spacing w:before="75" w:beforeAutospacing="0" w:after="75" w:afterAutospacing="0"/>
        <w:jc w:val="center"/>
        <w:outlineLvl w:val="0"/>
      </w:pPr>
      <w:r>
        <w:rPr>
          <w:rStyle w:val="ab"/>
          <w:rFonts w:ascii="SimSun" w:eastAsia="SimSun" w:hAnsi="SimSun" w:cs="SimSun" w:hint="eastAsia"/>
          <w:bCs/>
        </w:rPr>
        <w:t>二、评标</w:t>
      </w:r>
    </w:p>
    <w:p w:rsidR="00D87D24" w:rsidRDefault="004759CB">
      <w:pPr>
        <w:pStyle w:val="aa"/>
        <w:widowControl/>
        <w:spacing w:before="75" w:beforeAutospacing="0" w:after="75" w:afterAutospacing="0"/>
      </w:pPr>
      <w:r>
        <w:rPr>
          <w:rFonts w:ascii="SimSun" w:eastAsia="SimSun" w:hAnsi="SimSun" w:cs="SimSun" w:hint="eastAsia"/>
        </w:rPr>
        <w:t>4</w:t>
      </w:r>
      <w:r>
        <w:rPr>
          <w:rFonts w:ascii="SimSun" w:eastAsia="SimSun" w:hAnsi="SimSun" w:cs="SimSun" w:hint="eastAsia"/>
        </w:rPr>
        <w:t>、资格审查结束后，由福建省勤思项目管理有限公司负责评标委员会的组建及评标工作的组织。</w:t>
      </w:r>
    </w:p>
    <w:p w:rsidR="00D87D24" w:rsidRDefault="004759CB">
      <w:pPr>
        <w:pStyle w:val="aa"/>
        <w:widowControl/>
        <w:spacing w:before="75" w:beforeAutospacing="0" w:after="75" w:afterAutospacing="0"/>
        <w:outlineLvl w:val="0"/>
      </w:pPr>
      <w:r>
        <w:rPr>
          <w:rFonts w:ascii="SimSun" w:eastAsia="SimSun" w:hAnsi="SimSun" w:cs="SimSun" w:hint="eastAsia"/>
        </w:rPr>
        <w:t>5</w:t>
      </w:r>
      <w:r>
        <w:rPr>
          <w:rFonts w:ascii="SimSun" w:eastAsia="SimSun" w:hAnsi="SimSun" w:cs="SimSun" w:hint="eastAsia"/>
        </w:rPr>
        <w:t>、评标委员会</w:t>
      </w:r>
    </w:p>
    <w:p w:rsidR="00D87D24" w:rsidRDefault="004759CB">
      <w:pPr>
        <w:pStyle w:val="aa"/>
        <w:widowControl/>
        <w:spacing w:before="75" w:beforeAutospacing="0" w:after="75" w:afterAutospacing="0"/>
      </w:pPr>
      <w:r>
        <w:rPr>
          <w:rFonts w:ascii="SimSun" w:eastAsia="SimSun" w:hAnsi="SimSun" w:cs="SimSun" w:hint="eastAsia"/>
        </w:rPr>
        <w:t>5.1</w:t>
      </w:r>
      <w:r>
        <w:rPr>
          <w:rFonts w:ascii="SimSun" w:eastAsia="SimSun" w:hAnsi="SimSun" w:cs="SimSun" w:hint="eastAsia"/>
        </w:rPr>
        <w:t>评标委员会由采购人代表和评标专家两部分共</w:t>
      </w:r>
      <w:r>
        <w:rPr>
          <w:rFonts w:ascii="SimSun" w:eastAsia="SimSun" w:hAnsi="SimSun" w:cs="SimSun" w:hint="eastAsia"/>
          <w:u w:val="single"/>
        </w:rPr>
        <w:t>5</w:t>
      </w:r>
      <w:r>
        <w:rPr>
          <w:rFonts w:ascii="SimSun" w:eastAsia="SimSun" w:hAnsi="SimSun" w:cs="SimSun" w:hint="eastAsia"/>
        </w:rPr>
        <w:t>人（以下简称“评委”）组成，其中：由采购人派出的采购人代表</w:t>
      </w:r>
      <w:r>
        <w:rPr>
          <w:rFonts w:ascii="SimSun" w:eastAsia="SimSun" w:hAnsi="SimSun" w:cs="SimSun" w:hint="eastAsia"/>
          <w:u w:val="single"/>
        </w:rPr>
        <w:t>1</w:t>
      </w:r>
      <w:r>
        <w:rPr>
          <w:rFonts w:ascii="SimSun" w:eastAsia="SimSun" w:hAnsi="SimSun" w:cs="SimSun" w:hint="eastAsia"/>
        </w:rPr>
        <w:t>人，由福建省政府采购评审专家库产生的评标专家</w:t>
      </w:r>
      <w:r>
        <w:rPr>
          <w:rFonts w:ascii="SimSun" w:eastAsia="SimSun" w:hAnsi="SimSun" w:cs="SimSun" w:hint="eastAsia"/>
          <w:u w:val="single"/>
        </w:rPr>
        <w:t>4</w:t>
      </w:r>
      <w:r>
        <w:rPr>
          <w:rFonts w:ascii="SimSun" w:eastAsia="SimSun" w:hAnsi="SimSun" w:cs="SimSun" w:hint="eastAsia"/>
        </w:rPr>
        <w:t>人。</w:t>
      </w:r>
    </w:p>
    <w:p w:rsidR="00D87D24" w:rsidRDefault="004759CB">
      <w:pPr>
        <w:pStyle w:val="aa"/>
        <w:widowControl/>
        <w:spacing w:before="75" w:beforeAutospacing="0" w:after="75" w:afterAutospacing="0"/>
      </w:pPr>
      <w:r>
        <w:rPr>
          <w:rFonts w:ascii="SimSun" w:eastAsia="SimSun" w:hAnsi="SimSun" w:cs="SimSun" w:hint="eastAsia"/>
        </w:rPr>
        <w:t>5.2</w:t>
      </w:r>
      <w:r>
        <w:rPr>
          <w:rFonts w:ascii="SimSun" w:eastAsia="SimSun" w:hAnsi="SimSun" w:cs="SimSun" w:hint="eastAsia"/>
        </w:rPr>
        <w:t>评标委员会负责具体评标事务，并按照下列原则依法独立履行有关职责：</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）评标应保护国家利益、社会公共利益和各方当事人合法权益，提高采购效益，保证项目质量。</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）评标应遵循公平、公正、科学、严谨和择优原则。</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）评标的依据是招标文件和投标文件。</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4</w:t>
      </w:r>
      <w:r>
        <w:rPr>
          <w:rFonts w:ascii="SimSun" w:eastAsia="SimSun" w:hAnsi="SimSun" w:cs="SimSun" w:hint="eastAsia"/>
        </w:rPr>
        <w:t>）应按照招标文件规定推荐中标候选人或确定中标人。</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5</w:t>
      </w:r>
      <w:r>
        <w:rPr>
          <w:rFonts w:ascii="SimSun" w:eastAsia="SimSun" w:hAnsi="SimSun" w:cs="SimSun" w:hint="eastAsia"/>
        </w:rPr>
        <w:t>）评标应遵守下列评标纪律：</w:t>
      </w:r>
    </w:p>
    <w:p w:rsidR="00D87D24" w:rsidRDefault="004759CB">
      <w:pPr>
        <w:pStyle w:val="aa"/>
        <w:widowControl/>
        <w:spacing w:before="75" w:beforeAutospacing="0" w:after="75" w:afterAutospacing="0"/>
        <w:ind w:firstLine="480"/>
      </w:pPr>
      <w:r>
        <w:rPr>
          <w:rFonts w:ascii="SimSun" w:eastAsia="SimSun" w:hAnsi="SimSun" w:cs="SimSun" w:hint="eastAsia"/>
        </w:rPr>
        <w:t>①评标情况不得私自外泄，有关信息由</w:t>
      </w:r>
      <w:r>
        <w:rPr>
          <w:rFonts w:ascii="SimSun" w:eastAsia="SimSun" w:hAnsi="SimSun" w:cs="SimSun" w:hint="eastAsia"/>
          <w:u w:val="single"/>
        </w:rPr>
        <w:t>福建省勤思项目管理有限公司</w:t>
      </w:r>
      <w:r>
        <w:rPr>
          <w:rFonts w:ascii="SimSun" w:eastAsia="SimSun" w:hAnsi="SimSun" w:cs="SimSun" w:hint="eastAsia"/>
        </w:rPr>
        <w:t>统一对外发布。</w:t>
      </w:r>
    </w:p>
    <w:p w:rsidR="00D87D24" w:rsidRDefault="004759CB">
      <w:pPr>
        <w:pStyle w:val="aa"/>
        <w:widowControl/>
        <w:spacing w:before="75" w:beforeAutospacing="0" w:after="75" w:afterAutospacing="0"/>
        <w:ind w:firstLine="480"/>
      </w:pPr>
      <w:r>
        <w:rPr>
          <w:rFonts w:ascii="SimSun" w:eastAsia="SimSun" w:hAnsi="SimSun" w:cs="SimSun" w:hint="eastAsia"/>
        </w:rPr>
        <w:t>②对</w:t>
      </w:r>
      <w:r>
        <w:rPr>
          <w:rFonts w:ascii="SimSun" w:eastAsia="SimSun" w:hAnsi="SimSun" w:cs="SimSun" w:hint="eastAsia"/>
          <w:u w:val="single"/>
        </w:rPr>
        <w:t>福建省勤思项目管理有限公司</w:t>
      </w:r>
      <w:r>
        <w:rPr>
          <w:rFonts w:ascii="SimSun" w:eastAsia="SimSun" w:hAnsi="SimSun" w:cs="SimSun" w:hint="eastAsia"/>
        </w:rPr>
        <w:t>或投标人提供的要求保密的资料，不得摘记翻印和外传。</w:t>
      </w:r>
    </w:p>
    <w:p w:rsidR="00D87D24" w:rsidRDefault="004759CB">
      <w:pPr>
        <w:pStyle w:val="aa"/>
        <w:widowControl/>
        <w:spacing w:before="75" w:beforeAutospacing="0" w:after="75" w:afterAutospacing="0"/>
        <w:ind w:firstLine="480"/>
      </w:pPr>
      <w:r>
        <w:rPr>
          <w:rFonts w:ascii="SimSun" w:eastAsia="SimSun" w:hAnsi="SimSun" w:cs="SimSun" w:hint="eastAsia"/>
        </w:rPr>
        <w:t>③不得收受投标</w:t>
      </w:r>
      <w:r>
        <w:rPr>
          <w:rFonts w:ascii="SimSun" w:eastAsia="SimSun" w:hAnsi="SimSun" w:cs="SimSun" w:hint="eastAsia"/>
        </w:rPr>
        <w:t>人或有关人员的任何礼物，不得串联鼓动其他人袒护某投标人。若与投标人存在利害关系，则应主动声明并回避。</w:t>
      </w:r>
    </w:p>
    <w:p w:rsidR="00D87D24" w:rsidRDefault="004759CB">
      <w:pPr>
        <w:pStyle w:val="aa"/>
        <w:widowControl/>
        <w:spacing w:before="75" w:beforeAutospacing="0" w:after="75" w:afterAutospacing="0"/>
        <w:ind w:firstLine="480"/>
      </w:pPr>
      <w:r>
        <w:rPr>
          <w:rFonts w:ascii="SimSun" w:eastAsia="SimSun" w:hAnsi="SimSun" w:cs="SimSun" w:hint="eastAsia"/>
        </w:rPr>
        <w:t>④全体评委应按照招标文件规定进行评标，一切认定事项应查有实据且不得弄虚作假。</w:t>
      </w:r>
    </w:p>
    <w:p w:rsidR="00D87D24" w:rsidRDefault="004759CB">
      <w:pPr>
        <w:pStyle w:val="aa"/>
        <w:widowControl/>
        <w:spacing w:before="75" w:beforeAutospacing="0" w:after="75" w:afterAutospacing="0"/>
        <w:ind w:firstLine="480"/>
      </w:pPr>
      <w:r>
        <w:rPr>
          <w:rFonts w:ascii="SimSun" w:eastAsia="SimSun" w:hAnsi="SimSun" w:cs="SimSun" w:hint="eastAsia"/>
        </w:rPr>
        <w:t>⑤评标中应充分发扬民主，推荐中标候选人或确定中标人后要服从评标报告。</w:t>
      </w:r>
    </w:p>
    <w:p w:rsidR="00D87D24" w:rsidRDefault="004759CB">
      <w:pPr>
        <w:pStyle w:val="aa"/>
        <w:widowControl/>
        <w:spacing w:before="75" w:beforeAutospacing="0" w:after="75" w:afterAutospacing="0"/>
        <w:ind w:firstLine="480"/>
      </w:pPr>
      <w:r>
        <w:rPr>
          <w:rStyle w:val="ab"/>
          <w:rFonts w:ascii="SimSun" w:eastAsia="SimSun" w:hAnsi="SimSun" w:cs="SimSun" w:hint="eastAsia"/>
          <w:bCs/>
        </w:rPr>
        <w:t>※对违反评标纪律的评委，将取消其评委资格，对评标工作造成严重损失者将予以通报批评乃至追究法律责任。</w:t>
      </w:r>
    </w:p>
    <w:p w:rsidR="00D87D24" w:rsidRDefault="004759CB">
      <w:pPr>
        <w:pStyle w:val="aa"/>
        <w:widowControl/>
        <w:spacing w:before="75" w:beforeAutospacing="0" w:after="75" w:afterAutospacing="0"/>
      </w:pPr>
      <w:r>
        <w:rPr>
          <w:rFonts w:ascii="SimSun" w:eastAsia="SimSun" w:hAnsi="SimSun" w:cs="SimSun" w:hint="eastAsia"/>
        </w:rPr>
        <w:t>6</w:t>
      </w:r>
      <w:r>
        <w:rPr>
          <w:rFonts w:ascii="SimSun" w:eastAsia="SimSun" w:hAnsi="SimSun" w:cs="SimSun" w:hint="eastAsia"/>
        </w:rPr>
        <w:t>、评标程序</w:t>
      </w:r>
    </w:p>
    <w:p w:rsidR="00D87D24" w:rsidRDefault="004759CB">
      <w:pPr>
        <w:pStyle w:val="aa"/>
        <w:widowControl/>
        <w:spacing w:before="75" w:beforeAutospacing="0" w:after="75" w:afterAutospacing="0"/>
      </w:pPr>
      <w:r>
        <w:rPr>
          <w:rFonts w:ascii="SimSun" w:eastAsia="SimSun" w:hAnsi="SimSun" w:cs="SimSun" w:hint="eastAsia"/>
        </w:rPr>
        <w:t>6.1</w:t>
      </w:r>
      <w:r>
        <w:rPr>
          <w:rFonts w:ascii="SimSun" w:eastAsia="SimSun" w:hAnsi="SimSun" w:cs="SimSun" w:hint="eastAsia"/>
        </w:rPr>
        <w:t>评标前的准备工作</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）全体评委应认真审阅招标文件，了解评委应履行或遵守的职责、义务和评标纪律。</w:t>
      </w:r>
    </w:p>
    <w:p w:rsidR="00D87D24" w:rsidRDefault="004759CB">
      <w:pPr>
        <w:pStyle w:val="aa"/>
        <w:widowControl/>
        <w:spacing w:before="75" w:beforeAutospacing="0" w:after="75" w:afterAutospacing="0"/>
        <w:ind w:firstLine="480"/>
      </w:pPr>
      <w:r>
        <w:rPr>
          <w:rFonts w:ascii="SimSun" w:eastAsia="SimSun" w:hAnsi="SimSun" w:cs="SimSun" w:hint="eastAsia"/>
        </w:rPr>
        <w:lastRenderedPageBreak/>
        <w:t>（</w:t>
      </w:r>
      <w:r>
        <w:rPr>
          <w:rFonts w:ascii="SimSun" w:eastAsia="SimSun" w:hAnsi="SimSun" w:cs="SimSun" w:hint="eastAsia"/>
        </w:rPr>
        <w:t>2</w:t>
      </w:r>
      <w:r>
        <w:rPr>
          <w:rFonts w:ascii="SimSun" w:eastAsia="SimSun" w:hAnsi="SimSun" w:cs="SimSun" w:hint="eastAsia"/>
        </w:rPr>
        <w:t>）参加评标委员会的采购人代表可对本项目的</w:t>
      </w:r>
      <w:r>
        <w:rPr>
          <w:rFonts w:ascii="SimSun" w:eastAsia="SimSun" w:hAnsi="SimSun" w:cs="SimSun" w:hint="eastAsia"/>
        </w:rPr>
        <w:t>背景和采购需求进行介绍，介绍材料应以书面形式提交（随采购文件一并存档），介绍内容不得含有歧视性、倾向性意见，不得超出招标文件所述范围。</w:t>
      </w:r>
    </w:p>
    <w:p w:rsidR="00D87D24" w:rsidRDefault="004759CB">
      <w:pPr>
        <w:pStyle w:val="aa"/>
        <w:widowControl/>
        <w:spacing w:before="75" w:beforeAutospacing="0" w:after="75" w:afterAutospacing="0"/>
        <w:outlineLvl w:val="0"/>
      </w:pPr>
      <w:r>
        <w:rPr>
          <w:rFonts w:ascii="SimSun" w:eastAsia="SimSun" w:hAnsi="SimSun" w:cs="SimSun" w:hint="eastAsia"/>
        </w:rPr>
        <w:t>6.2</w:t>
      </w:r>
      <w:r>
        <w:rPr>
          <w:rFonts w:ascii="SimSun" w:eastAsia="SimSun" w:hAnsi="SimSun" w:cs="SimSun" w:hint="eastAsia"/>
        </w:rPr>
        <w:t>符合性审查</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）评标委员会依据招标文件的实质性要求，对通过资格审查的投标文件进行符合性审查，以确定其是否满足招标文件的实质性要求。</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）满足招标文件的实质性要求指投标文件对招标文件实质性要求的响应不存在重大偏差或保留。</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）重大偏差或保留指影响到招标文件规定的合同范围、合同履行及影响关键质量和性能，或限制了采购人的权利，或反对、减少投标人的义务，而纠正这些重大偏</w:t>
      </w:r>
      <w:r>
        <w:rPr>
          <w:rFonts w:ascii="SimSun" w:eastAsia="SimSun" w:hAnsi="SimSun" w:cs="SimSun" w:hint="eastAsia"/>
        </w:rPr>
        <w:t>差或保留将影响到其他提交实质性响应投标的投标人的公平竞争地位。</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4</w:t>
      </w:r>
      <w:r>
        <w:rPr>
          <w:rFonts w:ascii="SimSun" w:eastAsia="SimSun" w:hAnsi="SimSun" w:cs="SimSun" w:hint="eastAsia"/>
        </w:rPr>
        <w:t>）评标委员会审查判断投标文件是否满足招标文件的实质性要求仅基于投标文件本身而不寻求其他的外部证据。未满足招标文件实质性要求的投标文件将被评标委员会否决（即符合性审查不合格），被否决的投标文件不能通过补充、修改（澄清、说明或补正）等方式重新成为满足招标文件实质性要求的投标文件。</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5</w:t>
      </w:r>
      <w:r>
        <w:rPr>
          <w:rFonts w:ascii="SimSun" w:eastAsia="SimSun" w:hAnsi="SimSun" w:cs="SimSun" w:hint="eastAsia"/>
        </w:rPr>
        <w:t>）评标委员会对所有投标人都执行相同的程序和标准。</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6</w:t>
      </w:r>
      <w:r>
        <w:rPr>
          <w:rFonts w:ascii="SimSun" w:eastAsia="SimSun" w:hAnsi="SimSun" w:cs="SimSun" w:hint="eastAsia"/>
        </w:rPr>
        <w:t>）有下列情形之一的，</w:t>
      </w:r>
      <w:r>
        <w:rPr>
          <w:rStyle w:val="ab"/>
          <w:rFonts w:ascii="SimSun" w:eastAsia="SimSun" w:hAnsi="SimSun" w:cs="SimSun" w:hint="eastAsia"/>
          <w:bCs/>
        </w:rPr>
        <w:t>符合性审查不合格：</w:t>
      </w:r>
    </w:p>
    <w:p w:rsidR="00D87D24" w:rsidRDefault="004759CB">
      <w:pPr>
        <w:pStyle w:val="aa"/>
        <w:widowControl/>
        <w:spacing w:before="75" w:beforeAutospacing="0" w:after="75" w:afterAutospacing="0"/>
        <w:ind w:firstLine="480"/>
      </w:pPr>
      <w:r>
        <w:rPr>
          <w:rFonts w:ascii="SimSun" w:eastAsia="SimSun" w:hAnsi="SimSun" w:cs="SimSun" w:hint="eastAsia"/>
        </w:rPr>
        <w:t>①项目一般情形：</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tblPr>
      <w:tblGrid>
        <w:gridCol w:w="8322"/>
      </w:tblGrid>
      <w:tr w:rsidR="00D87D24">
        <w:trPr>
          <w:tblHeader/>
        </w:trPr>
        <w:tc>
          <w:tcPr>
            <w:tcW w:w="5000"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rPr>
                <w:b/>
                <w:bCs/>
              </w:rPr>
            </w:pPr>
            <w:r>
              <w:rPr>
                <w:rFonts w:ascii="SimSun" w:eastAsia="SimSun" w:hAnsi="SimSun" w:cs="SimSun"/>
                <w:b/>
                <w:bCs/>
                <w:kern w:val="0"/>
                <w:sz w:val="24"/>
              </w:rPr>
              <w:t>明细</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属于招标文件第三章第</w:t>
            </w:r>
            <w:r>
              <w:rPr>
                <w:rFonts w:ascii="SimSun" w:eastAsia="SimSun" w:hAnsi="SimSun" w:cs="SimSun"/>
                <w:kern w:val="0"/>
                <w:sz w:val="24"/>
              </w:rPr>
              <w:t>10.12</w:t>
            </w:r>
            <w:r>
              <w:rPr>
                <w:rFonts w:ascii="SimSun" w:eastAsia="SimSun" w:hAnsi="SimSun" w:cs="SimSun"/>
                <w:kern w:val="0"/>
                <w:sz w:val="24"/>
              </w:rPr>
              <w:t>条规定的投标无效情形；</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投标文件对招标文件实质性要求的响应存在重大偏离或保留。</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违反招标文件中载明</w:t>
            </w:r>
            <w:r>
              <w:rPr>
                <w:rFonts w:ascii="SimSun" w:eastAsia="SimSun" w:hAnsi="SimSun" w:cs="SimSun"/>
                <w:kern w:val="0"/>
                <w:sz w:val="24"/>
              </w:rPr>
              <w:t>“</w:t>
            </w:r>
            <w:r>
              <w:rPr>
                <w:rFonts w:ascii="SimSun" w:eastAsia="SimSun" w:hAnsi="SimSun" w:cs="SimSun"/>
                <w:kern w:val="0"/>
                <w:sz w:val="24"/>
              </w:rPr>
              <w:t>投标无效</w:t>
            </w:r>
            <w:r>
              <w:rPr>
                <w:rFonts w:ascii="SimSun" w:eastAsia="SimSun" w:hAnsi="SimSun" w:cs="SimSun"/>
                <w:kern w:val="0"/>
                <w:sz w:val="24"/>
              </w:rPr>
              <w:t>”</w:t>
            </w:r>
            <w:r>
              <w:rPr>
                <w:rFonts w:ascii="SimSun" w:eastAsia="SimSun" w:hAnsi="SimSun" w:cs="SimSun"/>
                <w:kern w:val="0"/>
                <w:sz w:val="24"/>
              </w:rPr>
              <w:t>条款的规定；</w:t>
            </w:r>
          </w:p>
        </w:tc>
      </w:tr>
    </w:tbl>
    <w:p w:rsidR="00D87D24" w:rsidRDefault="004759CB">
      <w:pPr>
        <w:pStyle w:val="aa"/>
        <w:widowControl/>
        <w:spacing w:before="75" w:beforeAutospacing="0" w:after="75" w:afterAutospacing="0"/>
        <w:ind w:firstLine="480"/>
      </w:pPr>
      <w:r>
        <w:rPr>
          <w:rFonts w:ascii="SimSun" w:eastAsia="SimSun" w:hAnsi="SimSun" w:cs="SimSun" w:hint="eastAsia"/>
        </w:rPr>
        <w:t>②本项目规定的其他情形：</w:t>
      </w:r>
      <w:r>
        <w:rPr>
          <w:rFonts w:ascii="SimSun" w:eastAsia="SimSun" w:hAnsi="SimSun" w:cs="SimSun" w:hint="eastAsia"/>
        </w:rPr>
        <w:br/>
      </w:r>
      <w:r>
        <w:rPr>
          <w:rFonts w:ascii="SimSun" w:eastAsia="SimSun" w:hAnsi="SimSun" w:cs="SimSun" w:hint="eastAsia"/>
        </w:rPr>
        <w:t>包：</w:t>
      </w:r>
      <w:r>
        <w:rPr>
          <w:rFonts w:ascii="SimSun" w:eastAsia="SimSun" w:hAnsi="SimSun" w:cs="SimSun" w:hint="eastAsia"/>
        </w:rPr>
        <w:t>1</w:t>
      </w:r>
      <w:r>
        <w:rPr>
          <w:rFonts w:ascii="SimSun" w:eastAsia="SimSun" w:hAnsi="SimSun" w:cs="SimSun" w:hint="eastAsia"/>
        </w:rPr>
        <w:br/>
      </w:r>
      <w:r>
        <w:rPr>
          <w:rFonts w:ascii="SimSun" w:eastAsia="SimSun" w:hAnsi="SimSun" w:cs="SimSun" w:hint="eastAsia"/>
        </w:rPr>
        <w:t>包一般情形</w:t>
      </w:r>
      <w:r>
        <w:br/>
      </w:r>
      <w:r>
        <w:rPr>
          <w:rStyle w:val="ab"/>
          <w:bCs/>
        </w:rPr>
        <w:t>         </w:t>
      </w:r>
      <w:r>
        <w:rPr>
          <w:rStyle w:val="ab"/>
          <w:bCs/>
        </w:rPr>
        <w:t>无</w:t>
      </w:r>
    </w:p>
    <w:p w:rsidR="00D87D24" w:rsidRDefault="004759CB">
      <w:pPr>
        <w:widowControl/>
        <w:jc w:val="left"/>
      </w:pPr>
      <w:r>
        <w:rPr>
          <w:rFonts w:ascii="SimSun" w:eastAsia="SimSun" w:hAnsi="SimSun" w:cs="SimSun"/>
          <w:kern w:val="0"/>
          <w:sz w:val="24"/>
        </w:rPr>
        <w:br/>
      </w:r>
      <w:r>
        <w:rPr>
          <w:rFonts w:ascii="SimSun" w:eastAsia="SimSun" w:hAnsi="SimSun" w:cs="SimSun"/>
          <w:kern w:val="0"/>
          <w:sz w:val="24"/>
        </w:rPr>
        <w:t>技术符合性</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tblPr>
      <w:tblGrid>
        <w:gridCol w:w="8322"/>
      </w:tblGrid>
      <w:tr w:rsidR="00D87D24">
        <w:trPr>
          <w:tblHeader/>
        </w:trPr>
        <w:tc>
          <w:tcPr>
            <w:tcW w:w="5000"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rPr>
                <w:b/>
                <w:bCs/>
              </w:rPr>
            </w:pPr>
            <w:r>
              <w:rPr>
                <w:rFonts w:ascii="SimSun" w:eastAsia="SimSun" w:hAnsi="SimSun" w:cs="SimSun"/>
                <w:b/>
                <w:bCs/>
                <w:kern w:val="0"/>
                <w:sz w:val="24"/>
              </w:rPr>
              <w:t>明细</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投标文件的技术部分中出现报价部分的全部或部分的投标报价信息</w:t>
            </w:r>
            <w:r>
              <w:rPr>
                <w:rFonts w:ascii="SimSun" w:eastAsia="SimSun" w:hAnsi="SimSun" w:cs="SimSun"/>
                <w:kern w:val="0"/>
                <w:sz w:val="24"/>
              </w:rPr>
              <w:t>(</w:t>
            </w:r>
            <w:r>
              <w:rPr>
                <w:rFonts w:ascii="SimSun" w:eastAsia="SimSun" w:hAnsi="SimSun" w:cs="SimSun"/>
                <w:kern w:val="0"/>
                <w:sz w:val="24"/>
              </w:rPr>
              <w:t>或组成资料</w:t>
            </w:r>
            <w:r>
              <w:rPr>
                <w:rFonts w:ascii="SimSun" w:eastAsia="SimSun" w:hAnsi="SimSun" w:cs="SimSun"/>
                <w:kern w:val="0"/>
                <w:sz w:val="24"/>
              </w:rPr>
              <w:t>)</w:t>
            </w:r>
            <w:r>
              <w:rPr>
                <w:rFonts w:ascii="SimSun" w:eastAsia="SimSun" w:hAnsi="SimSun" w:cs="SimSun"/>
                <w:kern w:val="0"/>
                <w:sz w:val="24"/>
              </w:rPr>
              <w:t>。</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投标人的技术部分实际得分少于招标文件设定的技术部分总分</w:t>
            </w:r>
            <w:r>
              <w:rPr>
                <w:rFonts w:ascii="SimSun" w:eastAsia="SimSun" w:hAnsi="SimSun" w:cs="SimSun"/>
                <w:kern w:val="0"/>
                <w:sz w:val="24"/>
              </w:rPr>
              <w:t>50%</w:t>
            </w:r>
            <w:r>
              <w:rPr>
                <w:rFonts w:ascii="SimSun" w:eastAsia="SimSun" w:hAnsi="SimSun" w:cs="SimSun"/>
                <w:kern w:val="0"/>
                <w:sz w:val="24"/>
              </w:rPr>
              <w:t>。</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招标文件规定的其他投标无效情形。</w:t>
            </w:r>
          </w:p>
        </w:tc>
      </w:tr>
    </w:tbl>
    <w:p w:rsidR="00D87D24" w:rsidRDefault="004759CB">
      <w:pPr>
        <w:widowControl/>
        <w:jc w:val="left"/>
      </w:pPr>
      <w:r>
        <w:rPr>
          <w:rFonts w:ascii="SimSun" w:eastAsia="SimSun" w:hAnsi="SimSun" w:cs="SimSun"/>
          <w:kern w:val="0"/>
          <w:sz w:val="24"/>
        </w:rPr>
        <w:br/>
      </w:r>
      <w:r>
        <w:rPr>
          <w:rFonts w:ascii="SimSun" w:eastAsia="SimSun" w:hAnsi="SimSun" w:cs="SimSun"/>
          <w:kern w:val="0"/>
          <w:sz w:val="24"/>
        </w:rPr>
        <w:t>商务符合性</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tblPr>
      <w:tblGrid>
        <w:gridCol w:w="8322"/>
      </w:tblGrid>
      <w:tr w:rsidR="00D87D24">
        <w:trPr>
          <w:tblHeader/>
        </w:trPr>
        <w:tc>
          <w:tcPr>
            <w:tcW w:w="5000"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rPr>
                <w:b/>
                <w:bCs/>
              </w:rPr>
            </w:pPr>
            <w:r>
              <w:rPr>
                <w:rFonts w:ascii="SimSun" w:eastAsia="SimSun" w:hAnsi="SimSun" w:cs="SimSun"/>
                <w:b/>
                <w:bCs/>
                <w:kern w:val="0"/>
                <w:sz w:val="24"/>
              </w:rPr>
              <w:t>明细</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投标文件的商务部分中出现报价部分的全部或部分的投标报价信息</w:t>
            </w:r>
            <w:r>
              <w:rPr>
                <w:rFonts w:ascii="SimSun" w:eastAsia="SimSun" w:hAnsi="SimSun" w:cs="SimSun"/>
                <w:kern w:val="0"/>
                <w:sz w:val="24"/>
              </w:rPr>
              <w:t>(</w:t>
            </w:r>
            <w:r>
              <w:rPr>
                <w:rFonts w:ascii="SimSun" w:eastAsia="SimSun" w:hAnsi="SimSun" w:cs="SimSun"/>
                <w:kern w:val="0"/>
                <w:sz w:val="24"/>
              </w:rPr>
              <w:t>或组成资料</w:t>
            </w:r>
            <w:r>
              <w:rPr>
                <w:rFonts w:ascii="SimSun" w:eastAsia="SimSun" w:hAnsi="SimSun" w:cs="SimSun"/>
                <w:kern w:val="0"/>
                <w:sz w:val="24"/>
              </w:rPr>
              <w:t>)</w:t>
            </w:r>
            <w:r>
              <w:rPr>
                <w:rFonts w:ascii="SimSun" w:eastAsia="SimSun" w:hAnsi="SimSun" w:cs="SimSun"/>
                <w:kern w:val="0"/>
                <w:sz w:val="24"/>
              </w:rPr>
              <w:t>。</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招标文件第五章商务条件中的条款为实质性要求出现负偏离的。</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招标文件规定的其他投标无效情形。</w:t>
            </w:r>
          </w:p>
        </w:tc>
      </w:tr>
    </w:tbl>
    <w:p w:rsidR="00D87D24" w:rsidRDefault="004759CB">
      <w:pPr>
        <w:widowControl/>
        <w:jc w:val="left"/>
      </w:pPr>
      <w:r>
        <w:rPr>
          <w:rFonts w:ascii="SimSun" w:eastAsia="SimSun" w:hAnsi="SimSun" w:cs="SimSun"/>
          <w:kern w:val="0"/>
          <w:sz w:val="24"/>
        </w:rPr>
        <w:lastRenderedPageBreak/>
        <w:br/>
      </w:r>
      <w:r>
        <w:rPr>
          <w:rFonts w:ascii="SimSun" w:eastAsia="SimSun" w:hAnsi="SimSun" w:cs="SimSun"/>
          <w:kern w:val="0"/>
          <w:sz w:val="24"/>
        </w:rPr>
        <w:t>附加符合性</w:t>
      </w:r>
      <w:r>
        <w:rPr>
          <w:rFonts w:ascii="SimSun" w:eastAsia="SimSun" w:hAnsi="SimSun" w:cs="SimSun"/>
          <w:kern w:val="0"/>
          <w:sz w:val="24"/>
        </w:rPr>
        <w:br/>
      </w:r>
      <w:r>
        <w:rPr>
          <w:rStyle w:val="ab"/>
          <w:rFonts w:ascii="SimSun" w:eastAsia="SimSun" w:hAnsi="SimSun" w:cs="SimSun"/>
          <w:bCs/>
          <w:kern w:val="0"/>
          <w:sz w:val="24"/>
        </w:rPr>
        <w:t>         </w:t>
      </w:r>
      <w:r>
        <w:rPr>
          <w:rStyle w:val="ab"/>
          <w:rFonts w:ascii="SimSun" w:eastAsia="SimSun" w:hAnsi="SimSun" w:cs="SimSun"/>
          <w:bCs/>
          <w:kern w:val="0"/>
          <w:sz w:val="24"/>
        </w:rPr>
        <w:t>无</w:t>
      </w:r>
      <w:r>
        <w:rPr>
          <w:rFonts w:ascii="SimSun" w:eastAsia="SimSun" w:hAnsi="SimSun" w:cs="SimSun"/>
          <w:kern w:val="0"/>
          <w:sz w:val="24"/>
        </w:rPr>
        <w:br/>
      </w:r>
      <w:r>
        <w:rPr>
          <w:rFonts w:ascii="SimSun" w:eastAsia="SimSun" w:hAnsi="SimSun" w:cs="SimSun"/>
          <w:kern w:val="0"/>
          <w:sz w:val="24"/>
        </w:rPr>
        <w:br/>
      </w:r>
      <w:r>
        <w:rPr>
          <w:rFonts w:ascii="SimSun" w:eastAsia="SimSun" w:hAnsi="SimSun" w:cs="SimSun"/>
          <w:kern w:val="0"/>
          <w:sz w:val="24"/>
        </w:rPr>
        <w:t>价格符合性</w:t>
      </w:r>
    </w:p>
    <w:p w:rsidR="00D87D24" w:rsidRDefault="004759CB">
      <w:pPr>
        <w:pStyle w:val="aa"/>
        <w:widowControl/>
        <w:spacing w:before="75" w:beforeAutospacing="0" w:after="75" w:afterAutospacing="0"/>
        <w:ind w:firstLine="480"/>
      </w:pPr>
      <w:r>
        <w:rPr>
          <w:rFonts w:ascii="SimSun" w:eastAsia="SimSun" w:hAnsi="SimSun" w:cs="SimSun" w:hint="eastAsia"/>
        </w:rPr>
        <w:t>6.3</w:t>
      </w:r>
      <w:r>
        <w:rPr>
          <w:rFonts w:ascii="SimSun" w:eastAsia="SimSun" w:hAnsi="SimSun" w:cs="SimSun" w:hint="eastAsia"/>
        </w:rPr>
        <w:t>澄清有关问题</w:t>
      </w:r>
    </w:p>
    <w:p w:rsidR="00D87D24" w:rsidRDefault="004759CB">
      <w:pPr>
        <w:pStyle w:val="aa"/>
        <w:widowControl/>
        <w:spacing w:before="75" w:beforeAutospacing="0" w:after="75" w:afterAutospacing="0"/>
        <w:ind w:firstLine="42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）对通过符合性审查的投标文件中含义不明确、同类问题表述不一致或有明显文字和计算错误的内容，评标委员会将以书面形式要求投标人作出必要的澄清、说明或补正。</w:t>
      </w:r>
    </w:p>
    <w:p w:rsidR="00D87D24" w:rsidRDefault="004759CB">
      <w:pPr>
        <w:pStyle w:val="aa"/>
        <w:widowControl/>
        <w:spacing w:before="75" w:beforeAutospacing="0" w:after="75" w:afterAutospacing="0"/>
        <w:ind w:firstLine="42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投标人的澄清、说明或补正应由投标人代表在评标委员会规定的时间内（一般在半个小时左右，具体要求将根据实际情况在澄清通知中约定）以书面形式向评标委员会提交，前述澄清、说明或补正不得超出投标文件的范围或改变投标文件的实质性内容。若投标人未按照前述规定向评标委员会提交书面澄清、说明或补正，则评标委员会将按照不利于投标人的内容进行认定。</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）投标文件报价出现前后不一致的，除招标文件另有规定外，按照下列规定修正：</w:t>
      </w:r>
    </w:p>
    <w:p w:rsidR="00D87D24" w:rsidRDefault="004759CB">
      <w:pPr>
        <w:pStyle w:val="aa"/>
        <w:widowControl/>
        <w:spacing w:before="75" w:beforeAutospacing="0" w:after="75" w:afterAutospacing="0"/>
        <w:ind w:firstLine="480"/>
      </w:pPr>
      <w:r>
        <w:rPr>
          <w:rFonts w:ascii="SimSun" w:eastAsia="SimSun" w:hAnsi="SimSun" w:cs="SimSun" w:hint="eastAsia"/>
        </w:rPr>
        <w:t>①开标一览表内容与投标文件中相应内容不一致的，以开标一览表为准；</w:t>
      </w:r>
    </w:p>
    <w:p w:rsidR="00D87D24" w:rsidRDefault="004759CB">
      <w:pPr>
        <w:pStyle w:val="aa"/>
        <w:widowControl/>
        <w:spacing w:before="75" w:beforeAutospacing="0" w:after="75" w:afterAutospacing="0"/>
        <w:ind w:firstLine="480"/>
      </w:pPr>
      <w:r>
        <w:rPr>
          <w:rFonts w:ascii="SimSun" w:eastAsia="SimSun" w:hAnsi="SimSun" w:cs="SimSun" w:hint="eastAsia"/>
        </w:rPr>
        <w:t>②大写金额和小写金额不一致的，以</w:t>
      </w:r>
      <w:r>
        <w:rPr>
          <w:rFonts w:ascii="SimSun" w:eastAsia="SimSun" w:hAnsi="SimSun" w:cs="SimSun" w:hint="eastAsia"/>
        </w:rPr>
        <w:t>大写金额为准；</w:t>
      </w:r>
    </w:p>
    <w:p w:rsidR="00D87D24" w:rsidRDefault="004759CB">
      <w:pPr>
        <w:pStyle w:val="aa"/>
        <w:widowControl/>
        <w:spacing w:before="75" w:beforeAutospacing="0" w:after="75" w:afterAutospacing="0"/>
        <w:ind w:firstLine="480"/>
      </w:pPr>
      <w:r>
        <w:rPr>
          <w:rFonts w:ascii="SimSun" w:eastAsia="SimSun" w:hAnsi="SimSun" w:cs="SimSun" w:hint="eastAsia"/>
        </w:rPr>
        <w:t>③单价金额小数点或百分比有明显错位的，以开标一览表的总价为准，并修改单价；</w:t>
      </w:r>
    </w:p>
    <w:p w:rsidR="00D87D24" w:rsidRDefault="004759CB">
      <w:pPr>
        <w:pStyle w:val="aa"/>
        <w:widowControl/>
        <w:spacing w:before="75" w:beforeAutospacing="0" w:after="75" w:afterAutospacing="0"/>
        <w:ind w:firstLine="480"/>
      </w:pPr>
      <w:r>
        <w:rPr>
          <w:rFonts w:ascii="SimSun" w:eastAsia="SimSun" w:hAnsi="SimSun" w:cs="SimSun" w:hint="eastAsia"/>
        </w:rPr>
        <w:t>④总价金额与按照单价汇总金额不一致的，以单价金额计算结果为准。</w:t>
      </w:r>
    </w:p>
    <w:p w:rsidR="00D87D24" w:rsidRDefault="004759CB">
      <w:pPr>
        <w:pStyle w:val="aa"/>
        <w:widowControl/>
        <w:spacing w:before="75" w:beforeAutospacing="0" w:after="75" w:afterAutospacing="0"/>
        <w:ind w:firstLine="480"/>
      </w:pPr>
      <w:r>
        <w:rPr>
          <w:rStyle w:val="ab"/>
          <w:rFonts w:ascii="SimSun" w:eastAsia="SimSun" w:hAnsi="SimSun" w:cs="SimSun" w:hint="eastAsia"/>
          <w:bCs/>
        </w:rPr>
        <w:t>※同时出现两种以上不一致的，按照前款规定的顺序修正。修正后的报价应按照本章第</w:t>
      </w:r>
      <w:r>
        <w:rPr>
          <w:rStyle w:val="ab"/>
          <w:rFonts w:ascii="Calibri" w:hAnsi="Calibri" w:cs="Calibri"/>
          <w:bCs/>
        </w:rPr>
        <w:t>6.3</w:t>
      </w:r>
      <w:r>
        <w:rPr>
          <w:rStyle w:val="ab"/>
          <w:rFonts w:ascii="SimSun" w:eastAsia="SimSun" w:hAnsi="SimSun" w:cs="SimSun" w:hint="eastAsia"/>
          <w:bCs/>
        </w:rPr>
        <w:t>条第（</w:t>
      </w:r>
      <w:r>
        <w:rPr>
          <w:rStyle w:val="ab"/>
          <w:rFonts w:ascii="Calibri" w:hAnsi="Calibri" w:cs="Calibri"/>
          <w:bCs/>
        </w:rPr>
        <w:t>1</w:t>
      </w:r>
      <w:r>
        <w:rPr>
          <w:rStyle w:val="ab"/>
          <w:rFonts w:ascii="SimSun" w:eastAsia="SimSun" w:hAnsi="SimSun" w:cs="SimSun" w:hint="eastAsia"/>
          <w:bCs/>
        </w:rPr>
        <w:t>）、（</w:t>
      </w:r>
      <w:r>
        <w:rPr>
          <w:rStyle w:val="ab"/>
          <w:rFonts w:ascii="Calibri" w:hAnsi="Calibri" w:cs="Calibri"/>
          <w:bCs/>
        </w:rPr>
        <w:t>2</w:t>
      </w:r>
      <w:r>
        <w:rPr>
          <w:rStyle w:val="ab"/>
          <w:rFonts w:ascii="SimSun" w:eastAsia="SimSun" w:hAnsi="SimSun" w:cs="SimSun" w:hint="eastAsia"/>
          <w:bCs/>
        </w:rPr>
        <w:t>）款规定经投标人确认后产生约束力，投标人不确认的，其投标无效。</w:t>
      </w:r>
    </w:p>
    <w:p w:rsidR="00D87D24" w:rsidRDefault="004759CB">
      <w:pPr>
        <w:pStyle w:val="aa"/>
        <w:widowControl/>
        <w:spacing w:before="75" w:beforeAutospacing="0" w:after="75" w:afterAutospacing="0"/>
        <w:ind w:firstLine="480"/>
        <w:outlineLvl w:val="0"/>
      </w:pPr>
      <w:r>
        <w:rPr>
          <w:rFonts w:ascii="SimSun" w:eastAsia="SimSun" w:hAnsi="SimSun" w:cs="SimSun" w:hint="eastAsia"/>
        </w:rPr>
        <w:t>（</w:t>
      </w:r>
      <w:r>
        <w:rPr>
          <w:rFonts w:ascii="SimSun" w:eastAsia="SimSun" w:hAnsi="SimSun" w:cs="SimSun" w:hint="eastAsia"/>
        </w:rPr>
        <w:t>4</w:t>
      </w:r>
      <w:r>
        <w:rPr>
          <w:rFonts w:ascii="SimSun" w:eastAsia="SimSun" w:hAnsi="SimSun" w:cs="SimSun" w:hint="eastAsia"/>
        </w:rPr>
        <w:t>）关于细微偏差</w:t>
      </w:r>
    </w:p>
    <w:p w:rsidR="00D87D24" w:rsidRDefault="004759CB">
      <w:pPr>
        <w:pStyle w:val="aa"/>
        <w:widowControl/>
        <w:spacing w:before="75" w:beforeAutospacing="0" w:after="75" w:afterAutospacing="0"/>
        <w:ind w:firstLine="480"/>
      </w:pPr>
      <w:r>
        <w:rPr>
          <w:rFonts w:ascii="SimSun" w:eastAsia="SimSun" w:hAnsi="SimSun" w:cs="SimSun" w:hint="eastAsia"/>
        </w:rPr>
        <w:t>①细微偏差指投标文件实质性响应招标文件要求，但在个别地方存在漏项或提供了不完整的技术信息和数据等情况，并且补正这些遗漏或不完整不会对其他投标人造成不公平的结果。细微偏差不影响</w:t>
      </w:r>
      <w:r>
        <w:rPr>
          <w:rFonts w:ascii="SimSun" w:eastAsia="SimSun" w:hAnsi="SimSun" w:cs="SimSun" w:hint="eastAsia"/>
        </w:rPr>
        <w:t>投标文件的有效性。</w:t>
      </w:r>
    </w:p>
    <w:p w:rsidR="00D87D24" w:rsidRDefault="004759CB">
      <w:pPr>
        <w:pStyle w:val="aa"/>
        <w:widowControl/>
        <w:spacing w:before="75" w:beforeAutospacing="0" w:after="75" w:afterAutospacing="0"/>
        <w:ind w:firstLine="480"/>
      </w:pPr>
      <w:r>
        <w:rPr>
          <w:rFonts w:ascii="SimSun" w:eastAsia="SimSun" w:hAnsi="SimSun" w:cs="SimSun" w:hint="eastAsia"/>
        </w:rPr>
        <w:t>②评标委员会将以书面形式要求存在细微偏差的投标人在评标委员会规定的时间内予以补正。若无法补正，则评标委员会将按照不利于投标人的内容进行认定。</w:t>
      </w:r>
    </w:p>
    <w:p w:rsidR="00D87D24" w:rsidRDefault="004759CB">
      <w:pPr>
        <w:pStyle w:val="aa"/>
        <w:widowControl/>
        <w:spacing w:before="75" w:beforeAutospacing="0" w:after="75" w:afterAutospacing="0"/>
        <w:ind w:firstLine="480"/>
        <w:outlineLvl w:val="0"/>
      </w:pPr>
      <w:r>
        <w:rPr>
          <w:rFonts w:ascii="SimSun" w:eastAsia="SimSun" w:hAnsi="SimSun" w:cs="SimSun" w:hint="eastAsia"/>
        </w:rPr>
        <w:t>（</w:t>
      </w:r>
      <w:r>
        <w:rPr>
          <w:rFonts w:ascii="SimSun" w:eastAsia="SimSun" w:hAnsi="SimSun" w:cs="SimSun" w:hint="eastAsia"/>
        </w:rPr>
        <w:t>5</w:t>
      </w:r>
      <w:r>
        <w:rPr>
          <w:rFonts w:ascii="SimSun" w:eastAsia="SimSun" w:hAnsi="SimSun" w:cs="SimSun" w:hint="eastAsia"/>
        </w:rPr>
        <w:t>）关于投标描述（即投标文件中描述的内容）</w:t>
      </w:r>
    </w:p>
    <w:p w:rsidR="00D87D24" w:rsidRDefault="004759CB">
      <w:pPr>
        <w:pStyle w:val="aa"/>
        <w:widowControl/>
        <w:spacing w:before="75" w:beforeAutospacing="0" w:after="75" w:afterAutospacing="0"/>
        <w:ind w:firstLine="480"/>
      </w:pPr>
      <w:r>
        <w:rPr>
          <w:rFonts w:ascii="SimSun" w:eastAsia="SimSun" w:hAnsi="SimSun" w:cs="SimSun" w:hint="eastAsia"/>
        </w:rPr>
        <w:t>①投标描述前后不一致且不涉及证明材料的：按照本章第</w:t>
      </w:r>
      <w:r>
        <w:rPr>
          <w:rFonts w:ascii="Calibri" w:hAnsi="Calibri" w:cs="Calibri"/>
        </w:rPr>
        <w:t>6.3</w:t>
      </w:r>
      <w:r>
        <w:rPr>
          <w:rFonts w:ascii="SimSun" w:eastAsia="SimSun" w:hAnsi="SimSun" w:cs="SimSun" w:hint="eastAsia"/>
        </w:rPr>
        <w:t>条第（</w:t>
      </w:r>
      <w:r>
        <w:rPr>
          <w:rFonts w:ascii="Calibri" w:hAnsi="Calibri" w:cs="Calibri"/>
        </w:rPr>
        <w:t>1</w:t>
      </w:r>
      <w:r>
        <w:rPr>
          <w:rFonts w:ascii="SimSun" w:eastAsia="SimSun" w:hAnsi="SimSun" w:cs="SimSun" w:hint="eastAsia"/>
        </w:rPr>
        <w:t>）、（</w:t>
      </w:r>
      <w:r>
        <w:rPr>
          <w:rFonts w:ascii="Calibri" w:hAnsi="Calibri" w:cs="Calibri"/>
        </w:rPr>
        <w:t>2</w:t>
      </w:r>
      <w:r>
        <w:rPr>
          <w:rFonts w:ascii="SimSun" w:eastAsia="SimSun" w:hAnsi="SimSun" w:cs="SimSun" w:hint="eastAsia"/>
        </w:rPr>
        <w:t>）款规定执行。</w:t>
      </w:r>
    </w:p>
    <w:p w:rsidR="00D87D24" w:rsidRDefault="004759CB">
      <w:pPr>
        <w:pStyle w:val="aa"/>
        <w:widowControl/>
        <w:spacing w:before="75" w:beforeAutospacing="0" w:after="75" w:afterAutospacing="0"/>
        <w:ind w:firstLine="480"/>
      </w:pPr>
      <w:r>
        <w:rPr>
          <w:rFonts w:ascii="SimSun" w:eastAsia="SimSun" w:hAnsi="SimSun" w:cs="SimSun" w:hint="eastAsia"/>
        </w:rPr>
        <w:t>②投标描述与证明材料不一致或多份证明材料之间不一致的：</w:t>
      </w:r>
    </w:p>
    <w:p w:rsidR="00D87D24" w:rsidRDefault="004759CB">
      <w:pPr>
        <w:pStyle w:val="aa"/>
        <w:widowControl/>
        <w:spacing w:before="75" w:beforeAutospacing="0" w:after="75" w:afterAutospacing="0"/>
        <w:ind w:firstLine="480"/>
      </w:pPr>
      <w:r>
        <w:rPr>
          <w:rFonts w:ascii="SimSun" w:eastAsia="SimSun" w:hAnsi="SimSun" w:cs="SimSun" w:hint="eastAsia"/>
        </w:rPr>
        <w:t>a.</w:t>
      </w:r>
      <w:r>
        <w:rPr>
          <w:rFonts w:ascii="SimSun" w:eastAsia="SimSun" w:hAnsi="SimSun" w:cs="SimSun" w:hint="eastAsia"/>
        </w:rPr>
        <w:t>评标委员会将要求投标人进行书面澄清，并按照不利于投标人的内容进行评标。</w:t>
      </w:r>
    </w:p>
    <w:p w:rsidR="00D87D24" w:rsidRDefault="004759CB">
      <w:pPr>
        <w:pStyle w:val="aa"/>
        <w:widowControl/>
        <w:spacing w:before="75" w:beforeAutospacing="0" w:after="75" w:afterAutospacing="0"/>
        <w:ind w:firstLine="480"/>
      </w:pPr>
      <w:r>
        <w:rPr>
          <w:rFonts w:ascii="SimSun" w:eastAsia="SimSun" w:hAnsi="SimSun" w:cs="SimSun" w:hint="eastAsia"/>
        </w:rPr>
        <w:t>b.</w:t>
      </w:r>
      <w:r>
        <w:rPr>
          <w:rFonts w:ascii="SimSun" w:eastAsia="SimSun" w:hAnsi="SimSun" w:cs="SimSun" w:hint="eastAsia"/>
        </w:rPr>
        <w:t>投标人按照要求进行澄清的，采购人以澄清内容为准进行验收；投标人未按照要求进行澄清的，采购人以投标描述或证明材料中有利于采购人的内容进行验收。投标人应对证明材料的真实性、有效性承担责任。</w:t>
      </w:r>
    </w:p>
    <w:p w:rsidR="00D87D24" w:rsidRDefault="004759CB">
      <w:pPr>
        <w:pStyle w:val="aa"/>
        <w:widowControl/>
        <w:spacing w:before="75" w:beforeAutospacing="0" w:after="75" w:afterAutospacing="0"/>
        <w:ind w:firstLine="480"/>
      </w:pPr>
      <w:r>
        <w:rPr>
          <w:rFonts w:ascii="SimSun" w:eastAsia="SimSun" w:hAnsi="SimSun" w:cs="SimSun" w:hint="eastAsia"/>
        </w:rPr>
        <w:lastRenderedPageBreak/>
        <w:t>③若中标人的投标描述存在前后不一致、与证明材料不一致或多份证明材料之间不一致情形之一但在评标中未能发现，则采购人将以投标描述或证明材料中有利于采购人的内容进行验收，中标人应自行承担由此产生的风险及费用。</w:t>
      </w:r>
    </w:p>
    <w:p w:rsidR="00D87D24" w:rsidRDefault="004759CB">
      <w:pPr>
        <w:pStyle w:val="aa"/>
        <w:widowControl/>
        <w:spacing w:before="75" w:beforeAutospacing="0" w:after="75" w:afterAutospacing="0"/>
      </w:pPr>
      <w:r>
        <w:rPr>
          <w:rFonts w:ascii="SimSun" w:eastAsia="SimSun" w:hAnsi="SimSun" w:cs="SimSun" w:hint="eastAsia"/>
        </w:rPr>
        <w:t>6.4</w:t>
      </w:r>
      <w:r>
        <w:rPr>
          <w:rFonts w:ascii="SimSun" w:eastAsia="SimSun" w:hAnsi="SimSun" w:cs="SimSun" w:hint="eastAsia"/>
        </w:rPr>
        <w:t>比较与评价</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）按照本章第</w:t>
      </w:r>
      <w:r>
        <w:rPr>
          <w:rFonts w:ascii="Calibri" w:hAnsi="Calibri" w:cs="Calibri"/>
        </w:rPr>
        <w:t>7</w:t>
      </w:r>
      <w:r>
        <w:rPr>
          <w:rFonts w:ascii="SimSun" w:eastAsia="SimSun" w:hAnsi="SimSun" w:cs="SimSun" w:hint="eastAsia"/>
        </w:rPr>
        <w:t>条载明的评标方法和标准，对符合性审查合格的投标文件进行比较与评价。</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）关于相同</w:t>
      </w:r>
      <w:r>
        <w:rPr>
          <w:rFonts w:ascii="SimSun" w:eastAsia="SimSun" w:hAnsi="SimSun" w:cs="SimSun" w:hint="eastAsia"/>
        </w:rPr>
        <w:t>品牌产品</w:t>
      </w:r>
      <w:r>
        <w:rPr>
          <w:rStyle w:val="ab"/>
          <w:rFonts w:ascii="SimSun" w:eastAsia="SimSun" w:hAnsi="SimSun" w:cs="SimSun" w:hint="eastAsia"/>
          <w:bCs/>
        </w:rPr>
        <w:t>（政府采购服务类项目不适用本条款规定）</w:t>
      </w:r>
    </w:p>
    <w:p w:rsidR="00D87D24" w:rsidRDefault="004759CB">
      <w:pPr>
        <w:pStyle w:val="aa"/>
        <w:widowControl/>
        <w:spacing w:before="75" w:beforeAutospacing="0" w:after="75" w:afterAutospacing="0"/>
        <w:ind w:firstLine="480"/>
      </w:pPr>
      <w:r>
        <w:rPr>
          <w:rFonts w:ascii="SimSun" w:eastAsia="SimSun" w:hAnsi="SimSun" w:cs="SimSun" w:hint="eastAsia"/>
        </w:rPr>
        <w:t>①采用最低评标价法的，提供相同品牌产品的不同投标人参加同一合同项下投标的，以其中通过资格审查、符合性审查且报价最低的参加评标；报价相同的，由评标委员会按照下列方式确定一个参加评标的投标人：</w:t>
      </w:r>
    </w:p>
    <w:p w:rsidR="00D87D24" w:rsidRDefault="004759CB">
      <w:pPr>
        <w:pStyle w:val="aa"/>
        <w:widowControl/>
        <w:spacing w:before="75" w:beforeAutospacing="0" w:after="75" w:afterAutospacing="0"/>
        <w:ind w:firstLine="480"/>
      </w:pPr>
      <w:r>
        <w:rPr>
          <w:rFonts w:ascii="SimSun" w:eastAsia="SimSun" w:hAnsi="SimSun" w:cs="SimSun" w:hint="eastAsia"/>
        </w:rPr>
        <w:t>a.</w:t>
      </w:r>
      <w:r>
        <w:rPr>
          <w:rFonts w:ascii="SimSun" w:eastAsia="SimSun" w:hAnsi="SimSun" w:cs="SimSun" w:hint="eastAsia"/>
        </w:rPr>
        <w:t>招标文件规定的方式：</w:t>
      </w:r>
      <w:r>
        <w:rPr>
          <w:u w:val="single"/>
        </w:rPr>
        <w:t>无。</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b.</w:t>
      </w:r>
      <w:r>
        <w:rPr>
          <w:rFonts w:ascii="SimSun" w:eastAsia="SimSun" w:hAnsi="SimSun" w:cs="SimSun" w:hint="eastAsia"/>
        </w:rPr>
        <w:t>招标文件未规定的，采取随机抽取方式确定，其他</w:t>
      </w:r>
      <w:r>
        <w:rPr>
          <w:rStyle w:val="ab"/>
          <w:rFonts w:ascii="SimSun" w:eastAsia="SimSun" w:hAnsi="SimSun" w:cs="SimSun" w:hint="eastAsia"/>
          <w:bCs/>
        </w:rPr>
        <w:t>投标无效。</w:t>
      </w:r>
    </w:p>
    <w:p w:rsidR="00D87D24" w:rsidRDefault="004759CB">
      <w:pPr>
        <w:pStyle w:val="aa"/>
        <w:widowControl/>
        <w:spacing w:before="75" w:beforeAutospacing="0" w:after="75" w:afterAutospacing="0"/>
        <w:ind w:firstLine="480"/>
      </w:pPr>
      <w:r>
        <w:rPr>
          <w:rFonts w:ascii="SimSun" w:eastAsia="SimSun" w:hAnsi="SimSun" w:cs="SimSun" w:hint="eastAsia"/>
        </w:rPr>
        <w:t>②采用综合评分法的，提供相同品牌产品且通过资格审查、符合性审查的不同投标人参加同一合同项下投标的，按一家投标人计算，评审后得分最高的同品牌投标人作为中标候选人推荐；评审得分相同的，由评标委员会按照下列方式确定一个投标人作为中标候选人推荐：</w:t>
      </w:r>
    </w:p>
    <w:p w:rsidR="00D87D24" w:rsidRDefault="004759CB">
      <w:pPr>
        <w:pStyle w:val="aa"/>
        <w:widowControl/>
        <w:spacing w:before="75" w:beforeAutospacing="0" w:after="75" w:afterAutospacing="0"/>
        <w:ind w:firstLine="480"/>
      </w:pPr>
      <w:r>
        <w:rPr>
          <w:rFonts w:ascii="SimSun" w:eastAsia="SimSun" w:hAnsi="SimSun" w:cs="SimSun" w:hint="eastAsia"/>
        </w:rPr>
        <w:t>a.</w:t>
      </w:r>
      <w:r>
        <w:rPr>
          <w:rFonts w:ascii="SimSun" w:eastAsia="SimSun" w:hAnsi="SimSun" w:cs="SimSun" w:hint="eastAsia"/>
        </w:rPr>
        <w:t>招标文件规定的方式：</w:t>
      </w:r>
      <w:r>
        <w:rPr>
          <w:u w:val="single"/>
        </w:rPr>
        <w:t>①</w:t>
      </w:r>
      <w:r>
        <w:rPr>
          <w:u w:val="single"/>
        </w:rPr>
        <w:t>评标总得分（</w:t>
      </w:r>
      <w:r>
        <w:rPr>
          <w:u w:val="single"/>
        </w:rPr>
        <w:t>FA</w:t>
      </w:r>
      <w:r>
        <w:rPr>
          <w:u w:val="single"/>
        </w:rPr>
        <w:t>）相同的，按照评标价（即价格扣除后的投标报价）由低到高顺序排列，推荐评标价最低的；</w:t>
      </w:r>
      <w:r>
        <w:rPr>
          <w:u w:val="single"/>
        </w:rPr>
        <w:t xml:space="preserve"> ②</w:t>
      </w:r>
      <w:r>
        <w:rPr>
          <w:u w:val="single"/>
        </w:rPr>
        <w:t>评标总得分（</w:t>
      </w:r>
      <w:r>
        <w:rPr>
          <w:u w:val="single"/>
        </w:rPr>
        <w:t>FA</w:t>
      </w:r>
      <w:r>
        <w:rPr>
          <w:u w:val="single"/>
        </w:rPr>
        <w:t>）且评标价（即价格扣除后的投标报价）相同，投标文件满足招标文件全部实质性要求，推荐技术项（</w:t>
      </w:r>
      <w:r>
        <w:rPr>
          <w:u w:val="single"/>
        </w:rPr>
        <w:t>F2</w:t>
      </w:r>
      <w:r>
        <w:rPr>
          <w:u w:val="single"/>
        </w:rPr>
        <w:t>）得分高的投标人；</w:t>
      </w:r>
      <w:r>
        <w:rPr>
          <w:u w:val="single"/>
        </w:rPr>
        <w:t>③</w:t>
      </w:r>
      <w:r>
        <w:rPr>
          <w:u w:val="single"/>
        </w:rPr>
        <w:t>若前者仍相同的</w:t>
      </w:r>
      <w:r>
        <w:rPr>
          <w:u w:val="single"/>
        </w:rPr>
        <w:t>，则在有关监督人员的监督下采用随机抽取方法确定</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b.</w:t>
      </w:r>
      <w:r>
        <w:rPr>
          <w:rFonts w:ascii="SimSun" w:eastAsia="SimSun" w:hAnsi="SimSun" w:cs="SimSun" w:hint="eastAsia"/>
        </w:rPr>
        <w:t>招标文件未规定的，采取随机抽取方式确定，其他同品牌投标人不作为中标候选人。</w:t>
      </w:r>
    </w:p>
    <w:p w:rsidR="00D87D24" w:rsidRDefault="004759CB">
      <w:pPr>
        <w:pStyle w:val="aa"/>
        <w:widowControl/>
        <w:spacing w:before="75" w:beforeAutospacing="0" w:after="75" w:afterAutospacing="0"/>
        <w:ind w:firstLine="480"/>
      </w:pPr>
      <w:r>
        <w:rPr>
          <w:rFonts w:ascii="SimSun" w:eastAsia="SimSun" w:hAnsi="SimSun" w:cs="SimSun" w:hint="eastAsia"/>
        </w:rPr>
        <w:t>③非单一产品采购项目，多家投标人提供的核心产品品牌相同的，按照本章第</w:t>
      </w:r>
      <w:r>
        <w:rPr>
          <w:rFonts w:ascii="Calibri" w:hAnsi="Calibri" w:cs="Calibri"/>
        </w:rPr>
        <w:t>6.4</w:t>
      </w:r>
      <w:r>
        <w:rPr>
          <w:rFonts w:ascii="SimSun" w:eastAsia="SimSun" w:hAnsi="SimSun" w:cs="SimSun" w:hint="eastAsia"/>
        </w:rPr>
        <w:t>条第（</w:t>
      </w:r>
      <w:r>
        <w:rPr>
          <w:rFonts w:ascii="Calibri" w:hAnsi="Calibri" w:cs="Calibri"/>
        </w:rPr>
        <w:t>2</w:t>
      </w:r>
      <w:r>
        <w:rPr>
          <w:rFonts w:ascii="SimSun" w:eastAsia="SimSun" w:hAnsi="SimSun" w:cs="SimSun" w:hint="eastAsia"/>
        </w:rPr>
        <w:t>）款第①、②规定处理。</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）漏（缺）项</w:t>
      </w:r>
    </w:p>
    <w:p w:rsidR="00D87D24" w:rsidRDefault="004759CB">
      <w:pPr>
        <w:pStyle w:val="aa"/>
        <w:widowControl/>
        <w:spacing w:before="75" w:beforeAutospacing="0" w:after="75" w:afterAutospacing="0"/>
        <w:ind w:firstLine="480"/>
      </w:pPr>
      <w:r>
        <w:rPr>
          <w:rFonts w:ascii="SimSun" w:eastAsia="SimSun" w:hAnsi="SimSun" w:cs="SimSun" w:hint="eastAsia"/>
        </w:rPr>
        <w:t>①招标文件中要求列入报价的费用（含配置、功能），漏（缺）项的报价视为已经包括在投标总价中。</w:t>
      </w:r>
    </w:p>
    <w:p w:rsidR="00D87D24" w:rsidRDefault="004759CB">
      <w:pPr>
        <w:pStyle w:val="aa"/>
        <w:widowControl/>
        <w:spacing w:before="75" w:beforeAutospacing="0" w:after="75" w:afterAutospacing="0"/>
        <w:ind w:firstLine="480"/>
      </w:pPr>
      <w:r>
        <w:rPr>
          <w:rFonts w:ascii="SimSun" w:eastAsia="SimSun" w:hAnsi="SimSun" w:cs="SimSun" w:hint="eastAsia"/>
        </w:rPr>
        <w:t>②对多报项及赠送项的价格评标时不予核减，全部进入评标价评议。</w:t>
      </w:r>
    </w:p>
    <w:p w:rsidR="00D87D24" w:rsidRDefault="004759CB">
      <w:pPr>
        <w:pStyle w:val="aa"/>
        <w:widowControl/>
        <w:spacing w:before="75" w:beforeAutospacing="0" w:after="75" w:afterAutospacing="0"/>
      </w:pPr>
      <w:r>
        <w:rPr>
          <w:rFonts w:ascii="SimSun" w:eastAsia="SimSun" w:hAnsi="SimSun" w:cs="SimSun" w:hint="eastAsia"/>
        </w:rPr>
        <w:t>6.5</w:t>
      </w:r>
      <w:r>
        <w:rPr>
          <w:rFonts w:ascii="SimSun" w:eastAsia="SimSun" w:hAnsi="SimSun" w:cs="SimSun" w:hint="eastAsia"/>
        </w:rPr>
        <w:t>推荐中标候选人：详见本章第</w:t>
      </w:r>
      <w:r>
        <w:rPr>
          <w:rFonts w:ascii="Calibri" w:hAnsi="Calibri" w:cs="Calibri"/>
        </w:rPr>
        <w:t>7.2</w:t>
      </w:r>
      <w:r>
        <w:rPr>
          <w:rFonts w:ascii="SimSun" w:eastAsia="SimSun" w:hAnsi="SimSun" w:cs="SimSun" w:hint="eastAsia"/>
        </w:rPr>
        <w:t>条规定。</w:t>
      </w:r>
    </w:p>
    <w:p w:rsidR="00D87D24" w:rsidRDefault="004759CB">
      <w:pPr>
        <w:pStyle w:val="aa"/>
        <w:widowControl/>
        <w:spacing w:before="75" w:beforeAutospacing="0" w:after="75" w:afterAutospacing="0"/>
      </w:pPr>
      <w:r>
        <w:rPr>
          <w:rFonts w:ascii="SimSun" w:eastAsia="SimSun" w:hAnsi="SimSun" w:cs="SimSun" w:hint="eastAsia"/>
        </w:rPr>
        <w:t>6.6</w:t>
      </w:r>
      <w:r>
        <w:rPr>
          <w:rFonts w:ascii="SimSun" w:eastAsia="SimSun" w:hAnsi="SimSun" w:cs="SimSun" w:hint="eastAsia"/>
        </w:rPr>
        <w:t>编写评标报告</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）评标报告由评标委员会负责编写。</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）评标报告应包括下列内容：</w:t>
      </w:r>
    </w:p>
    <w:p w:rsidR="00D87D24" w:rsidRDefault="004759CB">
      <w:pPr>
        <w:pStyle w:val="aa"/>
        <w:widowControl/>
        <w:spacing w:before="75" w:beforeAutospacing="0" w:after="75" w:afterAutospacing="0"/>
        <w:ind w:firstLine="480"/>
      </w:pPr>
      <w:r>
        <w:rPr>
          <w:rFonts w:ascii="SimSun" w:eastAsia="SimSun" w:hAnsi="SimSun" w:cs="SimSun" w:hint="eastAsia"/>
        </w:rPr>
        <w:t>①招标公告刊登的媒体名称、开标日期和地点；</w:t>
      </w:r>
    </w:p>
    <w:p w:rsidR="00D87D24" w:rsidRDefault="004759CB">
      <w:pPr>
        <w:pStyle w:val="aa"/>
        <w:widowControl/>
        <w:spacing w:before="75" w:beforeAutospacing="0" w:after="75" w:afterAutospacing="0"/>
        <w:ind w:firstLine="480"/>
      </w:pPr>
      <w:r>
        <w:rPr>
          <w:rFonts w:ascii="SimSun" w:eastAsia="SimSun" w:hAnsi="SimSun" w:cs="SimSun" w:hint="eastAsia"/>
        </w:rPr>
        <w:t>②投标人名单和评标委员会成员名单；</w:t>
      </w:r>
    </w:p>
    <w:p w:rsidR="00D87D24" w:rsidRDefault="004759CB">
      <w:pPr>
        <w:pStyle w:val="aa"/>
        <w:widowControl/>
        <w:spacing w:before="75" w:beforeAutospacing="0" w:after="75" w:afterAutospacing="0"/>
        <w:ind w:firstLine="480"/>
      </w:pPr>
      <w:r>
        <w:rPr>
          <w:rFonts w:ascii="SimSun" w:eastAsia="SimSun" w:hAnsi="SimSun" w:cs="SimSun" w:hint="eastAsia"/>
        </w:rPr>
        <w:t>③评标方法和标准；</w:t>
      </w:r>
    </w:p>
    <w:p w:rsidR="00D87D24" w:rsidRDefault="004759CB">
      <w:pPr>
        <w:pStyle w:val="aa"/>
        <w:widowControl/>
        <w:spacing w:before="75" w:beforeAutospacing="0" w:after="75" w:afterAutospacing="0"/>
        <w:ind w:firstLine="480"/>
      </w:pPr>
      <w:r>
        <w:rPr>
          <w:rFonts w:ascii="SimSun" w:eastAsia="SimSun" w:hAnsi="SimSun" w:cs="SimSun" w:hint="eastAsia"/>
        </w:rPr>
        <w:t>④开标记录和评标情况及说明，包括无效投标人名单及原因；</w:t>
      </w:r>
    </w:p>
    <w:p w:rsidR="00D87D24" w:rsidRDefault="004759CB">
      <w:pPr>
        <w:pStyle w:val="aa"/>
        <w:widowControl/>
        <w:spacing w:before="75" w:beforeAutospacing="0" w:after="75" w:afterAutospacing="0"/>
        <w:ind w:firstLine="480"/>
      </w:pPr>
      <w:r>
        <w:rPr>
          <w:rFonts w:ascii="SimSun" w:eastAsia="SimSun" w:hAnsi="SimSun" w:cs="SimSun" w:hint="eastAsia"/>
        </w:rPr>
        <w:t>⑤评标结果，包括中标候选人名单或确定的中标人；</w:t>
      </w:r>
    </w:p>
    <w:p w:rsidR="00D87D24" w:rsidRDefault="004759CB">
      <w:pPr>
        <w:pStyle w:val="aa"/>
        <w:widowControl/>
        <w:spacing w:before="75" w:beforeAutospacing="0" w:after="75" w:afterAutospacing="0"/>
        <w:ind w:firstLine="480"/>
      </w:pPr>
      <w:r>
        <w:rPr>
          <w:rFonts w:ascii="SimSun" w:eastAsia="SimSun" w:hAnsi="SimSun" w:cs="SimSun" w:hint="eastAsia"/>
        </w:rPr>
        <w:lastRenderedPageBreak/>
        <w:t>⑥其他需要说明的情况，包括但不限于：评标过程中投标人的澄清、说明或补正，评委更换等。</w:t>
      </w:r>
    </w:p>
    <w:p w:rsidR="00D87D24" w:rsidRDefault="004759CB">
      <w:pPr>
        <w:pStyle w:val="aa"/>
        <w:widowControl/>
        <w:spacing w:before="75" w:beforeAutospacing="0" w:after="75" w:afterAutospacing="0"/>
      </w:pPr>
      <w:r>
        <w:rPr>
          <w:rFonts w:ascii="SimSun" w:eastAsia="SimSun" w:hAnsi="SimSun" w:cs="SimSun" w:hint="eastAsia"/>
        </w:rPr>
        <w:t>6.7</w:t>
      </w:r>
      <w:r>
        <w:rPr>
          <w:rFonts w:ascii="SimSun" w:eastAsia="SimSun" w:hAnsi="SimSun" w:cs="SimSun" w:hint="eastAsia"/>
        </w:rPr>
        <w:t>评标委员会认为投标人的报价明显低于其他通过符合性审查投标人的报价，有可能影响产品质量或不能诚信履约的，应要求其在评标现场合理的时间内提供书面说明，必要时还应要求其一并提交有关证明材料</w:t>
      </w:r>
      <w:r>
        <w:rPr>
          <w:rFonts w:ascii="SimSun" w:eastAsia="SimSun" w:hAnsi="SimSun" w:cs="SimSun" w:hint="eastAsia"/>
        </w:rPr>
        <w:t>；投标人不能证明其报价合理性的，评标委员会应将其作为</w:t>
      </w:r>
      <w:r>
        <w:rPr>
          <w:rStyle w:val="ab"/>
          <w:rFonts w:ascii="SimSun" w:eastAsia="SimSun" w:hAnsi="SimSun" w:cs="SimSun" w:hint="eastAsia"/>
          <w:bCs/>
        </w:rPr>
        <w:t>投标无效</w:t>
      </w:r>
      <w:r>
        <w:rPr>
          <w:rFonts w:ascii="SimSun" w:eastAsia="SimSun" w:hAnsi="SimSun" w:cs="SimSun" w:hint="eastAsia"/>
        </w:rPr>
        <w:t>处理。</w:t>
      </w:r>
    </w:p>
    <w:p w:rsidR="00D87D24" w:rsidRDefault="004759CB">
      <w:pPr>
        <w:pStyle w:val="aa"/>
        <w:widowControl/>
        <w:spacing w:before="75" w:beforeAutospacing="0" w:after="75" w:afterAutospacing="0"/>
      </w:pPr>
      <w:r>
        <w:rPr>
          <w:rFonts w:ascii="SimSun" w:eastAsia="SimSun" w:hAnsi="SimSun" w:cs="SimSun" w:hint="eastAsia"/>
        </w:rPr>
        <w:t>6.8</w:t>
      </w:r>
      <w:r>
        <w:rPr>
          <w:rFonts w:ascii="SimSun" w:eastAsia="SimSun" w:hAnsi="SimSun" w:cs="SimSun" w:hint="eastAsia"/>
        </w:rPr>
        <w:t>评委对需要共同认定的事项存在争议的，应按照少数服从多数的原则进行认定。</w:t>
      </w:r>
      <w:r>
        <w:rPr>
          <w:rStyle w:val="ab"/>
          <w:rFonts w:ascii="SimSun" w:eastAsia="SimSun" w:hAnsi="SimSun" w:cs="SimSun" w:hint="eastAsia"/>
          <w:bCs/>
        </w:rPr>
        <w:t>持不同意见的评委应在评标报告上签署不同意见及理由，否则视为同意评标报告。</w:t>
      </w:r>
    </w:p>
    <w:p w:rsidR="00D87D24" w:rsidRDefault="004759CB">
      <w:pPr>
        <w:pStyle w:val="aa"/>
        <w:widowControl/>
        <w:spacing w:before="75" w:beforeAutospacing="0" w:after="75" w:afterAutospacing="0"/>
      </w:pPr>
      <w:r>
        <w:rPr>
          <w:rFonts w:ascii="SimSun" w:eastAsia="SimSun" w:hAnsi="SimSun" w:cs="SimSun" w:hint="eastAsia"/>
        </w:rPr>
        <w:t>6.9</w:t>
      </w:r>
      <w:r>
        <w:rPr>
          <w:rFonts w:ascii="SimSun" w:eastAsia="SimSun" w:hAnsi="SimSun" w:cs="SimSun" w:hint="eastAsia"/>
        </w:rPr>
        <w:t>在评标过程中发现投标人有下列情形之一的，评标委员会应认定其</w:t>
      </w:r>
      <w:r>
        <w:rPr>
          <w:rStyle w:val="ab"/>
          <w:rFonts w:ascii="SimSun" w:eastAsia="SimSun" w:hAnsi="SimSun" w:cs="SimSun" w:hint="eastAsia"/>
          <w:bCs/>
        </w:rPr>
        <w:t>投标无效</w:t>
      </w:r>
      <w:r>
        <w:rPr>
          <w:rFonts w:ascii="SimSun" w:eastAsia="SimSun" w:hAnsi="SimSun" w:cs="SimSun" w:hint="eastAsia"/>
        </w:rPr>
        <w:t>，并书面报告本项目监督管理部门：</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）恶意串通（包括但不限于招标文件第三章第</w:t>
      </w:r>
      <w:r>
        <w:rPr>
          <w:rFonts w:ascii="Calibri" w:hAnsi="Calibri" w:cs="Calibri"/>
        </w:rPr>
        <w:t>9.7</w:t>
      </w:r>
      <w:r>
        <w:rPr>
          <w:rFonts w:ascii="SimSun" w:eastAsia="SimSun" w:hAnsi="SimSun" w:cs="SimSun" w:hint="eastAsia"/>
        </w:rPr>
        <w:t>条规定情形）；</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）妨碍其他投标人的竞争行为；</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）损害采购人或其他投标人的合法权益。</w:t>
      </w:r>
    </w:p>
    <w:p w:rsidR="00D87D24" w:rsidRDefault="004759CB">
      <w:pPr>
        <w:pStyle w:val="aa"/>
        <w:widowControl/>
        <w:spacing w:before="75" w:beforeAutospacing="0" w:after="75" w:afterAutospacing="0"/>
      </w:pPr>
      <w:r>
        <w:rPr>
          <w:rFonts w:ascii="SimSun" w:eastAsia="SimSun" w:hAnsi="SimSun" w:cs="SimSun" w:hint="eastAsia"/>
        </w:rPr>
        <w:t>6.10</w:t>
      </w:r>
      <w:r>
        <w:rPr>
          <w:rFonts w:ascii="SimSun" w:eastAsia="SimSun" w:hAnsi="SimSun" w:cs="SimSun" w:hint="eastAsia"/>
        </w:rPr>
        <w:t>评标过程中，有下列情形之一的，应予废标：</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）符合性审查合格的投标人不足三家的；</w:t>
      </w:r>
    </w:p>
    <w:p w:rsidR="00D87D24" w:rsidRDefault="004759CB">
      <w:pPr>
        <w:pStyle w:val="aa"/>
        <w:widowControl/>
        <w:spacing w:before="75" w:beforeAutospacing="0" w:after="75"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）有关法律、法规和规章规定废标的情形。</w:t>
      </w:r>
    </w:p>
    <w:p w:rsidR="00D87D24" w:rsidRDefault="004759CB">
      <w:pPr>
        <w:pStyle w:val="aa"/>
        <w:widowControl/>
        <w:spacing w:before="75" w:beforeAutospacing="0" w:after="75" w:afterAutospacing="0"/>
        <w:ind w:firstLine="480"/>
      </w:pPr>
      <w:r>
        <w:rPr>
          <w:rStyle w:val="ab"/>
          <w:rFonts w:ascii="SimSun" w:eastAsia="SimSun" w:hAnsi="SimSun" w:cs="SimSun" w:hint="eastAsia"/>
          <w:bCs/>
        </w:rPr>
        <w:t>※若废标，则本次采购活动结束，</w:t>
      </w:r>
      <w:r>
        <w:rPr>
          <w:rFonts w:ascii="SimSun" w:eastAsia="SimSun" w:hAnsi="SimSun" w:cs="SimSun" w:hint="eastAsia"/>
          <w:u w:val="single"/>
        </w:rPr>
        <w:t>福建省勤思项目管理有限公司</w:t>
      </w:r>
      <w:r>
        <w:rPr>
          <w:rStyle w:val="ab"/>
          <w:rFonts w:ascii="SimSun" w:eastAsia="SimSun" w:hAnsi="SimSun" w:cs="SimSun" w:hint="eastAsia"/>
          <w:bCs/>
        </w:rPr>
        <w:t>将依法组织后续采购活动（包括但不限于：重新招标、采用其他方式采购等）。</w:t>
      </w:r>
    </w:p>
    <w:p w:rsidR="00D87D24" w:rsidRDefault="004759CB">
      <w:pPr>
        <w:pStyle w:val="aa"/>
        <w:widowControl/>
        <w:spacing w:before="75" w:beforeAutospacing="0" w:after="75" w:afterAutospacing="0"/>
      </w:pPr>
      <w:r>
        <w:rPr>
          <w:rFonts w:ascii="SimSun" w:eastAsia="SimSun" w:hAnsi="SimSun" w:cs="SimSun" w:hint="eastAsia"/>
        </w:rPr>
        <w:t>7</w:t>
      </w:r>
      <w:r>
        <w:rPr>
          <w:rFonts w:ascii="SimSun" w:eastAsia="SimSun" w:hAnsi="SimSun" w:cs="SimSun" w:hint="eastAsia"/>
        </w:rPr>
        <w:t>、评标方法和标准</w:t>
      </w:r>
    </w:p>
    <w:p w:rsidR="00D87D24" w:rsidRDefault="004759CB">
      <w:pPr>
        <w:pStyle w:val="aa"/>
        <w:widowControl/>
        <w:spacing w:before="75" w:beforeAutospacing="0" w:after="75" w:afterAutospacing="0"/>
      </w:pPr>
      <w:r>
        <w:rPr>
          <w:rFonts w:ascii="SimSun" w:eastAsia="SimSun" w:hAnsi="SimSun" w:cs="SimSun" w:hint="eastAsia"/>
        </w:rPr>
        <w:t>7.1</w:t>
      </w:r>
      <w:r>
        <w:rPr>
          <w:rFonts w:ascii="SimSun" w:eastAsia="SimSun" w:hAnsi="SimSun" w:cs="SimSun" w:hint="eastAsia"/>
        </w:rPr>
        <w:t>评标方法：</w:t>
      </w:r>
      <w:r>
        <w:t> </w:t>
      </w:r>
      <w:r>
        <w:t>项目包</w:t>
      </w:r>
      <w:r>
        <w:t>1</w:t>
      </w:r>
      <w:r>
        <w:t>采用综合评分法。</w:t>
      </w:r>
    </w:p>
    <w:p w:rsidR="00D87D24" w:rsidRDefault="004759CB">
      <w:pPr>
        <w:pStyle w:val="aa"/>
        <w:widowControl/>
        <w:spacing w:before="75" w:beforeAutospacing="0" w:after="75" w:afterAutospacing="0"/>
      </w:pPr>
      <w:r>
        <w:rPr>
          <w:rFonts w:ascii="SimSun" w:eastAsia="SimSun" w:hAnsi="SimSun" w:cs="SimSun" w:hint="eastAsia"/>
        </w:rPr>
        <w:t>7.2</w:t>
      </w:r>
      <w:r>
        <w:rPr>
          <w:rFonts w:ascii="SimSun" w:eastAsia="SimSun" w:hAnsi="SimSun" w:cs="SimSun" w:hint="eastAsia"/>
        </w:rPr>
        <w:t>评标标准</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hd w:val="clear" w:color="auto" w:fill="FFFFFF"/>
        <w:spacing w:beforeAutospacing="0" w:after="150" w:afterAutospacing="0"/>
        <w:rPr>
          <w:rFonts w:ascii="Microsoft YaHei" w:eastAsia="Microsoft YaHei" w:hAnsi="Microsoft YaHei" w:cs="Microsoft YaHei"/>
          <w:color w:val="393939"/>
          <w:sz w:val="19"/>
          <w:szCs w:val="19"/>
        </w:rPr>
      </w:pPr>
      <w:r>
        <w:rPr>
          <w:rStyle w:val="ab"/>
          <w:rFonts w:ascii="SimSun" w:eastAsia="SimSun" w:hAnsi="SimSun" w:cs="SimSun" w:hint="eastAsia"/>
          <w:bCs/>
          <w:color w:val="393939"/>
          <w:shd w:val="clear" w:color="auto" w:fill="FFFFFF"/>
        </w:rPr>
        <w:t>采购包</w:t>
      </w:r>
      <w:r>
        <w:rPr>
          <w:rStyle w:val="ab"/>
          <w:rFonts w:ascii="SimSun" w:eastAsia="SimSun" w:hAnsi="SimSun" w:cs="SimSun" w:hint="eastAsia"/>
          <w:bCs/>
          <w:color w:val="393939"/>
          <w:shd w:val="clear" w:color="auto" w:fill="FFFFFF"/>
        </w:rPr>
        <w:t>1</w:t>
      </w:r>
      <w:r>
        <w:rPr>
          <w:rStyle w:val="ab"/>
          <w:rFonts w:ascii="SimSun" w:eastAsia="SimSun" w:hAnsi="SimSun" w:cs="SimSun" w:hint="eastAsia"/>
          <w:bCs/>
          <w:color w:val="393939"/>
          <w:shd w:val="clear" w:color="auto" w:fill="FFFFFF"/>
        </w:rPr>
        <w:t>采用综合评分法</w:t>
      </w:r>
      <w:r>
        <w:rPr>
          <w:rFonts w:ascii="SimSun" w:eastAsia="SimSun" w:hAnsi="SimSun" w:cs="SimSun" w:hint="eastAsia"/>
          <w:color w:val="393939"/>
          <w:shd w:val="clear" w:color="auto" w:fill="FFFFFF"/>
        </w:rPr>
        <w:t>：</w:t>
      </w:r>
    </w:p>
    <w:p w:rsidR="00D87D24" w:rsidRDefault="004759CB">
      <w:pPr>
        <w:pStyle w:val="aa"/>
        <w:widowControl/>
        <w:spacing w:beforeAutospacing="0" w:after="150"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）投标文件满足招标文件全部实质性要求，且按照评审因素的量化指标评审得分（即评标总得分）最高的投标人为中标候选人。</w:t>
      </w:r>
    </w:p>
    <w:p w:rsidR="00D87D24" w:rsidRDefault="004759CB">
      <w:pPr>
        <w:pStyle w:val="aa"/>
        <w:widowControl/>
        <w:spacing w:beforeAutospacing="0" w:after="150"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）每个投标人的评标总得分</w:t>
      </w:r>
      <w:r>
        <w:rPr>
          <w:rFonts w:ascii="Calibri" w:eastAsia="SimSun" w:hAnsi="Calibri" w:cs="Calibri"/>
        </w:rPr>
        <w:t>FA</w:t>
      </w:r>
      <w:r>
        <w:rPr>
          <w:rFonts w:ascii="SimSun" w:eastAsia="SimSun" w:hAnsi="SimSun" w:cs="SimSun" w:hint="eastAsia"/>
        </w:rPr>
        <w:t>＝</w:t>
      </w:r>
      <w:r>
        <w:rPr>
          <w:rFonts w:ascii="Calibri" w:eastAsia="SimSun" w:hAnsi="Calibri" w:cs="Calibri"/>
        </w:rPr>
        <w:t>F1</w:t>
      </w:r>
      <w:r>
        <w:rPr>
          <w:rFonts w:ascii="SimSun" w:eastAsia="SimSun" w:hAnsi="SimSun" w:cs="SimSun" w:hint="eastAsia"/>
        </w:rPr>
        <w:t>×</w:t>
      </w:r>
      <w:r>
        <w:rPr>
          <w:rFonts w:ascii="Calibri" w:eastAsia="SimSun" w:hAnsi="Calibri" w:cs="Calibri"/>
        </w:rPr>
        <w:t>A1</w:t>
      </w:r>
      <w:r>
        <w:rPr>
          <w:rFonts w:ascii="SimSun" w:eastAsia="SimSun" w:hAnsi="SimSun" w:cs="SimSun" w:hint="eastAsia"/>
        </w:rPr>
        <w:t>＋</w:t>
      </w:r>
      <w:r>
        <w:rPr>
          <w:rFonts w:ascii="Calibri" w:eastAsia="SimSun" w:hAnsi="Calibri" w:cs="Calibri"/>
        </w:rPr>
        <w:t>F2</w:t>
      </w:r>
      <w:r>
        <w:rPr>
          <w:rFonts w:ascii="SimSun" w:eastAsia="SimSun" w:hAnsi="SimSun" w:cs="SimSun" w:hint="eastAsia"/>
        </w:rPr>
        <w:t>×</w:t>
      </w:r>
      <w:r>
        <w:rPr>
          <w:rFonts w:ascii="Calibri" w:eastAsia="SimSun" w:hAnsi="Calibri" w:cs="Calibri"/>
        </w:rPr>
        <w:t>A2</w:t>
      </w:r>
      <w:r>
        <w:rPr>
          <w:rFonts w:ascii="SimSun" w:eastAsia="SimSun" w:hAnsi="SimSun" w:cs="SimSun" w:hint="eastAsia"/>
        </w:rPr>
        <w:t>＋</w:t>
      </w:r>
      <w:r>
        <w:rPr>
          <w:rFonts w:ascii="Calibri" w:eastAsia="SimSun" w:hAnsi="Calibri" w:cs="Calibri"/>
        </w:rPr>
        <w:t>F3</w:t>
      </w:r>
      <w:r>
        <w:rPr>
          <w:rFonts w:ascii="SimSun" w:eastAsia="SimSun" w:hAnsi="SimSun" w:cs="SimSun" w:hint="eastAsia"/>
        </w:rPr>
        <w:t>×</w:t>
      </w:r>
      <w:r>
        <w:rPr>
          <w:rFonts w:ascii="Calibri" w:eastAsia="SimSun" w:hAnsi="Calibri" w:cs="Calibri"/>
        </w:rPr>
        <w:t>A3</w:t>
      </w:r>
      <w:r>
        <w:rPr>
          <w:rFonts w:ascii="SimSun" w:eastAsia="SimSun" w:hAnsi="SimSun" w:cs="SimSun" w:hint="eastAsia"/>
        </w:rPr>
        <w:t>＋</w:t>
      </w:r>
      <w:r>
        <w:rPr>
          <w:rFonts w:ascii="Calibri" w:eastAsia="SimSun" w:hAnsi="Calibri" w:cs="Calibri"/>
        </w:rPr>
        <w:t>F4</w:t>
      </w:r>
      <w:r>
        <w:rPr>
          <w:rFonts w:ascii="SimSun" w:eastAsia="SimSun" w:hAnsi="SimSun" w:cs="SimSun" w:hint="eastAsia"/>
        </w:rPr>
        <w:t>×</w:t>
      </w:r>
      <w:r>
        <w:rPr>
          <w:rFonts w:ascii="Calibri" w:eastAsia="SimSun" w:hAnsi="Calibri" w:cs="Calibri"/>
        </w:rPr>
        <w:t>A4</w:t>
      </w:r>
      <w:r>
        <w:rPr>
          <w:rFonts w:ascii="SimSun" w:eastAsia="SimSun" w:hAnsi="SimSun" w:cs="SimSun" w:hint="eastAsia"/>
        </w:rPr>
        <w:t>（若有），其中：</w:t>
      </w:r>
      <w:r>
        <w:rPr>
          <w:rFonts w:ascii="Calibri" w:eastAsia="SimSun" w:hAnsi="Calibri" w:cs="Calibri"/>
        </w:rPr>
        <w:t>F1</w:t>
      </w:r>
      <w:r>
        <w:rPr>
          <w:rFonts w:ascii="SimSun" w:eastAsia="SimSun" w:hAnsi="SimSun" w:cs="SimSun" w:hint="eastAsia"/>
        </w:rPr>
        <w:t>指价格项评审因素得分、</w:t>
      </w:r>
      <w:r>
        <w:rPr>
          <w:rFonts w:ascii="Calibri" w:eastAsia="SimSun" w:hAnsi="Calibri" w:cs="Calibri"/>
        </w:rPr>
        <w:t>F2</w:t>
      </w:r>
      <w:r>
        <w:rPr>
          <w:rFonts w:ascii="SimSun" w:eastAsia="SimSun" w:hAnsi="SimSun" w:cs="SimSun" w:hint="eastAsia"/>
        </w:rPr>
        <w:t>指技术项评审因素得分、</w:t>
      </w:r>
      <w:r>
        <w:rPr>
          <w:rFonts w:ascii="Calibri" w:eastAsia="SimSun" w:hAnsi="Calibri" w:cs="Calibri"/>
        </w:rPr>
        <w:t>F3</w:t>
      </w:r>
      <w:r>
        <w:rPr>
          <w:rFonts w:ascii="SimSun" w:eastAsia="SimSun" w:hAnsi="SimSun" w:cs="SimSun" w:hint="eastAsia"/>
        </w:rPr>
        <w:t>指商务项评审因素得分，</w:t>
      </w:r>
      <w:r>
        <w:rPr>
          <w:rFonts w:ascii="Calibri" w:eastAsia="SimSun" w:hAnsi="Calibri" w:cs="Calibri"/>
        </w:rPr>
        <w:t>A1</w:t>
      </w:r>
      <w:r>
        <w:rPr>
          <w:rFonts w:ascii="SimSun" w:eastAsia="SimSun" w:hAnsi="SimSun" w:cs="SimSun" w:hint="eastAsia"/>
        </w:rPr>
        <w:t>指价格项评审因素所占的权重、</w:t>
      </w:r>
      <w:r>
        <w:rPr>
          <w:rFonts w:ascii="Calibri" w:eastAsia="SimSun" w:hAnsi="Calibri" w:cs="Calibri"/>
        </w:rPr>
        <w:t>A2</w:t>
      </w:r>
      <w:r>
        <w:rPr>
          <w:rFonts w:ascii="SimSun" w:eastAsia="SimSun" w:hAnsi="SimSun" w:cs="SimSun" w:hint="eastAsia"/>
        </w:rPr>
        <w:t>指技术项评审因素所占的权重、</w:t>
      </w:r>
      <w:r>
        <w:rPr>
          <w:rFonts w:ascii="Calibri" w:eastAsia="SimSun" w:hAnsi="Calibri" w:cs="Calibri"/>
        </w:rPr>
        <w:t>A3</w:t>
      </w:r>
      <w:r>
        <w:rPr>
          <w:rFonts w:ascii="SimSun" w:eastAsia="SimSun" w:hAnsi="SimSun" w:cs="SimSun" w:hint="eastAsia"/>
        </w:rPr>
        <w:t>指商务项评审因素所占的权重，</w:t>
      </w:r>
      <w:r>
        <w:rPr>
          <w:rFonts w:ascii="Calibri" w:eastAsia="SimSun" w:hAnsi="Calibri" w:cs="Calibri"/>
        </w:rPr>
        <w:t>A1+A2+A3=1</w:t>
      </w:r>
      <w:r>
        <w:rPr>
          <w:rFonts w:ascii="SimSun" w:eastAsia="SimSun" w:hAnsi="SimSun" w:cs="SimSun" w:hint="eastAsia"/>
        </w:rPr>
        <w:t>、</w:t>
      </w:r>
      <w:r>
        <w:rPr>
          <w:rFonts w:ascii="Calibri" w:eastAsia="SimSun" w:hAnsi="Calibri" w:cs="Calibri"/>
        </w:rPr>
        <w:t>F1</w:t>
      </w:r>
      <w:r>
        <w:rPr>
          <w:rFonts w:ascii="SimSun" w:eastAsia="SimSun" w:hAnsi="SimSun" w:cs="SimSun" w:hint="eastAsia"/>
        </w:rPr>
        <w:t>×</w:t>
      </w:r>
      <w:r>
        <w:rPr>
          <w:rFonts w:ascii="Calibri" w:eastAsia="SimSun" w:hAnsi="Calibri" w:cs="Calibri"/>
        </w:rPr>
        <w:t>A1</w:t>
      </w:r>
      <w:r>
        <w:rPr>
          <w:rFonts w:ascii="SimSun" w:eastAsia="SimSun" w:hAnsi="SimSun" w:cs="SimSun" w:hint="eastAsia"/>
        </w:rPr>
        <w:t>＋</w:t>
      </w:r>
      <w:r>
        <w:rPr>
          <w:rFonts w:ascii="Calibri" w:eastAsia="SimSun" w:hAnsi="Calibri" w:cs="Calibri"/>
        </w:rPr>
        <w:t>F2</w:t>
      </w:r>
      <w:r>
        <w:rPr>
          <w:rFonts w:ascii="SimSun" w:eastAsia="SimSun" w:hAnsi="SimSun" w:cs="SimSun" w:hint="eastAsia"/>
        </w:rPr>
        <w:t>×</w:t>
      </w:r>
      <w:r>
        <w:rPr>
          <w:rFonts w:ascii="Calibri" w:eastAsia="SimSun" w:hAnsi="Calibri" w:cs="Calibri"/>
        </w:rPr>
        <w:t>A2</w:t>
      </w:r>
      <w:r>
        <w:rPr>
          <w:rFonts w:ascii="SimSun" w:eastAsia="SimSun" w:hAnsi="SimSun" w:cs="SimSun" w:hint="eastAsia"/>
        </w:rPr>
        <w:t>＋</w:t>
      </w:r>
      <w:r>
        <w:rPr>
          <w:rFonts w:ascii="Calibri" w:eastAsia="SimSun" w:hAnsi="Calibri" w:cs="Calibri"/>
        </w:rPr>
        <w:t>F3</w:t>
      </w:r>
      <w:r>
        <w:rPr>
          <w:rFonts w:ascii="SimSun" w:eastAsia="SimSun" w:hAnsi="SimSun" w:cs="SimSun" w:hint="eastAsia"/>
        </w:rPr>
        <w:t>×</w:t>
      </w:r>
      <w:r>
        <w:rPr>
          <w:rFonts w:ascii="Calibri" w:eastAsia="SimSun" w:hAnsi="Calibri" w:cs="Calibri"/>
        </w:rPr>
        <w:t>A3=100</w:t>
      </w:r>
      <w:r>
        <w:rPr>
          <w:rFonts w:ascii="SimSun" w:eastAsia="SimSun" w:hAnsi="SimSun" w:cs="SimSun" w:hint="eastAsia"/>
        </w:rPr>
        <w:t>分（满分时），</w:t>
      </w:r>
      <w:r>
        <w:rPr>
          <w:rFonts w:ascii="Calibri" w:eastAsia="SimSun" w:hAnsi="Calibri" w:cs="Calibri"/>
        </w:rPr>
        <w:t>F4</w:t>
      </w:r>
      <w:r>
        <w:rPr>
          <w:rFonts w:ascii="SimSun" w:eastAsia="SimSun" w:hAnsi="SimSun" w:cs="SimSun" w:hint="eastAsia"/>
        </w:rPr>
        <w:t>×</w:t>
      </w:r>
      <w:r>
        <w:rPr>
          <w:rFonts w:ascii="Calibri" w:eastAsia="SimSun" w:hAnsi="Calibri" w:cs="Calibri"/>
        </w:rPr>
        <w:t>A4</w:t>
      </w:r>
      <w:r>
        <w:rPr>
          <w:rFonts w:ascii="SimSun" w:eastAsia="SimSun" w:hAnsi="SimSun" w:cs="SimSun" w:hint="eastAsia"/>
        </w:rPr>
        <w:t>为加分项（即优先类节能产品、环境标志产品在采购活动中可享有的加分优惠）。</w:t>
      </w:r>
    </w:p>
    <w:p w:rsidR="00D87D24" w:rsidRDefault="004759CB">
      <w:pPr>
        <w:pStyle w:val="aa"/>
        <w:widowControl/>
        <w:spacing w:beforeAutospacing="0" w:after="150" w:afterAutospacing="0"/>
        <w:ind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）各项评审因素的设置如下：</w:t>
      </w:r>
    </w:p>
    <w:p w:rsidR="00D87D24" w:rsidRDefault="004759CB">
      <w:pPr>
        <w:pStyle w:val="aa"/>
        <w:widowControl/>
        <w:spacing w:beforeAutospacing="0" w:after="150" w:afterAutospacing="0"/>
        <w:ind w:firstLine="480"/>
        <w:rPr>
          <w:highlight w:val="yellow"/>
        </w:rPr>
      </w:pPr>
      <w:r>
        <w:rPr>
          <w:rFonts w:ascii="SimSun" w:eastAsia="SimSun" w:hAnsi="SimSun" w:cs="SimSun" w:hint="eastAsia"/>
          <w:highlight w:val="yellow"/>
        </w:rPr>
        <w:t>①价格项（</w:t>
      </w:r>
      <w:r>
        <w:rPr>
          <w:rFonts w:ascii="Calibri" w:eastAsia="SimSun" w:hAnsi="Calibri" w:cs="Calibri"/>
          <w:highlight w:val="yellow"/>
        </w:rPr>
        <w:t>F1</w:t>
      </w:r>
      <w:r>
        <w:rPr>
          <w:rFonts w:ascii="SimSun" w:eastAsia="SimSun" w:hAnsi="SimSun" w:cs="SimSun" w:hint="eastAsia"/>
          <w:highlight w:val="yellow"/>
        </w:rPr>
        <w:t>×</w:t>
      </w:r>
      <w:r>
        <w:rPr>
          <w:rFonts w:ascii="Calibri" w:eastAsia="SimSun" w:hAnsi="Calibri" w:cs="Calibri"/>
          <w:highlight w:val="yellow"/>
        </w:rPr>
        <w:t>A1</w:t>
      </w:r>
      <w:r>
        <w:rPr>
          <w:rFonts w:ascii="SimSun" w:eastAsia="SimSun" w:hAnsi="SimSun" w:cs="SimSun" w:hint="eastAsia"/>
          <w:highlight w:val="yellow"/>
        </w:rPr>
        <w:t>）满分为</w:t>
      </w:r>
      <w:ins w:id="0" w:author="Z.xy" w:date="2022-07-20T15:49:00Z">
        <w:r>
          <w:rPr>
            <w:rFonts w:ascii="SimSun" w:eastAsia="SimSun" w:hAnsi="SimSun" w:cs="SimSun" w:hint="eastAsia"/>
            <w:highlight w:val="yellow"/>
          </w:rPr>
          <w:t>15</w:t>
        </w:r>
      </w:ins>
      <w:r>
        <w:rPr>
          <w:rFonts w:ascii="SimSun" w:eastAsia="SimSun" w:hAnsi="SimSun" w:cs="SimSun" w:hint="eastAsia"/>
          <w:highlight w:val="yellow"/>
        </w:rPr>
        <w:t>分。</w:t>
      </w:r>
    </w:p>
    <w:p w:rsidR="00D87D24" w:rsidRDefault="004759CB">
      <w:pPr>
        <w:pStyle w:val="aa"/>
        <w:widowControl/>
        <w:spacing w:beforeAutospacing="0" w:after="150" w:afterAutospacing="0"/>
        <w:ind w:firstLine="480"/>
      </w:pPr>
      <w:r>
        <w:rPr>
          <w:rFonts w:ascii="SimSun" w:eastAsia="SimSun" w:hAnsi="SimSun" w:cs="SimSun" w:hint="eastAsia"/>
        </w:rPr>
        <w:t>a.</w:t>
      </w:r>
      <w:r>
        <w:rPr>
          <w:rFonts w:ascii="SimSun" w:eastAsia="SimSun" w:hAnsi="SimSun" w:cs="SimSun" w:hint="eastAsia"/>
        </w:rPr>
        <w:t>价格分采用低价优先法计算，即满足招标文件要求且投标价格最低的投标报价为评标基准价，其价格分为满分。其他投标人的价格分统一按照下列公式计算：投标报价得分</w:t>
      </w:r>
      <w:r>
        <w:rPr>
          <w:rFonts w:ascii="Calibri" w:eastAsia="SimSun" w:hAnsi="Calibri" w:cs="Calibri"/>
        </w:rPr>
        <w:t>=</w:t>
      </w:r>
      <w:r>
        <w:rPr>
          <w:rFonts w:ascii="SimSun" w:eastAsia="SimSun" w:hAnsi="SimSun" w:cs="SimSun" w:hint="eastAsia"/>
        </w:rPr>
        <w:t>（评标基准价／投标报价）×</w:t>
      </w:r>
      <w:r>
        <w:rPr>
          <w:rFonts w:ascii="Calibri" w:eastAsia="SimSun" w:hAnsi="Calibri" w:cs="Calibri"/>
        </w:rPr>
        <w:t>100</w:t>
      </w:r>
      <w:r>
        <w:rPr>
          <w:rFonts w:ascii="SimSun" w:eastAsia="SimSun" w:hAnsi="SimSun" w:cs="SimSun" w:hint="eastAsia"/>
        </w:rPr>
        <w:t>。因落实政府采购政策需进行价格扣除的，以扣除后的价格计算评标基准价和投标报价。</w:t>
      </w:r>
    </w:p>
    <w:p w:rsidR="00D87D24" w:rsidRDefault="004759CB">
      <w:pPr>
        <w:pStyle w:val="aa"/>
        <w:widowControl/>
        <w:spacing w:beforeAutospacing="0" w:after="150" w:afterAutospacing="0"/>
        <w:ind w:firstLine="480"/>
      </w:pPr>
      <w:r>
        <w:rPr>
          <w:rFonts w:ascii="Calibri" w:hAnsi="Calibri" w:cs="Calibri"/>
        </w:rPr>
        <w:lastRenderedPageBreak/>
        <w:t>b.</w:t>
      </w:r>
      <w:r>
        <w:rPr>
          <w:rFonts w:ascii="SimSun" w:eastAsia="SimSun" w:hAnsi="SimSun" w:cs="SimSun" w:hint="eastAsia"/>
        </w:rPr>
        <w:t>价格扣除的规则如下：</w:t>
      </w:r>
    </w:p>
    <w:tbl>
      <w:tblPr>
        <w:tblW w:w="0" w:type="auto"/>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tblPr>
      <w:tblGrid>
        <w:gridCol w:w="1161"/>
        <w:gridCol w:w="7161"/>
      </w:tblGrid>
      <w:tr w:rsidR="00D87D24">
        <w:trPr>
          <w:tblHeader/>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评标项目</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评标方法</w:t>
            </w:r>
          </w:p>
        </w:tc>
      </w:tr>
      <w:tr w:rsidR="00D87D24">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小型、微型企业，监狱企业，残疾人</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Style w:val="ab"/>
                <w:rFonts w:ascii="SimSun" w:eastAsia="SimSun" w:hAnsi="SimSun" w:cs="SimSun"/>
                <w:bCs/>
                <w:kern w:val="0"/>
                <w:sz w:val="24"/>
              </w:rPr>
              <w:t>本项目非专门面向中小企业预留采购份额。</w:t>
            </w:r>
            <w:r>
              <w:rPr>
                <w:rStyle w:val="ab"/>
                <w:rFonts w:ascii="SimSun" w:eastAsia="SimSun" w:hAnsi="SimSun" w:cs="SimSun"/>
                <w:bCs/>
                <w:kern w:val="0"/>
                <w:sz w:val="24"/>
              </w:rPr>
              <w:t>1</w:t>
            </w:r>
            <w:r>
              <w:rPr>
                <w:rStyle w:val="ab"/>
                <w:rFonts w:ascii="SimSun" w:eastAsia="SimSun" w:hAnsi="SimSun" w:cs="SimSun"/>
                <w:bCs/>
                <w:kern w:val="0"/>
                <w:sz w:val="24"/>
              </w:rPr>
              <w:t>、评审时，对符合《政府采购促进中小企业发展管理办法》（财库﹝</w:t>
            </w:r>
            <w:r>
              <w:rPr>
                <w:rStyle w:val="ab"/>
                <w:rFonts w:ascii="SimSun" w:eastAsia="SimSun" w:hAnsi="SimSun" w:cs="SimSun"/>
                <w:bCs/>
                <w:kern w:val="0"/>
                <w:sz w:val="24"/>
              </w:rPr>
              <w:t>2020</w:t>
            </w:r>
            <w:r>
              <w:rPr>
                <w:rStyle w:val="ab"/>
                <w:rFonts w:ascii="SimSun" w:eastAsia="SimSun" w:hAnsi="SimSun" w:cs="SimSun"/>
                <w:bCs/>
                <w:kern w:val="0"/>
                <w:sz w:val="24"/>
              </w:rPr>
              <w:t>﹞</w:t>
            </w:r>
            <w:r>
              <w:rPr>
                <w:rStyle w:val="ab"/>
                <w:rFonts w:ascii="SimSun" w:eastAsia="SimSun" w:hAnsi="SimSun" w:cs="SimSun"/>
                <w:bCs/>
                <w:kern w:val="0"/>
                <w:sz w:val="24"/>
              </w:rPr>
              <w:t>46</w:t>
            </w:r>
            <w:r>
              <w:rPr>
                <w:rStyle w:val="ab"/>
                <w:rFonts w:ascii="SimSun" w:eastAsia="SimSun" w:hAnsi="SimSun" w:cs="SimSun"/>
                <w:bCs/>
                <w:kern w:val="0"/>
                <w:sz w:val="24"/>
              </w:rPr>
              <w:t>号）和《福建省财政厅关于进一步加大政府采购支持中小企业力度的通知》（闽财规</w:t>
            </w:r>
            <w:r>
              <w:rPr>
                <w:rStyle w:val="ab"/>
                <w:rFonts w:ascii="SimSun" w:eastAsia="SimSun" w:hAnsi="SimSun" w:cs="SimSun"/>
                <w:bCs/>
                <w:kern w:val="0"/>
                <w:sz w:val="24"/>
              </w:rPr>
              <w:t>[2022]13</w:t>
            </w:r>
            <w:r>
              <w:rPr>
                <w:rStyle w:val="ab"/>
                <w:rFonts w:ascii="SimSun" w:eastAsia="SimSun" w:hAnsi="SimSun" w:cs="SimSun"/>
                <w:bCs/>
                <w:kern w:val="0"/>
                <w:sz w:val="24"/>
              </w:rPr>
              <w:t>号规定的小微企业报价给予价格扣除【货物和服务项目为</w:t>
            </w:r>
            <w:r>
              <w:rPr>
                <w:rStyle w:val="ab"/>
                <w:rFonts w:ascii="SimSun" w:eastAsia="SimSun" w:hAnsi="SimSun" w:cs="SimSun"/>
                <w:bCs/>
                <w:kern w:val="0"/>
                <w:sz w:val="24"/>
              </w:rPr>
              <w:t>15%</w:t>
            </w:r>
            <w:r>
              <w:rPr>
                <w:rStyle w:val="ab"/>
                <w:rFonts w:ascii="SimSun" w:eastAsia="SimSun" w:hAnsi="SimSun" w:cs="SimSun"/>
                <w:bCs/>
                <w:kern w:val="0"/>
                <w:sz w:val="24"/>
              </w:rPr>
              <w:t>；对于联合协议或者分包意向协议约定小微企业的合同份额占到合同总金额</w:t>
            </w:r>
            <w:r>
              <w:rPr>
                <w:rStyle w:val="ab"/>
                <w:rFonts w:ascii="SimSun" w:eastAsia="SimSun" w:hAnsi="SimSun" w:cs="SimSun"/>
                <w:bCs/>
                <w:kern w:val="0"/>
                <w:sz w:val="24"/>
              </w:rPr>
              <w:t xml:space="preserve"> 40%</w:t>
            </w:r>
            <w:r>
              <w:rPr>
                <w:rStyle w:val="ab"/>
                <w:rFonts w:ascii="SimSun" w:eastAsia="SimSun" w:hAnsi="SimSun" w:cs="SimSun"/>
                <w:bCs/>
                <w:kern w:val="0"/>
                <w:sz w:val="24"/>
              </w:rPr>
              <w:t>以上的，对联合体或者大中型企业的报价扣除比例为</w:t>
            </w:r>
            <w:r>
              <w:rPr>
                <w:rStyle w:val="ab"/>
                <w:rFonts w:ascii="SimSun" w:eastAsia="SimSun" w:hAnsi="SimSun" w:cs="SimSun"/>
                <w:bCs/>
                <w:kern w:val="0"/>
                <w:sz w:val="24"/>
              </w:rPr>
              <w:t xml:space="preserve"> 5%</w:t>
            </w:r>
            <w:r>
              <w:rPr>
                <w:rStyle w:val="ab"/>
                <w:rFonts w:ascii="SimSun" w:eastAsia="SimSun" w:hAnsi="SimSun" w:cs="SimSun"/>
                <w:bCs/>
                <w:kern w:val="0"/>
                <w:sz w:val="24"/>
              </w:rPr>
              <w:t>】，用扣除后的价格参加评审。供应商须提供合格的中小企业声明函（格式详见第七章），否则不予价格扣除。若同一合同包内的小型、微型企</w:t>
            </w:r>
            <w:r>
              <w:rPr>
                <w:rStyle w:val="ab"/>
                <w:rFonts w:ascii="SimSun" w:eastAsia="SimSun" w:hAnsi="SimSun" w:cs="SimSun"/>
                <w:bCs/>
                <w:kern w:val="0"/>
                <w:sz w:val="24"/>
              </w:rPr>
              <w:t>业产品仅是构成报价产品的部件、组件或零件的，则该报价产品不给予价格扣除。</w:t>
            </w:r>
            <w:r>
              <w:rPr>
                <w:rStyle w:val="ab"/>
                <w:rFonts w:ascii="SimSun" w:eastAsia="SimSun" w:hAnsi="SimSun" w:cs="SimSun"/>
                <w:bCs/>
                <w:kern w:val="0"/>
                <w:sz w:val="24"/>
              </w:rPr>
              <w:t xml:space="preserve"> 2</w:t>
            </w:r>
            <w:r>
              <w:rPr>
                <w:rStyle w:val="ab"/>
                <w:rFonts w:ascii="SimSun" w:eastAsia="SimSun" w:hAnsi="SimSun" w:cs="SimSun"/>
                <w:bCs/>
                <w:kern w:val="0"/>
                <w:sz w:val="24"/>
              </w:rPr>
              <w:t>、根据财政部、司法部联合印发《关于政府采购支持监狱企业发展有关问题的通知》（财库【</w:t>
            </w:r>
            <w:r>
              <w:rPr>
                <w:rStyle w:val="ab"/>
                <w:rFonts w:ascii="SimSun" w:eastAsia="SimSun" w:hAnsi="SimSun" w:cs="SimSun"/>
                <w:bCs/>
                <w:kern w:val="0"/>
                <w:sz w:val="24"/>
              </w:rPr>
              <w:t>2014</w:t>
            </w:r>
            <w:r>
              <w:rPr>
                <w:rStyle w:val="ab"/>
                <w:rFonts w:ascii="SimSun" w:eastAsia="SimSun" w:hAnsi="SimSun" w:cs="SimSun"/>
                <w:bCs/>
                <w:kern w:val="0"/>
                <w:sz w:val="24"/>
              </w:rPr>
              <w:t>】</w:t>
            </w:r>
            <w:r>
              <w:rPr>
                <w:rStyle w:val="ab"/>
                <w:rFonts w:ascii="SimSun" w:eastAsia="SimSun" w:hAnsi="SimSun" w:cs="SimSun"/>
                <w:bCs/>
                <w:kern w:val="0"/>
                <w:sz w:val="24"/>
              </w:rPr>
              <w:t>68</w:t>
            </w:r>
            <w:r>
              <w:rPr>
                <w:rStyle w:val="ab"/>
                <w:rFonts w:ascii="SimSun" w:eastAsia="SimSun" w:hAnsi="SimSun" w:cs="SimSun"/>
                <w:bCs/>
                <w:kern w:val="0"/>
                <w:sz w:val="24"/>
              </w:rPr>
              <w:t>号）文件规定，凡监狱企业参加政府采购活动视同小型、微型企业，享受评审价格扣除的政府采购优惠政策。此次若有监狱企业参加投标的其报价享受</w:t>
            </w:r>
            <w:r>
              <w:rPr>
                <w:rStyle w:val="ab"/>
                <w:rFonts w:ascii="SimSun" w:eastAsia="SimSun" w:hAnsi="SimSun" w:cs="SimSun"/>
                <w:bCs/>
                <w:kern w:val="0"/>
                <w:sz w:val="24"/>
              </w:rPr>
              <w:t>15%</w:t>
            </w:r>
            <w:r>
              <w:rPr>
                <w:rStyle w:val="ab"/>
                <w:rFonts w:ascii="SimSun" w:eastAsia="SimSun" w:hAnsi="SimSun" w:cs="SimSun"/>
                <w:bCs/>
                <w:kern w:val="0"/>
                <w:sz w:val="24"/>
              </w:rPr>
              <w:t>的价格扣除，但必须提供由省级以上监狱管理局、戒毒管理局（含新疆生产建设兵团）出具的属于监狱企业的证明文件，否则评审时不予价格扣除优惠。</w:t>
            </w:r>
            <w:r>
              <w:rPr>
                <w:rStyle w:val="ab"/>
                <w:rFonts w:ascii="SimSun" w:eastAsia="SimSun" w:hAnsi="SimSun" w:cs="SimSun"/>
                <w:bCs/>
                <w:kern w:val="0"/>
                <w:sz w:val="24"/>
              </w:rPr>
              <w:t xml:space="preserve"> 3</w:t>
            </w:r>
            <w:r>
              <w:rPr>
                <w:rStyle w:val="ab"/>
                <w:rFonts w:ascii="SimSun" w:eastAsia="SimSun" w:hAnsi="SimSun" w:cs="SimSun"/>
                <w:bCs/>
                <w:kern w:val="0"/>
                <w:sz w:val="24"/>
              </w:rPr>
              <w:t>、根据财政部、民政部、中国残联文件（财库</w:t>
            </w:r>
            <w:r>
              <w:rPr>
                <w:rStyle w:val="ab"/>
                <w:rFonts w:ascii="SimSun" w:eastAsia="SimSun" w:hAnsi="SimSun" w:cs="SimSun"/>
                <w:bCs/>
                <w:kern w:val="0"/>
                <w:sz w:val="24"/>
              </w:rPr>
              <w:t>[2017]141</w:t>
            </w:r>
            <w:r>
              <w:rPr>
                <w:rStyle w:val="ab"/>
                <w:rFonts w:ascii="SimSun" w:eastAsia="SimSun" w:hAnsi="SimSun" w:cs="SimSun"/>
                <w:bCs/>
                <w:kern w:val="0"/>
                <w:sz w:val="24"/>
              </w:rPr>
              <w:t>号）及</w:t>
            </w:r>
            <w:r>
              <w:rPr>
                <w:rStyle w:val="ab"/>
                <w:rFonts w:ascii="SimSun" w:eastAsia="SimSun" w:hAnsi="SimSun" w:cs="SimSun"/>
                <w:bCs/>
                <w:kern w:val="0"/>
                <w:sz w:val="24"/>
              </w:rPr>
              <w:t>福建省财政、福建省民政厅、福建省残疾人联合会联合发布的《关于进一步落实政府采购支持残疾人就业政策的通知》、福建省财政《关于残疾人福利性单位参加政府</w:t>
            </w:r>
            <w:r>
              <w:rPr>
                <w:rStyle w:val="ab"/>
                <w:rFonts w:ascii="SimSun" w:eastAsia="SimSun" w:hAnsi="SimSun" w:cs="SimSun"/>
                <w:bCs/>
                <w:kern w:val="0"/>
                <w:sz w:val="24"/>
              </w:rPr>
              <w:t xml:space="preserve"> </w:t>
            </w:r>
            <w:r>
              <w:rPr>
                <w:rStyle w:val="ab"/>
                <w:rFonts w:ascii="SimSun" w:eastAsia="SimSun" w:hAnsi="SimSun" w:cs="SimSun"/>
                <w:bCs/>
                <w:kern w:val="0"/>
                <w:sz w:val="24"/>
              </w:rPr>
              <w:t>采购活动价格扣除的通知》，凡符合上述文件要求条件的残疾人福利性单位在参加政府采购活动时视同小型、微型企业，享受预留份额、评审中价格扣除等促进中小企业发展的政府采购政策。此次若有参加投标的对残疾人福利性单位报价部分给予</w:t>
            </w:r>
            <w:r>
              <w:rPr>
                <w:rStyle w:val="ab"/>
                <w:rFonts w:ascii="SimSun" w:eastAsia="SimSun" w:hAnsi="SimSun" w:cs="SimSun"/>
                <w:bCs/>
                <w:kern w:val="0"/>
                <w:sz w:val="24"/>
              </w:rPr>
              <w:t>15%</w:t>
            </w:r>
            <w:r>
              <w:rPr>
                <w:rStyle w:val="ab"/>
                <w:rFonts w:ascii="SimSun" w:eastAsia="SimSun" w:hAnsi="SimSun" w:cs="SimSun"/>
                <w:bCs/>
                <w:kern w:val="0"/>
                <w:sz w:val="24"/>
              </w:rPr>
              <w:t>的扣除（对残疾人福利性单位与其他组织组成联合体参与政府采购活动的，残疾人福利性单位的协议合同金额占总合同金额</w:t>
            </w:r>
            <w:r>
              <w:rPr>
                <w:rStyle w:val="ab"/>
                <w:rFonts w:ascii="SimSun" w:eastAsia="SimSun" w:hAnsi="SimSun" w:cs="SimSun"/>
                <w:bCs/>
                <w:kern w:val="0"/>
                <w:sz w:val="24"/>
              </w:rPr>
              <w:t>40%</w:t>
            </w:r>
            <w:r>
              <w:rPr>
                <w:rStyle w:val="ab"/>
                <w:rFonts w:ascii="SimSun" w:eastAsia="SimSun" w:hAnsi="SimSun" w:cs="SimSun"/>
                <w:bCs/>
                <w:kern w:val="0"/>
                <w:sz w:val="24"/>
              </w:rPr>
              <w:t>以上的，给予联合体合同金额</w:t>
            </w:r>
            <w:r>
              <w:rPr>
                <w:rStyle w:val="ab"/>
                <w:rFonts w:ascii="SimSun" w:eastAsia="SimSun" w:hAnsi="SimSun" w:cs="SimSun"/>
                <w:bCs/>
                <w:kern w:val="0"/>
                <w:sz w:val="24"/>
              </w:rPr>
              <w:t>5</w:t>
            </w:r>
            <w:r>
              <w:rPr>
                <w:rStyle w:val="ab"/>
                <w:rFonts w:ascii="SimSun" w:eastAsia="SimSun" w:hAnsi="SimSun" w:cs="SimSun"/>
                <w:bCs/>
                <w:kern w:val="0"/>
                <w:sz w:val="24"/>
              </w:rPr>
              <w:t>%</w:t>
            </w:r>
            <w:r>
              <w:rPr>
                <w:rStyle w:val="ab"/>
                <w:rFonts w:ascii="SimSun" w:eastAsia="SimSun" w:hAnsi="SimSun" w:cs="SimSun"/>
                <w:bCs/>
                <w:kern w:val="0"/>
                <w:sz w:val="24"/>
              </w:rPr>
              <w:t>的价格扣除），但必须提供《残疾人福利性单位声明函》（格式详见第七章），对于残疾人福利性单位参与货物项目的，必须标明具体哪些货物是其本单位制造的货物，或者是由其他残疾人福利性单位制造的货物（不包括使用非残疾人福利性单位注册商标的货物），仅有标明部分的货物才能启动价格扣除，并对声明的真实性负责，否则评审时不予价格扣除优惠。</w:t>
            </w:r>
            <w:r>
              <w:rPr>
                <w:rStyle w:val="ab"/>
                <w:rFonts w:ascii="SimSun" w:eastAsia="SimSun" w:hAnsi="SimSun" w:cs="SimSun"/>
                <w:bCs/>
                <w:kern w:val="0"/>
                <w:sz w:val="24"/>
              </w:rPr>
              <w:t xml:space="preserve"> 4</w:t>
            </w:r>
            <w:r>
              <w:rPr>
                <w:rStyle w:val="ab"/>
                <w:rFonts w:ascii="SimSun" w:eastAsia="SimSun" w:hAnsi="SimSun" w:cs="SimSun"/>
                <w:bCs/>
                <w:kern w:val="0"/>
                <w:sz w:val="24"/>
              </w:rPr>
              <w:t>、具体详见采购文件第四章、第七章规定，上述规定与政府采购相关法律、法规、制度等有冲突的，以现行法律、法规、制度等执行。注：享受扶持政策获得政府采购合同的，小微企业不得将合同分包给大中型企</w:t>
            </w:r>
            <w:r>
              <w:rPr>
                <w:rStyle w:val="ab"/>
                <w:rFonts w:ascii="SimSun" w:eastAsia="SimSun" w:hAnsi="SimSun" w:cs="SimSun"/>
                <w:bCs/>
                <w:kern w:val="0"/>
                <w:sz w:val="24"/>
              </w:rPr>
              <w:t>业，中型企业不得将合同分包给大型企业。本项目为服务类采购项目，采购标的对应的中小企业划分标准所属行业为其他未列明行业。若供应商提供的《中小企业声明函》中填写的行业与招标文件明确的采购标的对应的中小企业划分标准所属行业不一致，则不予认定为中、小微企业，不予价格扣除。</w:t>
            </w:r>
          </w:p>
        </w:tc>
      </w:tr>
    </w:tbl>
    <w:p w:rsidR="00D87D24" w:rsidRDefault="00D87D24">
      <w:pPr>
        <w:pStyle w:val="aa"/>
        <w:widowControl/>
        <w:spacing w:beforeAutospacing="0" w:after="150" w:afterAutospacing="0"/>
        <w:ind w:firstLine="480"/>
        <w:rPr>
          <w:rFonts w:ascii="SimSun" w:eastAsia="SimSun" w:hAnsi="SimSun" w:cs="SimSun"/>
          <w:highlight w:val="yellow"/>
        </w:rPr>
      </w:pPr>
    </w:p>
    <w:p w:rsidR="00D87D24" w:rsidRDefault="00D87D24">
      <w:pPr>
        <w:pStyle w:val="aa"/>
        <w:widowControl/>
        <w:spacing w:beforeAutospacing="0" w:after="150" w:afterAutospacing="0"/>
        <w:ind w:firstLine="480"/>
        <w:rPr>
          <w:rFonts w:ascii="SimSun" w:eastAsia="SimSun" w:hAnsi="SimSun" w:cs="SimSun"/>
          <w:highlight w:val="yellow"/>
        </w:rPr>
      </w:pPr>
    </w:p>
    <w:p w:rsidR="00D87D24" w:rsidRDefault="00D87D24">
      <w:pPr>
        <w:pStyle w:val="aa"/>
        <w:widowControl/>
        <w:spacing w:beforeAutospacing="0" w:after="150" w:afterAutospacing="0"/>
        <w:ind w:firstLine="480"/>
        <w:rPr>
          <w:rFonts w:ascii="SimSun" w:eastAsia="SimSun" w:hAnsi="SimSun" w:cs="SimSun"/>
          <w:highlight w:val="yellow"/>
        </w:rPr>
      </w:pPr>
    </w:p>
    <w:p w:rsidR="00D87D24" w:rsidRDefault="004759CB">
      <w:pPr>
        <w:pStyle w:val="aa"/>
        <w:widowControl/>
        <w:spacing w:beforeAutospacing="0" w:after="150" w:afterAutospacing="0"/>
        <w:ind w:firstLine="480"/>
        <w:rPr>
          <w:highlight w:val="yellow"/>
        </w:rPr>
      </w:pPr>
      <w:r>
        <w:rPr>
          <w:rFonts w:ascii="SimSun" w:eastAsia="SimSun" w:hAnsi="SimSun" w:cs="SimSun" w:hint="eastAsia"/>
          <w:highlight w:val="yellow"/>
        </w:rPr>
        <w:lastRenderedPageBreak/>
        <w:t>②技术项（</w:t>
      </w:r>
      <w:r>
        <w:rPr>
          <w:rFonts w:ascii="Calibri" w:eastAsia="SimSun" w:hAnsi="Calibri" w:cs="Calibri"/>
          <w:highlight w:val="yellow"/>
        </w:rPr>
        <w:t>F2</w:t>
      </w:r>
      <w:r>
        <w:rPr>
          <w:rFonts w:ascii="SimSun" w:eastAsia="SimSun" w:hAnsi="SimSun" w:cs="SimSun" w:hint="eastAsia"/>
          <w:highlight w:val="yellow"/>
        </w:rPr>
        <w:t>×</w:t>
      </w:r>
      <w:r>
        <w:rPr>
          <w:rFonts w:ascii="Calibri" w:eastAsia="SimSun" w:hAnsi="Calibri" w:cs="Calibri"/>
          <w:highlight w:val="yellow"/>
        </w:rPr>
        <w:t>A2</w:t>
      </w:r>
      <w:r>
        <w:rPr>
          <w:rFonts w:ascii="SimSun" w:eastAsia="SimSun" w:hAnsi="SimSun" w:cs="SimSun" w:hint="eastAsia"/>
          <w:highlight w:val="yellow"/>
        </w:rPr>
        <w:t>）满分为</w:t>
      </w:r>
      <w:ins w:id="1" w:author="Z.xy" w:date="2022-07-20T15:50:00Z">
        <w:r>
          <w:rPr>
            <w:rFonts w:ascii="SimSun" w:eastAsia="SimSun" w:hAnsi="SimSun" w:cs="SimSun" w:hint="eastAsia"/>
            <w:highlight w:val="yellow"/>
          </w:rPr>
          <w:t>65</w:t>
        </w:r>
      </w:ins>
      <w:r>
        <w:rPr>
          <w:rFonts w:ascii="SimSun" w:eastAsia="SimSun" w:hAnsi="SimSun" w:cs="SimSun" w:hint="eastAsia"/>
          <w:highlight w:val="yellow"/>
        </w:rPr>
        <w:t>分。</w:t>
      </w:r>
    </w:p>
    <w:tbl>
      <w:tblPr>
        <w:tblW w:w="0" w:type="auto"/>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tblPr>
      <w:tblGrid>
        <w:gridCol w:w="1046"/>
        <w:gridCol w:w="643"/>
        <w:gridCol w:w="6632"/>
      </w:tblGrid>
      <w:tr w:rsidR="00D87D24">
        <w:trPr>
          <w:tblHeader/>
          <w:tblCellSpacing w:w="0" w:type="dxa"/>
        </w:trPr>
        <w:tc>
          <w:tcPr>
            <w:tcW w:w="1027"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评标项目</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评标分值</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评标方法描述</w:t>
            </w:r>
          </w:p>
        </w:tc>
      </w:tr>
      <w:tr w:rsidR="00D87D24">
        <w:trPr>
          <w:tblCellSpacing w:w="0" w:type="dxa"/>
        </w:trPr>
        <w:tc>
          <w:tcPr>
            <w:tcW w:w="1027"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招标内容及要求响应情</w:t>
            </w:r>
            <w:r>
              <w:rPr>
                <w:rFonts w:ascii="SimSun" w:hAnsi="SimSun" w:cs="SimSun" w:hint="eastAsia"/>
                <w:kern w:val="0"/>
                <w:sz w:val="24"/>
              </w:rPr>
              <w:t xml:space="preserve"> </w:t>
            </w:r>
            <w:r>
              <w:rPr>
                <w:rFonts w:ascii="SimSun" w:hAnsi="SimSun" w:cs="SimSun" w:hint="eastAsia"/>
                <w:kern w:val="0"/>
                <w:sz w:val="24"/>
              </w:rPr>
              <w:t>况</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27</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根据各投标人对招标文件第五章</w:t>
            </w:r>
            <w:r>
              <w:rPr>
                <w:rFonts w:ascii="SimSun" w:eastAsia="SimSun" w:hAnsi="SimSun" w:cs="SimSun" w:hint="eastAsia"/>
                <w:sz w:val="24"/>
              </w:rPr>
              <w:t>二、技术和服务要求</w:t>
            </w:r>
            <w:r>
              <w:rPr>
                <w:rFonts w:ascii="SimSun" w:hAnsi="SimSun" w:cs="SimSun" w:hint="eastAsia"/>
                <w:kern w:val="0"/>
                <w:sz w:val="24"/>
              </w:rPr>
              <w:t>的逐项响应承诺等方面情况由</w:t>
            </w:r>
            <w:r>
              <w:rPr>
                <w:rFonts w:ascii="SimSun" w:eastAsia="SimSun" w:hAnsi="SimSun" w:cs="SimSun"/>
                <w:kern w:val="0"/>
                <w:sz w:val="24"/>
              </w:rPr>
              <w:t>评标委员会</w:t>
            </w:r>
            <w:r>
              <w:rPr>
                <w:rFonts w:ascii="SimSun" w:hAnsi="SimSun" w:cs="SimSun" w:hint="eastAsia"/>
                <w:kern w:val="0"/>
                <w:sz w:val="24"/>
              </w:rPr>
              <w:t>进行评分，全部满足招标文件要求的得</w:t>
            </w:r>
            <w:r>
              <w:rPr>
                <w:rFonts w:ascii="SimSun" w:hAnsi="SimSun" w:cs="SimSun" w:hint="eastAsia"/>
                <w:kern w:val="0"/>
                <w:sz w:val="24"/>
              </w:rPr>
              <w:t>27</w:t>
            </w:r>
            <w:r>
              <w:rPr>
                <w:rFonts w:ascii="SimSun" w:hAnsi="SimSun" w:cs="SimSun" w:hint="eastAsia"/>
                <w:kern w:val="0"/>
                <w:sz w:val="24"/>
              </w:rPr>
              <w:t>分。</w:t>
            </w:r>
            <w:r>
              <w:rPr>
                <w:rFonts w:ascii="SimSun" w:hAnsi="SimSun" w:cs="SimSun"/>
                <w:kern w:val="0"/>
                <w:sz w:val="24"/>
              </w:rPr>
              <w:t>带</w:t>
            </w:r>
            <w:r>
              <w:rPr>
                <w:rFonts w:ascii="SimSun" w:hAnsi="SimSun" w:cs="SimSun"/>
                <w:kern w:val="0"/>
                <w:sz w:val="24"/>
              </w:rPr>
              <w:t>“★”</w:t>
            </w:r>
            <w:r>
              <w:rPr>
                <w:rFonts w:ascii="SimSun" w:hAnsi="SimSun" w:cs="SimSun"/>
                <w:kern w:val="0"/>
                <w:sz w:val="24"/>
              </w:rPr>
              <w:t>均为重要要求</w:t>
            </w:r>
            <w:r>
              <w:rPr>
                <w:rFonts w:ascii="SimSun" w:eastAsia="SimSun" w:hAnsi="SimSun" w:cs="SimSun"/>
                <w:kern w:val="0"/>
                <w:sz w:val="24"/>
              </w:rPr>
              <w:t>（共</w:t>
            </w:r>
            <w:r>
              <w:rPr>
                <w:rFonts w:ascii="SimSun" w:eastAsia="SimSun" w:hAnsi="SimSun" w:cs="SimSun" w:hint="eastAsia"/>
                <w:kern w:val="0"/>
                <w:sz w:val="24"/>
              </w:rPr>
              <w:t>2</w:t>
            </w:r>
            <w:r>
              <w:rPr>
                <w:rFonts w:ascii="SimSun" w:eastAsia="SimSun" w:hAnsi="SimSun" w:cs="SimSun"/>
                <w:kern w:val="0"/>
                <w:sz w:val="24"/>
              </w:rPr>
              <w:t>项</w:t>
            </w:r>
            <w:r>
              <w:rPr>
                <w:rFonts w:ascii="SimSun" w:eastAsia="SimSun" w:hAnsi="SimSun" w:cs="SimSun" w:hint="eastAsia"/>
                <w:kern w:val="0"/>
                <w:sz w:val="24"/>
              </w:rPr>
              <w:t>,</w:t>
            </w:r>
            <w:r>
              <w:rPr>
                <w:rFonts w:ascii="SimSun" w:eastAsia="SimSun" w:hAnsi="SimSun" w:cs="SimSun" w:hint="eastAsia"/>
                <w:kern w:val="0"/>
                <w:sz w:val="24"/>
              </w:rPr>
              <w:t>分别为</w:t>
            </w:r>
            <w:r>
              <w:rPr>
                <w:rFonts w:ascii="SimSun" w:eastAsia="SimSun" w:hAnsi="SimSun" w:cs="SimSun" w:hint="eastAsia"/>
                <w:sz w:val="24"/>
              </w:rPr>
              <w:t>评审项</w:t>
            </w:r>
            <w:r>
              <w:rPr>
                <w:rFonts w:ascii="SimSun" w:eastAsia="SimSun" w:hAnsi="SimSun" w:cs="SimSun" w:hint="eastAsia"/>
                <w:sz w:val="24"/>
              </w:rPr>
              <w:t>25</w:t>
            </w:r>
            <w:r>
              <w:rPr>
                <w:rFonts w:ascii="SimSun" w:eastAsia="SimSun" w:hAnsi="SimSun" w:cs="SimSun" w:hint="eastAsia"/>
                <w:sz w:val="24"/>
              </w:rPr>
              <w:t>、评审项</w:t>
            </w:r>
            <w:r>
              <w:rPr>
                <w:rFonts w:ascii="SimSun" w:eastAsia="SimSun" w:hAnsi="SimSun" w:cs="SimSun" w:hint="eastAsia"/>
                <w:sz w:val="24"/>
              </w:rPr>
              <w:t>28</w:t>
            </w:r>
            <w:r>
              <w:rPr>
                <w:rFonts w:ascii="SimSun" w:eastAsia="SimSun" w:hAnsi="SimSun" w:cs="SimSun"/>
                <w:kern w:val="0"/>
                <w:sz w:val="24"/>
              </w:rPr>
              <w:t>）</w:t>
            </w:r>
            <w:r>
              <w:rPr>
                <w:rFonts w:ascii="SimSun" w:hAnsi="SimSun" w:cs="SimSun"/>
                <w:kern w:val="0"/>
                <w:sz w:val="24"/>
              </w:rPr>
              <w:t>，任一项不满足属重大偏离，为无效投标，其余的每负偏离一项的扣</w:t>
            </w:r>
            <w:r>
              <w:rPr>
                <w:rFonts w:ascii="SimSun" w:hAnsi="SimSun" w:cs="SimSun" w:hint="eastAsia"/>
                <w:kern w:val="0"/>
                <w:sz w:val="24"/>
              </w:rPr>
              <w:t>1</w:t>
            </w:r>
            <w:r>
              <w:rPr>
                <w:rFonts w:ascii="SimSun" w:hAnsi="SimSun" w:cs="SimSun"/>
                <w:kern w:val="0"/>
                <w:sz w:val="24"/>
              </w:rPr>
              <w:t>分</w:t>
            </w:r>
            <w:r>
              <w:rPr>
                <w:rFonts w:ascii="SimSun" w:hAnsi="SimSun" w:cs="SimSun" w:hint="eastAsia"/>
                <w:kern w:val="0"/>
                <w:sz w:val="24"/>
              </w:rPr>
              <w:t>（共</w:t>
            </w:r>
            <w:r>
              <w:rPr>
                <w:rFonts w:ascii="SimSun" w:hAnsi="SimSun" w:cs="SimSun" w:hint="eastAsia"/>
                <w:kern w:val="0"/>
                <w:sz w:val="24"/>
              </w:rPr>
              <w:t>27</w:t>
            </w:r>
            <w:r>
              <w:rPr>
                <w:rFonts w:ascii="SimSun" w:hAnsi="SimSun" w:cs="SimSun" w:hint="eastAsia"/>
                <w:kern w:val="0"/>
                <w:sz w:val="24"/>
              </w:rPr>
              <w:t>项）</w:t>
            </w:r>
            <w:r>
              <w:rPr>
                <w:rFonts w:ascii="SimSun" w:hAnsi="SimSun" w:cs="SimSun"/>
                <w:kern w:val="0"/>
                <w:sz w:val="24"/>
              </w:rPr>
              <w:t>，扣完为止，正偏离不加分。</w:t>
            </w:r>
          </w:p>
        </w:tc>
      </w:tr>
      <w:tr w:rsidR="00D87D24">
        <w:trPr>
          <w:tblCellSpacing w:w="0" w:type="dxa"/>
        </w:trPr>
        <w:tc>
          <w:tcPr>
            <w:tcW w:w="1027"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技术方案</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2</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根据投标人提供的项目技术方案</w:t>
            </w:r>
            <w:r>
              <w:rPr>
                <w:rFonts w:ascii="SimSun" w:eastAsia="SimSun" w:hAnsi="SimSun" w:cs="SimSun"/>
                <w:kern w:val="0"/>
                <w:sz w:val="24"/>
              </w:rPr>
              <w:t>，由评标委员会评议，</w:t>
            </w:r>
            <w:r>
              <w:rPr>
                <w:rFonts w:ascii="SimSun" w:hAnsi="SimSun" w:cs="SimSun"/>
                <w:kern w:val="0"/>
                <w:sz w:val="24"/>
              </w:rPr>
              <w:t>方案周全、内容详尽，实施性高，合理性、可行性强的</w:t>
            </w:r>
            <w:r>
              <w:rPr>
                <w:rFonts w:ascii="SimSun" w:hAnsi="SimSun" w:cs="SimSun" w:hint="eastAsia"/>
                <w:kern w:val="0"/>
                <w:sz w:val="24"/>
              </w:rPr>
              <w:t>得</w:t>
            </w:r>
            <w:r>
              <w:rPr>
                <w:rFonts w:ascii="SimSun" w:hAnsi="SimSun" w:cs="SimSun" w:hint="eastAsia"/>
                <w:kern w:val="0"/>
                <w:sz w:val="24"/>
              </w:rPr>
              <w:t>2</w:t>
            </w:r>
            <w:r>
              <w:rPr>
                <w:rFonts w:ascii="SimSun" w:hAnsi="SimSun" w:cs="SimSun"/>
                <w:kern w:val="0"/>
                <w:sz w:val="24"/>
              </w:rPr>
              <w:t>分；方案较为全面，内容较详尽、实施性较高，具有一定的合理性、可行性较强的</w:t>
            </w:r>
            <w:r>
              <w:rPr>
                <w:rFonts w:ascii="SimSun" w:hAnsi="SimSun" w:cs="SimSun" w:hint="eastAsia"/>
                <w:kern w:val="0"/>
                <w:sz w:val="24"/>
              </w:rPr>
              <w:t>得</w:t>
            </w:r>
            <w:r>
              <w:rPr>
                <w:rFonts w:ascii="SimSun" w:hAnsi="SimSun" w:cs="SimSun" w:hint="eastAsia"/>
                <w:kern w:val="0"/>
                <w:sz w:val="24"/>
              </w:rPr>
              <w:t>1.5</w:t>
            </w:r>
            <w:r>
              <w:rPr>
                <w:rFonts w:ascii="SimSun" w:hAnsi="SimSun" w:cs="SimSun"/>
                <w:kern w:val="0"/>
                <w:sz w:val="24"/>
              </w:rPr>
              <w:t>分；方案不全面，内容较为简单，实施性、合理化、可行性一般的</w:t>
            </w:r>
            <w:r>
              <w:rPr>
                <w:rFonts w:ascii="SimSun" w:hAnsi="SimSun" w:cs="SimSun" w:hint="eastAsia"/>
                <w:kern w:val="0"/>
                <w:sz w:val="24"/>
              </w:rPr>
              <w:t>得</w:t>
            </w:r>
            <w:r>
              <w:rPr>
                <w:rFonts w:ascii="SimSun" w:hAnsi="SimSun" w:cs="SimSun"/>
                <w:kern w:val="0"/>
                <w:sz w:val="24"/>
              </w:rPr>
              <w:t>1</w:t>
            </w:r>
            <w:r>
              <w:rPr>
                <w:rFonts w:ascii="SimSun" w:hAnsi="SimSun" w:cs="SimSun"/>
                <w:kern w:val="0"/>
                <w:sz w:val="24"/>
              </w:rPr>
              <w:t>分；未提供的不得分。</w:t>
            </w:r>
          </w:p>
        </w:tc>
      </w:tr>
      <w:tr w:rsidR="00D87D24">
        <w:trPr>
          <w:tblCellSpacing w:w="0" w:type="dxa"/>
        </w:trPr>
        <w:tc>
          <w:tcPr>
            <w:tcW w:w="1027"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进度安排</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2</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根据投标人提供的项目计划、进度安排的情况</w:t>
            </w:r>
            <w:r>
              <w:rPr>
                <w:rFonts w:ascii="SimSun" w:eastAsia="SimSun" w:hAnsi="SimSun" w:cs="SimSun"/>
                <w:kern w:val="0"/>
                <w:sz w:val="24"/>
              </w:rPr>
              <w:t>，由评标委员会评议，</w:t>
            </w:r>
            <w:r>
              <w:rPr>
                <w:rFonts w:ascii="SimSun" w:hAnsi="SimSun" w:cs="SimSun"/>
                <w:kern w:val="0"/>
                <w:sz w:val="24"/>
              </w:rPr>
              <w:t>方案周全、内容详尽，实施性高，合理性、可行性强的</w:t>
            </w:r>
            <w:r>
              <w:rPr>
                <w:rFonts w:ascii="SimSun" w:hAnsi="SimSun" w:cs="SimSun" w:hint="eastAsia"/>
                <w:kern w:val="0"/>
                <w:sz w:val="24"/>
              </w:rPr>
              <w:t>得</w:t>
            </w:r>
            <w:r>
              <w:rPr>
                <w:rFonts w:ascii="SimSun" w:hAnsi="SimSun" w:cs="SimSun" w:hint="eastAsia"/>
                <w:kern w:val="0"/>
                <w:sz w:val="24"/>
              </w:rPr>
              <w:t>2</w:t>
            </w:r>
            <w:r>
              <w:rPr>
                <w:rFonts w:ascii="SimSun" w:hAnsi="SimSun" w:cs="SimSun"/>
                <w:kern w:val="0"/>
                <w:sz w:val="24"/>
              </w:rPr>
              <w:t>分；方案较为全面，内容较详尽、实施性较高，具有一定的合理性、可行性较强的</w:t>
            </w:r>
            <w:r>
              <w:rPr>
                <w:rFonts w:ascii="SimSun" w:hAnsi="SimSun" w:cs="SimSun" w:hint="eastAsia"/>
                <w:kern w:val="0"/>
                <w:sz w:val="24"/>
              </w:rPr>
              <w:t>得</w:t>
            </w:r>
            <w:r>
              <w:rPr>
                <w:rFonts w:ascii="SimSun" w:hAnsi="SimSun" w:cs="SimSun" w:hint="eastAsia"/>
                <w:kern w:val="0"/>
                <w:sz w:val="24"/>
              </w:rPr>
              <w:t>1.5</w:t>
            </w:r>
            <w:r>
              <w:rPr>
                <w:rFonts w:ascii="SimSun" w:hAnsi="SimSun" w:cs="SimSun"/>
                <w:kern w:val="0"/>
                <w:sz w:val="24"/>
              </w:rPr>
              <w:t>分；方案不全面，内容较为简单，实施性、合理化、可行性一般的</w:t>
            </w:r>
            <w:r>
              <w:rPr>
                <w:rFonts w:ascii="SimSun" w:hAnsi="SimSun" w:cs="SimSun" w:hint="eastAsia"/>
                <w:kern w:val="0"/>
                <w:sz w:val="24"/>
              </w:rPr>
              <w:t>得</w:t>
            </w:r>
            <w:r>
              <w:rPr>
                <w:rFonts w:ascii="SimSun" w:hAnsi="SimSun" w:cs="SimSun"/>
                <w:kern w:val="0"/>
                <w:sz w:val="24"/>
              </w:rPr>
              <w:t>1</w:t>
            </w:r>
            <w:r>
              <w:rPr>
                <w:rFonts w:ascii="SimSun" w:hAnsi="SimSun" w:cs="SimSun"/>
                <w:kern w:val="0"/>
                <w:sz w:val="24"/>
              </w:rPr>
              <w:t>分；未提供的不得分。</w:t>
            </w:r>
          </w:p>
        </w:tc>
      </w:tr>
      <w:tr w:rsidR="00D87D24">
        <w:trPr>
          <w:tblCellSpacing w:w="0" w:type="dxa"/>
        </w:trPr>
        <w:tc>
          <w:tcPr>
            <w:tcW w:w="1027"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保密措施</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2</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根据投标人提出的保密措施的情况</w:t>
            </w:r>
            <w:r>
              <w:rPr>
                <w:rFonts w:ascii="SimSun" w:eastAsia="SimSun" w:hAnsi="SimSun" w:cs="SimSun"/>
                <w:kern w:val="0"/>
                <w:sz w:val="24"/>
              </w:rPr>
              <w:t>，由评标委员会评议，</w:t>
            </w:r>
            <w:r>
              <w:rPr>
                <w:rFonts w:ascii="SimSun" w:hAnsi="SimSun" w:cs="SimSun"/>
                <w:kern w:val="0"/>
                <w:sz w:val="24"/>
              </w:rPr>
              <w:t>方案周全、内容详尽，实施性高，合理性、可行性强的</w:t>
            </w:r>
            <w:r>
              <w:rPr>
                <w:rFonts w:ascii="SimSun" w:hAnsi="SimSun" w:cs="SimSun" w:hint="eastAsia"/>
                <w:kern w:val="0"/>
                <w:sz w:val="24"/>
              </w:rPr>
              <w:t>得</w:t>
            </w:r>
            <w:r>
              <w:rPr>
                <w:rFonts w:ascii="SimSun" w:hAnsi="SimSun" w:cs="SimSun" w:hint="eastAsia"/>
                <w:kern w:val="0"/>
                <w:sz w:val="24"/>
              </w:rPr>
              <w:t>2</w:t>
            </w:r>
            <w:r>
              <w:rPr>
                <w:rFonts w:ascii="SimSun" w:hAnsi="SimSun" w:cs="SimSun"/>
                <w:kern w:val="0"/>
                <w:sz w:val="24"/>
              </w:rPr>
              <w:t>分；方案较为全面，内容较详尽、实施性较高，具有一定的合理性、可行性较强的</w:t>
            </w:r>
            <w:r>
              <w:rPr>
                <w:rFonts w:ascii="SimSun" w:hAnsi="SimSun" w:cs="SimSun" w:hint="eastAsia"/>
                <w:kern w:val="0"/>
                <w:sz w:val="24"/>
              </w:rPr>
              <w:t>得</w:t>
            </w:r>
            <w:r>
              <w:rPr>
                <w:rFonts w:ascii="SimSun" w:hAnsi="SimSun" w:cs="SimSun" w:hint="eastAsia"/>
                <w:kern w:val="0"/>
                <w:sz w:val="24"/>
              </w:rPr>
              <w:t>1.5</w:t>
            </w:r>
            <w:r>
              <w:rPr>
                <w:rFonts w:ascii="SimSun" w:hAnsi="SimSun" w:cs="SimSun"/>
                <w:kern w:val="0"/>
                <w:sz w:val="24"/>
              </w:rPr>
              <w:t>分；方案不全面，内容较为简单，实施性、合理化、可行性一般的</w:t>
            </w:r>
            <w:r>
              <w:rPr>
                <w:rFonts w:ascii="SimSun" w:hAnsi="SimSun" w:cs="SimSun" w:hint="eastAsia"/>
                <w:kern w:val="0"/>
                <w:sz w:val="24"/>
              </w:rPr>
              <w:t>得</w:t>
            </w:r>
            <w:r>
              <w:rPr>
                <w:rFonts w:ascii="SimSun" w:hAnsi="SimSun" w:cs="SimSun"/>
                <w:kern w:val="0"/>
                <w:sz w:val="24"/>
              </w:rPr>
              <w:t>1</w:t>
            </w:r>
            <w:r>
              <w:rPr>
                <w:rFonts w:ascii="SimSun" w:hAnsi="SimSun" w:cs="SimSun"/>
                <w:kern w:val="0"/>
                <w:sz w:val="24"/>
              </w:rPr>
              <w:t>分；未提供的不得</w:t>
            </w:r>
            <w:r>
              <w:rPr>
                <w:rFonts w:ascii="SimSun" w:hAnsi="SimSun" w:cs="SimSun"/>
                <w:kern w:val="0"/>
                <w:sz w:val="24"/>
              </w:rPr>
              <w:t>分。</w:t>
            </w:r>
          </w:p>
        </w:tc>
      </w:tr>
      <w:tr w:rsidR="00D87D24">
        <w:trPr>
          <w:tblCellSpacing w:w="0" w:type="dxa"/>
        </w:trPr>
        <w:tc>
          <w:tcPr>
            <w:tcW w:w="1027"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质量保证措施</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2</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sz w:val="24"/>
              </w:rPr>
            </w:pPr>
            <w:r>
              <w:rPr>
                <w:rFonts w:ascii="SimSun" w:hAnsi="SimSun" w:cs="SimSun" w:hint="eastAsia"/>
                <w:kern w:val="0"/>
                <w:sz w:val="24"/>
              </w:rPr>
              <w:t>根据投标人提出的项目质量保证措施的情况</w:t>
            </w:r>
            <w:r>
              <w:rPr>
                <w:rFonts w:ascii="SimSun" w:eastAsia="SimSun" w:hAnsi="SimSun" w:cs="SimSun"/>
                <w:kern w:val="0"/>
                <w:sz w:val="24"/>
              </w:rPr>
              <w:t>，由评标委员会评议，</w:t>
            </w:r>
            <w:r>
              <w:rPr>
                <w:rFonts w:ascii="SimSun" w:hAnsi="SimSun" w:cs="SimSun"/>
                <w:kern w:val="0"/>
                <w:sz w:val="24"/>
              </w:rPr>
              <w:t>方案周全、内容详尽，实施性高，合理性、可行性强的</w:t>
            </w:r>
            <w:r>
              <w:rPr>
                <w:rFonts w:ascii="SimSun" w:hAnsi="SimSun" w:cs="SimSun" w:hint="eastAsia"/>
                <w:kern w:val="0"/>
                <w:sz w:val="24"/>
              </w:rPr>
              <w:t>得</w:t>
            </w:r>
            <w:r>
              <w:rPr>
                <w:rFonts w:ascii="SimSun" w:hAnsi="SimSun" w:cs="SimSun" w:hint="eastAsia"/>
                <w:kern w:val="0"/>
                <w:sz w:val="24"/>
              </w:rPr>
              <w:t>2</w:t>
            </w:r>
            <w:r>
              <w:rPr>
                <w:rFonts w:ascii="SimSun" w:hAnsi="SimSun" w:cs="SimSun"/>
                <w:kern w:val="0"/>
                <w:sz w:val="24"/>
              </w:rPr>
              <w:t>分；方案较为全面，内容较详尽、实施性较高，具有一定的合理性、可行性较强的</w:t>
            </w:r>
            <w:r>
              <w:rPr>
                <w:rFonts w:ascii="SimSun" w:hAnsi="SimSun" w:cs="SimSun" w:hint="eastAsia"/>
                <w:kern w:val="0"/>
                <w:sz w:val="24"/>
              </w:rPr>
              <w:t>得</w:t>
            </w:r>
            <w:r>
              <w:rPr>
                <w:rFonts w:ascii="SimSun" w:hAnsi="SimSun" w:cs="SimSun" w:hint="eastAsia"/>
                <w:kern w:val="0"/>
                <w:sz w:val="24"/>
              </w:rPr>
              <w:t>1.5</w:t>
            </w:r>
            <w:r>
              <w:rPr>
                <w:rFonts w:ascii="SimSun" w:hAnsi="SimSun" w:cs="SimSun"/>
                <w:kern w:val="0"/>
                <w:sz w:val="24"/>
              </w:rPr>
              <w:t>分；方案不全面，内容较为简单，实施性、合理化、可行性一般的</w:t>
            </w:r>
            <w:r>
              <w:rPr>
                <w:rFonts w:ascii="SimSun" w:hAnsi="SimSun" w:cs="SimSun" w:hint="eastAsia"/>
                <w:kern w:val="0"/>
                <w:sz w:val="24"/>
              </w:rPr>
              <w:t>得</w:t>
            </w:r>
            <w:r>
              <w:rPr>
                <w:rFonts w:ascii="SimSun" w:hAnsi="SimSun" w:cs="SimSun"/>
                <w:kern w:val="0"/>
                <w:sz w:val="24"/>
              </w:rPr>
              <w:t>1</w:t>
            </w:r>
            <w:r>
              <w:rPr>
                <w:rFonts w:ascii="SimSun" w:hAnsi="SimSun" w:cs="SimSun"/>
                <w:kern w:val="0"/>
                <w:sz w:val="24"/>
              </w:rPr>
              <w:t>分；未提供的不得分。</w:t>
            </w:r>
          </w:p>
        </w:tc>
      </w:tr>
      <w:tr w:rsidR="00D87D24">
        <w:trPr>
          <w:tblCellSpacing w:w="0" w:type="dxa"/>
        </w:trPr>
        <w:tc>
          <w:tcPr>
            <w:tcW w:w="1027"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项目总负责人</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2</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项目总负责人同时具有教授级高级工程师且为省级及以上自然资源主管部门授予的专业技术学科带头人的得</w:t>
            </w:r>
            <w:r>
              <w:rPr>
                <w:rFonts w:ascii="SimSun" w:hAnsi="SimSun" w:cs="SimSun" w:hint="eastAsia"/>
                <w:kern w:val="0"/>
                <w:sz w:val="24"/>
              </w:rPr>
              <w:t>2</w:t>
            </w:r>
            <w:r>
              <w:rPr>
                <w:rFonts w:ascii="SimSun" w:hAnsi="SimSun" w:cs="SimSun" w:hint="eastAsia"/>
                <w:kern w:val="0"/>
                <w:sz w:val="24"/>
              </w:rPr>
              <w:t>分，只具备其中一项的得</w:t>
            </w:r>
            <w:r>
              <w:rPr>
                <w:rFonts w:ascii="SimSun" w:hAnsi="SimSun" w:cs="SimSun" w:hint="eastAsia"/>
                <w:kern w:val="0"/>
                <w:sz w:val="24"/>
              </w:rPr>
              <w:t>1</w:t>
            </w:r>
            <w:r>
              <w:rPr>
                <w:rFonts w:ascii="SimSun" w:hAnsi="SimSun" w:cs="SimSun" w:hint="eastAsia"/>
                <w:kern w:val="0"/>
                <w:sz w:val="24"/>
              </w:rPr>
              <w:t>分；投标人需提供证书以及相关证明复印件，投标截止时间前六个月（不含投标截止时间的当月）中任一月份的社会保险凭据复印件（因疫情影响享受缓缴或免缴社保的企业，需提供有关情况说明视同已提交社保缴纳证明材料），未提供或提供不全的不得分，原件备查。（本项人员不得与其他人员得分项重复）</w:t>
            </w:r>
          </w:p>
        </w:tc>
      </w:tr>
      <w:tr w:rsidR="00D87D24">
        <w:trPr>
          <w:tblCellSpacing w:w="0" w:type="dxa"/>
        </w:trPr>
        <w:tc>
          <w:tcPr>
            <w:tcW w:w="1027"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项目技术负责人</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2</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项目技术负责人同时具有教授级高级工程师且获得过省级或以上人民政府颁发的科学技术进步奖的得</w:t>
            </w:r>
            <w:r>
              <w:rPr>
                <w:rFonts w:ascii="SimSun" w:hAnsi="SimSun" w:cs="SimSun" w:hint="eastAsia"/>
                <w:kern w:val="0"/>
                <w:sz w:val="24"/>
              </w:rPr>
              <w:t>2</w:t>
            </w:r>
            <w:r>
              <w:rPr>
                <w:rFonts w:ascii="SimSun" w:hAnsi="SimSun" w:cs="SimSun" w:hint="eastAsia"/>
                <w:kern w:val="0"/>
                <w:sz w:val="24"/>
              </w:rPr>
              <w:t>分，</w:t>
            </w:r>
            <w:r>
              <w:rPr>
                <w:rFonts w:ascii="SimSun" w:hAnsi="SimSun" w:cs="SimSun" w:hint="eastAsia"/>
                <w:kern w:val="0"/>
                <w:sz w:val="24"/>
              </w:rPr>
              <w:t>只具备其中一项的得</w:t>
            </w:r>
            <w:r>
              <w:rPr>
                <w:rFonts w:ascii="SimSun" w:hAnsi="SimSun" w:cs="SimSun" w:hint="eastAsia"/>
                <w:kern w:val="0"/>
                <w:sz w:val="24"/>
              </w:rPr>
              <w:t>1</w:t>
            </w:r>
            <w:r>
              <w:rPr>
                <w:rFonts w:ascii="SimSun" w:hAnsi="SimSun" w:cs="SimSun" w:hint="eastAsia"/>
                <w:kern w:val="0"/>
                <w:sz w:val="24"/>
              </w:rPr>
              <w:t>分；投标人需提供证书以及相关证明复印件，投标截止时间前六个月（不含投标截止时间的当月）中任一月份的社会保险凭据复印件（因疫情影响享受缓缴或免缴社保的企业，需提供有关情况说明视同已提交社保缴纳证明材料），未提供或提供不全的不得分，原件备查。（本项人员不得与其他人员得分项重复）</w:t>
            </w:r>
          </w:p>
        </w:tc>
      </w:tr>
      <w:tr w:rsidR="00D87D24">
        <w:trPr>
          <w:tblCellSpacing w:w="0" w:type="dxa"/>
        </w:trPr>
        <w:tc>
          <w:tcPr>
            <w:tcW w:w="1027"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lastRenderedPageBreak/>
              <w:t>项目质量负责人</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3</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项目质量负责人具有</w:t>
            </w:r>
            <w:r>
              <w:rPr>
                <w:rFonts w:ascii="SimSun" w:hAnsi="SimSun" w:cs="SimSun" w:hint="eastAsia"/>
                <w:kern w:val="0"/>
                <w:sz w:val="24"/>
              </w:rPr>
              <w:t>规划类高级工程师证、测绘类高级工程师证、注册测绘师证</w:t>
            </w:r>
            <w:r>
              <w:rPr>
                <w:rFonts w:hint="eastAsia"/>
              </w:rPr>
              <w:t>的得</w:t>
            </w:r>
            <w:r>
              <w:rPr>
                <w:rFonts w:hint="eastAsia"/>
              </w:rPr>
              <w:t>3</w:t>
            </w:r>
            <w:r>
              <w:rPr>
                <w:rFonts w:hint="eastAsia"/>
              </w:rPr>
              <w:t>分，</w:t>
            </w:r>
            <w:r>
              <w:rPr>
                <w:rFonts w:ascii="SimSun" w:hAnsi="SimSun" w:cs="SimSun" w:hint="eastAsia"/>
                <w:kern w:val="0"/>
                <w:sz w:val="24"/>
              </w:rPr>
              <w:t>少一项扣</w:t>
            </w:r>
            <w:r>
              <w:rPr>
                <w:rFonts w:ascii="SimSun" w:hAnsi="SimSun" w:cs="SimSun" w:hint="eastAsia"/>
                <w:kern w:val="0"/>
                <w:sz w:val="24"/>
              </w:rPr>
              <w:t>1</w:t>
            </w:r>
            <w:r>
              <w:rPr>
                <w:rFonts w:ascii="SimSun" w:hAnsi="SimSun" w:cs="SimSun" w:hint="eastAsia"/>
                <w:kern w:val="0"/>
                <w:sz w:val="24"/>
              </w:rPr>
              <w:t>分，扣完为止。投标人需提供证书以及相关证明复印件，投标截止时间前六个月（不含投标截止时间的当月）中任一月</w:t>
            </w:r>
            <w:r>
              <w:rPr>
                <w:rFonts w:ascii="SimSun" w:hAnsi="SimSun" w:cs="SimSun" w:hint="eastAsia"/>
                <w:kern w:val="0"/>
                <w:sz w:val="24"/>
              </w:rPr>
              <w:t>份的社会保险凭据复印件（因疫情影响享受缓缴或免缴社保的企业，需提供有关情况说明视同已提交社保缴纳证明材料），未提供或提供不全的不得分，原件备查。（本项人员不得与其他人员得分项重复）</w:t>
            </w:r>
          </w:p>
        </w:tc>
      </w:tr>
      <w:tr w:rsidR="00D87D24">
        <w:trPr>
          <w:tblCellSpacing w:w="0" w:type="dxa"/>
        </w:trPr>
        <w:tc>
          <w:tcPr>
            <w:tcW w:w="1027"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涉密管理负责人</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3</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涉密管理负责人同时具有测绘类高级工程师证、注册测绘师证、涉密测绘成果专管员证的得</w:t>
            </w:r>
            <w:r>
              <w:rPr>
                <w:rFonts w:ascii="SimSun" w:hAnsi="SimSun" w:cs="SimSun" w:hint="eastAsia"/>
                <w:kern w:val="0"/>
                <w:sz w:val="24"/>
              </w:rPr>
              <w:t>3</w:t>
            </w:r>
            <w:r>
              <w:rPr>
                <w:rFonts w:ascii="SimSun" w:hAnsi="SimSun" w:cs="SimSun" w:hint="eastAsia"/>
                <w:kern w:val="0"/>
                <w:sz w:val="24"/>
              </w:rPr>
              <w:t>分，少一项扣</w:t>
            </w:r>
            <w:r>
              <w:rPr>
                <w:rFonts w:ascii="SimSun" w:hAnsi="SimSun" w:cs="SimSun" w:hint="eastAsia"/>
                <w:kern w:val="0"/>
                <w:sz w:val="24"/>
              </w:rPr>
              <w:t>1</w:t>
            </w:r>
            <w:r>
              <w:rPr>
                <w:rFonts w:ascii="SimSun" w:hAnsi="SimSun" w:cs="SimSun" w:hint="eastAsia"/>
                <w:kern w:val="0"/>
                <w:sz w:val="24"/>
              </w:rPr>
              <w:t>分，扣完为止。投标人需提供证书以及相关证明复印件，投标截止时间前六个月（不含投标截止时间的当月）中任一月份的社会保险凭据复印件（因疫情影响享受缓缴或免缴社保的企业，需提供有关情况说明视同已提交社保缴纳证明材料），未提供或提供不全的不得分，原件备查。（本项人员不得与其他人员得分项重复）</w:t>
            </w:r>
          </w:p>
        </w:tc>
      </w:tr>
      <w:tr w:rsidR="00D87D24">
        <w:trPr>
          <w:tblCellSpacing w:w="0" w:type="dxa"/>
        </w:trPr>
        <w:tc>
          <w:tcPr>
            <w:tcW w:w="1027"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项目安全负责人</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3</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项目安全负责人同时具有测绘类高级工程师证、涉密人员保密业务培训证书、注册安全工程师证的得</w:t>
            </w:r>
            <w:r>
              <w:rPr>
                <w:rFonts w:ascii="SimSun" w:hAnsi="SimSun" w:cs="SimSun" w:hint="eastAsia"/>
                <w:kern w:val="0"/>
                <w:sz w:val="24"/>
              </w:rPr>
              <w:t>3</w:t>
            </w:r>
            <w:r>
              <w:rPr>
                <w:rFonts w:ascii="SimSun" w:hAnsi="SimSun" w:cs="SimSun" w:hint="eastAsia"/>
                <w:kern w:val="0"/>
                <w:sz w:val="24"/>
              </w:rPr>
              <w:t>分，少一项扣</w:t>
            </w:r>
            <w:r>
              <w:rPr>
                <w:rFonts w:ascii="SimSun" w:hAnsi="SimSun" w:cs="SimSun" w:hint="eastAsia"/>
                <w:kern w:val="0"/>
                <w:sz w:val="24"/>
              </w:rPr>
              <w:t>1</w:t>
            </w:r>
            <w:r>
              <w:rPr>
                <w:rFonts w:ascii="SimSun" w:hAnsi="SimSun" w:cs="SimSun" w:hint="eastAsia"/>
                <w:kern w:val="0"/>
                <w:sz w:val="24"/>
              </w:rPr>
              <w:t>分，</w:t>
            </w:r>
            <w:r>
              <w:rPr>
                <w:rFonts w:ascii="SimSun" w:hAnsi="SimSun" w:cs="SimSun" w:hint="eastAsia"/>
                <w:kern w:val="0"/>
                <w:sz w:val="24"/>
              </w:rPr>
              <w:t>扣完为止。投标人需提供证书以及相关证明复印件，投标截止时间前六个月（不含投标截止时间的当月）中任一月份的社会保险凭据复印件（因疫情影响享受缓缴或免缴社保的企业，需提供有关情况说明视同已提交社保缴纳证明材料），未提供或提供不全的不得分，原件备查。（本项人员不得与其他人员得分项重复）</w:t>
            </w:r>
          </w:p>
        </w:tc>
      </w:tr>
      <w:tr w:rsidR="00D87D24">
        <w:trPr>
          <w:tblCellSpacing w:w="0" w:type="dxa"/>
        </w:trPr>
        <w:tc>
          <w:tcPr>
            <w:tcW w:w="1027"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项目内审管理负责人</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3</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项目内审管理负责人具有高级信息系统项目管理师证，</w:t>
            </w:r>
            <w:r>
              <w:rPr>
                <w:rFonts w:ascii="SimSun" w:hAnsi="SimSun" w:cs="SimSun" w:hint="eastAsia"/>
                <w:kern w:val="0"/>
                <w:sz w:val="24"/>
              </w:rPr>
              <w:t>互联网地图安全审校人员培训证，注册测绘师证的</w:t>
            </w:r>
            <w:r>
              <w:rPr>
                <w:rFonts w:ascii="SimSun" w:hAnsi="SimSun" w:cs="SimSun" w:hint="eastAsia"/>
                <w:color w:val="C00000"/>
                <w:kern w:val="0"/>
                <w:sz w:val="24"/>
              </w:rPr>
              <w:t>得</w:t>
            </w:r>
            <w:r>
              <w:rPr>
                <w:rFonts w:ascii="SimSun" w:hAnsi="SimSun" w:cs="SimSun" w:hint="eastAsia"/>
                <w:color w:val="C00000"/>
                <w:kern w:val="0"/>
                <w:sz w:val="24"/>
              </w:rPr>
              <w:t>3</w:t>
            </w:r>
            <w:r>
              <w:rPr>
                <w:rFonts w:ascii="SimSun" w:hAnsi="SimSun" w:cs="SimSun" w:hint="eastAsia"/>
                <w:color w:val="C00000"/>
                <w:kern w:val="0"/>
                <w:sz w:val="24"/>
              </w:rPr>
              <w:t>分，少一项扣</w:t>
            </w:r>
            <w:r>
              <w:rPr>
                <w:rFonts w:ascii="SimSun" w:hAnsi="SimSun" w:cs="SimSun" w:hint="eastAsia"/>
                <w:color w:val="C00000"/>
                <w:kern w:val="0"/>
                <w:sz w:val="24"/>
              </w:rPr>
              <w:t>1</w:t>
            </w:r>
            <w:r>
              <w:rPr>
                <w:rFonts w:ascii="SimSun" w:hAnsi="SimSun" w:cs="SimSun" w:hint="eastAsia"/>
                <w:color w:val="C00000"/>
                <w:kern w:val="0"/>
                <w:sz w:val="24"/>
              </w:rPr>
              <w:t>分</w:t>
            </w:r>
            <w:r>
              <w:rPr>
                <w:rFonts w:ascii="SimSun" w:hAnsi="SimSun" w:cs="SimSun" w:hint="eastAsia"/>
                <w:kern w:val="0"/>
                <w:sz w:val="24"/>
              </w:rPr>
              <w:t>，扣完为止</w:t>
            </w:r>
            <w:r>
              <w:rPr>
                <w:rFonts w:ascii="SimSun" w:hAnsi="SimSun" w:cs="SimSun" w:hint="eastAsia"/>
                <w:kern w:val="0"/>
                <w:sz w:val="24"/>
              </w:rPr>
              <w:t>。投标人需提供证书以及相关证明复印件，投标截止时间前六个月（不含投标截止时间的当月</w:t>
            </w:r>
            <w:r>
              <w:rPr>
                <w:rFonts w:ascii="SimSun" w:hAnsi="SimSun" w:cs="SimSun" w:hint="eastAsia"/>
                <w:kern w:val="0"/>
                <w:sz w:val="24"/>
              </w:rPr>
              <w:t>）中任一月份的社会保险凭据复印件（因疫情影响享受缓缴或免缴社保的企业，需提供有关情况说明视同已提交社保缴纳证明材料），未提供或提供不全的不得分，原件备查。（本项人员不得与其他人员得分项重复）</w:t>
            </w:r>
          </w:p>
        </w:tc>
      </w:tr>
      <w:tr w:rsidR="00D87D24">
        <w:trPr>
          <w:tblCellSpacing w:w="0" w:type="dxa"/>
        </w:trPr>
        <w:tc>
          <w:tcPr>
            <w:tcW w:w="1027" w:type="dxa"/>
            <w:vMerge w:val="restart"/>
            <w:tcBorders>
              <w:left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项目人员</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2</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kern w:val="0"/>
                <w:sz w:val="24"/>
              </w:rPr>
              <w:t>投标人</w:t>
            </w:r>
            <w:r>
              <w:rPr>
                <w:rFonts w:ascii="SimSun" w:hAnsi="SimSun" w:cs="SimSun" w:hint="eastAsia"/>
                <w:kern w:val="0"/>
                <w:sz w:val="24"/>
              </w:rPr>
              <w:t>拟</w:t>
            </w:r>
            <w:r>
              <w:rPr>
                <w:rFonts w:ascii="SimSun" w:hAnsi="SimSun" w:cs="SimSun"/>
                <w:kern w:val="0"/>
                <w:sz w:val="24"/>
              </w:rPr>
              <w:t>投入本项目</w:t>
            </w:r>
            <w:r>
              <w:rPr>
                <w:rFonts w:ascii="SimSun" w:hAnsi="SimSun" w:cs="SimSun" w:hint="eastAsia"/>
                <w:kern w:val="0"/>
                <w:sz w:val="24"/>
              </w:rPr>
              <w:t>的技术团队成员中一人</w:t>
            </w:r>
            <w:bookmarkStart w:id="2" w:name="_GoBack"/>
            <w:bookmarkEnd w:id="2"/>
            <w:r>
              <w:rPr>
                <w:rFonts w:ascii="SimSun" w:hAnsi="SimSun" w:cs="SimSun" w:hint="eastAsia"/>
                <w:kern w:val="0"/>
                <w:sz w:val="24"/>
              </w:rPr>
              <w:t>具有高级土地规划利用工程师职称</w:t>
            </w:r>
            <w:ins w:id="3" w:author="admin" w:date="2022-07-20T14:31:00Z">
              <w:r>
                <w:rPr>
                  <w:rFonts w:ascii="SimSun" w:hAnsi="SimSun" w:cs="SimSun" w:hint="eastAsia"/>
                  <w:kern w:val="0"/>
                  <w:sz w:val="24"/>
                </w:rPr>
                <w:t>、</w:t>
              </w:r>
            </w:ins>
            <w:r>
              <w:rPr>
                <w:rFonts w:ascii="SimSun" w:hAnsi="SimSun" w:cs="SimSun" w:hint="eastAsia"/>
                <w:kern w:val="0"/>
                <w:sz w:val="24"/>
              </w:rPr>
              <w:t>土地估价师资格证的得</w:t>
            </w:r>
            <w:r>
              <w:rPr>
                <w:rFonts w:ascii="SimSun" w:hAnsi="SimSun" w:cs="SimSun" w:hint="eastAsia"/>
                <w:kern w:val="0"/>
                <w:sz w:val="24"/>
              </w:rPr>
              <w:t>2</w:t>
            </w:r>
            <w:r>
              <w:rPr>
                <w:rFonts w:ascii="SimSun" w:hAnsi="SimSun" w:cs="SimSun" w:hint="eastAsia"/>
                <w:kern w:val="0"/>
                <w:sz w:val="24"/>
              </w:rPr>
              <w:t>分，只具备其中一项的得</w:t>
            </w:r>
            <w:r>
              <w:rPr>
                <w:rFonts w:ascii="SimSun" w:hAnsi="SimSun" w:cs="SimSun" w:hint="eastAsia"/>
                <w:kern w:val="0"/>
                <w:sz w:val="24"/>
              </w:rPr>
              <w:t>1</w:t>
            </w:r>
            <w:r>
              <w:rPr>
                <w:rFonts w:ascii="SimSun" w:hAnsi="SimSun" w:cs="SimSun" w:hint="eastAsia"/>
                <w:kern w:val="0"/>
                <w:sz w:val="24"/>
              </w:rPr>
              <w:t>分。投标人需提供证书以及相关证明复印件，投标截止时间前六个月（不含投标截止时间的当月）中任一月份的社会保险凭据复印件（因疫情影响享受缓缴或免缴社保的企业，需提供有关情况说明视同已提交社保缴</w:t>
            </w:r>
            <w:r>
              <w:rPr>
                <w:rFonts w:ascii="SimSun" w:hAnsi="SimSun" w:cs="SimSun" w:hint="eastAsia"/>
                <w:kern w:val="0"/>
                <w:sz w:val="24"/>
              </w:rPr>
              <w:t>纳证明材料），未提供或提供不全的不得分，原件备查。（本项人员不得与其他人员得分项重复）</w:t>
            </w:r>
          </w:p>
        </w:tc>
      </w:tr>
      <w:tr w:rsidR="00D87D24">
        <w:trPr>
          <w:tblCellSpacing w:w="0" w:type="dxa"/>
        </w:trPr>
        <w:tc>
          <w:tcPr>
            <w:tcW w:w="1027" w:type="dxa"/>
            <w:vMerge/>
            <w:tcBorders>
              <w:left w:val="outset" w:sz="6" w:space="0" w:color="auto"/>
              <w:right w:val="outset" w:sz="6" w:space="0" w:color="auto"/>
            </w:tcBorders>
            <w:noWrap/>
            <w:vAlign w:val="center"/>
          </w:tcPr>
          <w:p w:rsidR="00D87D24" w:rsidRDefault="00D87D24">
            <w:pPr>
              <w:widowControl/>
              <w:jc w:val="left"/>
              <w:rPr>
                <w:rFonts w:ascii="SimSun" w:hAnsi="SimSun" w:cs="SimSun"/>
                <w:kern w:val="0"/>
                <w:sz w:val="24"/>
              </w:rPr>
            </w:pP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参加本项目人员中具有数据库系统工程师得</w:t>
            </w:r>
            <w:r>
              <w:rPr>
                <w:rFonts w:ascii="SimSun" w:hAnsi="SimSun" w:cs="SimSun" w:hint="eastAsia"/>
                <w:kern w:val="0"/>
                <w:sz w:val="24"/>
              </w:rPr>
              <w:t>1</w:t>
            </w:r>
            <w:r>
              <w:rPr>
                <w:rFonts w:ascii="SimSun" w:hAnsi="SimSun" w:cs="SimSun" w:hint="eastAsia"/>
                <w:kern w:val="0"/>
                <w:sz w:val="24"/>
              </w:rPr>
              <w:t>分。投标人需提供证书复印件，投标截止时间前六个月（不含投标截止时间的当月）中任一月份的社会保险凭据复印件（因疫情影响享受缓缴或免缴社保的企业，需提供有关情况说明视同已提交社保缴纳证明材料），未提供或提供不全的不得分，原件备查。（本项人员不得</w:t>
            </w:r>
            <w:r>
              <w:rPr>
                <w:rFonts w:ascii="SimSun" w:hAnsi="SimSun" w:cs="SimSun" w:hint="eastAsia"/>
                <w:kern w:val="0"/>
                <w:sz w:val="24"/>
              </w:rPr>
              <w:lastRenderedPageBreak/>
              <w:t>与其他得分项重复得分）</w:t>
            </w:r>
          </w:p>
        </w:tc>
      </w:tr>
      <w:tr w:rsidR="00D87D24">
        <w:trPr>
          <w:tblCellSpacing w:w="0" w:type="dxa"/>
        </w:trPr>
        <w:tc>
          <w:tcPr>
            <w:tcW w:w="1027" w:type="dxa"/>
            <w:vMerge/>
            <w:tcBorders>
              <w:left w:val="outset" w:sz="6" w:space="0" w:color="auto"/>
              <w:right w:val="outset" w:sz="6" w:space="0" w:color="auto"/>
            </w:tcBorders>
            <w:noWrap/>
            <w:vAlign w:val="center"/>
          </w:tcPr>
          <w:p w:rsidR="00D87D24" w:rsidRDefault="00D87D24">
            <w:pPr>
              <w:widowControl/>
              <w:jc w:val="left"/>
              <w:rPr>
                <w:rFonts w:ascii="SimSun" w:hAnsi="SimSun" w:cs="SimSun"/>
                <w:kern w:val="0"/>
                <w:sz w:val="24"/>
              </w:rPr>
            </w:pP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2</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kern w:val="0"/>
                <w:sz w:val="24"/>
              </w:rPr>
              <w:t>技术团队成员</w:t>
            </w:r>
            <w:r>
              <w:rPr>
                <w:rFonts w:ascii="SimSun" w:hAnsi="SimSun" w:cs="SimSun" w:hint="eastAsia"/>
                <w:kern w:val="0"/>
                <w:sz w:val="24"/>
              </w:rPr>
              <w:t>中</w:t>
            </w:r>
            <w:r>
              <w:rPr>
                <w:rFonts w:ascii="SimSun" w:hAnsi="SimSun" w:cs="SimSun" w:hint="eastAsia"/>
                <w:kern w:val="0"/>
                <w:sz w:val="24"/>
              </w:rPr>
              <w:t>一人</w:t>
            </w:r>
            <w:r>
              <w:rPr>
                <w:rFonts w:ascii="SimSun" w:hAnsi="SimSun" w:cs="SimSun" w:hint="eastAsia"/>
                <w:kern w:val="0"/>
                <w:sz w:val="24"/>
              </w:rPr>
              <w:t>具有注册测绘师证和省级及以上保密管理部门颁发的保密培训证书的，每提供</w:t>
            </w:r>
            <w:r>
              <w:rPr>
                <w:rFonts w:ascii="SimSun" w:hAnsi="SimSun" w:cs="SimSun" w:hint="eastAsia"/>
                <w:kern w:val="0"/>
                <w:sz w:val="24"/>
              </w:rPr>
              <w:t>1</w:t>
            </w:r>
            <w:r>
              <w:rPr>
                <w:rFonts w:ascii="SimSun" w:hAnsi="SimSun" w:cs="SimSun" w:hint="eastAsia"/>
                <w:kern w:val="0"/>
                <w:sz w:val="24"/>
              </w:rPr>
              <w:t>人</w:t>
            </w:r>
            <w:r>
              <w:rPr>
                <w:rFonts w:ascii="SimSun" w:hAnsi="SimSun" w:cs="SimSun"/>
                <w:kern w:val="0"/>
                <w:sz w:val="24"/>
              </w:rPr>
              <w:t>得</w:t>
            </w:r>
            <w:r>
              <w:rPr>
                <w:rFonts w:ascii="SimSun" w:hAnsi="SimSun" w:cs="SimSun"/>
                <w:kern w:val="0"/>
                <w:sz w:val="24"/>
              </w:rPr>
              <w:t>1</w:t>
            </w:r>
            <w:r>
              <w:rPr>
                <w:rFonts w:ascii="SimSun" w:hAnsi="SimSun" w:cs="SimSun"/>
                <w:kern w:val="0"/>
                <w:sz w:val="24"/>
              </w:rPr>
              <w:t>分，满分</w:t>
            </w:r>
            <w:r>
              <w:rPr>
                <w:rFonts w:ascii="SimSun" w:hAnsi="SimSun" w:cs="SimSun" w:hint="eastAsia"/>
                <w:kern w:val="0"/>
                <w:sz w:val="24"/>
              </w:rPr>
              <w:t>2</w:t>
            </w:r>
            <w:r>
              <w:rPr>
                <w:rFonts w:ascii="SimSun" w:hAnsi="SimSun" w:cs="SimSun"/>
                <w:kern w:val="0"/>
                <w:sz w:val="24"/>
              </w:rPr>
              <w:t>分。备注：上述人员须为投标人本单位工作人员，须提供资格证书复印件</w:t>
            </w:r>
            <w:r>
              <w:rPr>
                <w:rFonts w:ascii="SimSun" w:hAnsi="SimSun" w:cs="SimSun" w:hint="eastAsia"/>
                <w:kern w:val="0"/>
                <w:sz w:val="24"/>
              </w:rPr>
              <w:t>，投标截止时间前六个月（不含投标截止时间的当月）中任一月份的社会保险凭据复印件（因疫情影响享受缓缴或免缴社保的企业，需提供有关情况说明视同已提交社保缴纳证明材料）</w:t>
            </w:r>
            <w:r>
              <w:rPr>
                <w:rFonts w:ascii="SimSun" w:hAnsi="SimSun" w:cs="SimSun"/>
                <w:kern w:val="0"/>
                <w:sz w:val="24"/>
              </w:rPr>
              <w:t>，未提供的或提供不完整不得分。</w:t>
            </w:r>
            <w:r>
              <w:rPr>
                <w:rFonts w:ascii="SimSun" w:hAnsi="SimSun" w:cs="SimSun" w:hint="eastAsia"/>
                <w:kern w:val="0"/>
                <w:sz w:val="24"/>
              </w:rPr>
              <w:t>（本项人员不得与其他人员得分项重复）</w:t>
            </w:r>
          </w:p>
        </w:tc>
      </w:tr>
      <w:tr w:rsidR="00D87D24">
        <w:trPr>
          <w:tblCellSpacing w:w="0" w:type="dxa"/>
        </w:trPr>
        <w:tc>
          <w:tcPr>
            <w:tcW w:w="1027" w:type="dxa"/>
            <w:vMerge/>
            <w:tcBorders>
              <w:left w:val="outset" w:sz="6" w:space="0" w:color="auto"/>
              <w:right w:val="outset" w:sz="6" w:space="0" w:color="auto"/>
            </w:tcBorders>
            <w:noWrap/>
            <w:vAlign w:val="center"/>
          </w:tcPr>
          <w:p w:rsidR="00D87D24" w:rsidRDefault="00D87D24">
            <w:pPr>
              <w:widowControl/>
              <w:jc w:val="left"/>
              <w:rPr>
                <w:rFonts w:ascii="SimSun" w:hAnsi="SimSun" w:cs="SimSun"/>
                <w:kern w:val="0"/>
                <w:sz w:val="24"/>
              </w:rPr>
            </w:pP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2</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投标人的技术团队人员</w:t>
            </w:r>
            <w:r>
              <w:rPr>
                <w:rFonts w:ascii="SimSun" w:hAnsi="SimSun" w:cs="SimSun" w:hint="eastAsia"/>
                <w:kern w:val="0"/>
                <w:sz w:val="24"/>
              </w:rPr>
              <w:t>一人</w:t>
            </w:r>
            <w:r>
              <w:rPr>
                <w:rFonts w:ascii="SimSun" w:hAnsi="SimSun" w:cs="SimSun" w:hint="eastAsia"/>
                <w:kern w:val="0"/>
                <w:sz w:val="24"/>
              </w:rPr>
              <w:t>具有省级及以上主管部门颁发的档案人员岗位培训证书和中级及以上测绘类工程师证的，每提供</w:t>
            </w:r>
            <w:r>
              <w:rPr>
                <w:rFonts w:ascii="SimSun" w:hAnsi="SimSun" w:cs="SimSun" w:hint="eastAsia"/>
                <w:kern w:val="0"/>
                <w:sz w:val="24"/>
              </w:rPr>
              <w:t>1</w:t>
            </w:r>
            <w:r>
              <w:rPr>
                <w:rFonts w:ascii="SimSun" w:hAnsi="SimSun" w:cs="SimSun" w:hint="eastAsia"/>
                <w:kern w:val="0"/>
                <w:sz w:val="24"/>
              </w:rPr>
              <w:t>人得</w:t>
            </w:r>
            <w:r>
              <w:rPr>
                <w:rFonts w:ascii="SimSun" w:hAnsi="SimSun" w:cs="SimSun" w:hint="eastAsia"/>
                <w:kern w:val="0"/>
                <w:sz w:val="24"/>
              </w:rPr>
              <w:t>1</w:t>
            </w:r>
            <w:r>
              <w:rPr>
                <w:rFonts w:ascii="SimSun" w:hAnsi="SimSun" w:cs="SimSun" w:hint="eastAsia"/>
                <w:kern w:val="0"/>
                <w:sz w:val="24"/>
              </w:rPr>
              <w:t>分，满分</w:t>
            </w:r>
            <w:r>
              <w:rPr>
                <w:rFonts w:ascii="SimSun" w:hAnsi="SimSun" w:cs="SimSun" w:hint="eastAsia"/>
                <w:kern w:val="0"/>
                <w:sz w:val="24"/>
              </w:rPr>
              <w:t>2</w:t>
            </w:r>
            <w:r>
              <w:rPr>
                <w:rFonts w:ascii="SimSun" w:hAnsi="SimSun" w:cs="SimSun" w:hint="eastAsia"/>
                <w:kern w:val="0"/>
                <w:sz w:val="24"/>
              </w:rPr>
              <w:t>分。投标人需提供证书以及相关证明复印件，投标截止时间前六个月（不含投标截止时间的当月</w:t>
            </w:r>
            <w:r>
              <w:rPr>
                <w:rFonts w:ascii="SimSun" w:hAnsi="SimSun" w:cs="SimSun" w:hint="eastAsia"/>
                <w:kern w:val="0"/>
                <w:sz w:val="24"/>
              </w:rPr>
              <w:t>）中任一月份的社会保险凭据复印件（因疫情影响享受缓缴或免缴社保的企业，需提供有关情况说明视同已提交社保缴纳证明材料），未提供或提供不全的不得分，原件备查。（本项人员不得与其他得分项重复得分）</w:t>
            </w:r>
          </w:p>
        </w:tc>
      </w:tr>
      <w:tr w:rsidR="00D87D24">
        <w:trPr>
          <w:tblCellSpacing w:w="0" w:type="dxa"/>
        </w:trPr>
        <w:tc>
          <w:tcPr>
            <w:tcW w:w="1027" w:type="dxa"/>
            <w:vMerge/>
            <w:tcBorders>
              <w:left w:val="outset" w:sz="6" w:space="0" w:color="auto"/>
              <w:right w:val="outset" w:sz="6" w:space="0" w:color="auto"/>
            </w:tcBorders>
            <w:noWrap/>
            <w:vAlign w:val="center"/>
          </w:tcPr>
          <w:p w:rsidR="00D87D24" w:rsidRDefault="00D87D24">
            <w:pPr>
              <w:widowControl/>
              <w:jc w:val="left"/>
              <w:rPr>
                <w:rFonts w:ascii="SimSun" w:hAnsi="SimSun" w:cs="SimSun"/>
                <w:kern w:val="0"/>
                <w:sz w:val="24"/>
              </w:rPr>
            </w:pP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3</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投标人拟投入本项目的技术团队成员中一人具有注册城乡规划师、测绘类高级工程师、遥感类高级工程师资格的，每提供</w:t>
            </w:r>
            <w:r>
              <w:rPr>
                <w:rFonts w:ascii="SimSun" w:hAnsi="SimSun" w:cs="SimSun" w:hint="eastAsia"/>
                <w:kern w:val="0"/>
                <w:sz w:val="24"/>
              </w:rPr>
              <w:t>1</w:t>
            </w:r>
            <w:r>
              <w:rPr>
                <w:rFonts w:ascii="SimSun" w:hAnsi="SimSun" w:cs="SimSun" w:hint="eastAsia"/>
                <w:kern w:val="0"/>
                <w:sz w:val="24"/>
              </w:rPr>
              <w:t>项得</w:t>
            </w:r>
            <w:r>
              <w:rPr>
                <w:rFonts w:ascii="SimSun" w:hAnsi="SimSun" w:cs="SimSun" w:hint="eastAsia"/>
                <w:kern w:val="0"/>
                <w:sz w:val="24"/>
              </w:rPr>
              <w:t>1</w:t>
            </w:r>
            <w:r>
              <w:rPr>
                <w:rFonts w:ascii="SimSun" w:hAnsi="SimSun" w:cs="SimSun" w:hint="eastAsia"/>
                <w:kern w:val="0"/>
                <w:sz w:val="24"/>
              </w:rPr>
              <w:t>分，满分</w:t>
            </w:r>
            <w:r>
              <w:rPr>
                <w:rFonts w:ascii="SimSun" w:hAnsi="SimSun" w:cs="SimSun" w:hint="eastAsia"/>
                <w:kern w:val="0"/>
                <w:sz w:val="24"/>
              </w:rPr>
              <w:t>3</w:t>
            </w:r>
            <w:r>
              <w:rPr>
                <w:rFonts w:ascii="SimSun" w:hAnsi="SimSun" w:cs="SimSun" w:hint="eastAsia"/>
                <w:kern w:val="0"/>
                <w:sz w:val="24"/>
              </w:rPr>
              <w:t>分。投标人需提供证书以及相关证明复印件，投标截止时间前六个月（不含投标截止时间的当月）中任一月份的社会保险凭据复印件（因疫情影响享受缓缴或免缴社保的企业，需提供有关情况说明视同已提交社保缴</w:t>
            </w:r>
            <w:r>
              <w:rPr>
                <w:rFonts w:ascii="SimSun" w:hAnsi="SimSun" w:cs="SimSun" w:hint="eastAsia"/>
                <w:kern w:val="0"/>
                <w:sz w:val="24"/>
              </w:rPr>
              <w:t>纳证明材料），未提供或提供</w:t>
            </w:r>
            <w:r>
              <w:rPr>
                <w:rFonts w:ascii="SimSun" w:hAnsi="SimSun" w:cs="SimSun" w:hint="eastAsia"/>
                <w:kern w:val="0"/>
                <w:sz w:val="24"/>
              </w:rPr>
              <w:t xml:space="preserve"> </w:t>
            </w:r>
            <w:r>
              <w:rPr>
                <w:rFonts w:ascii="SimSun" w:hAnsi="SimSun" w:cs="SimSun" w:hint="eastAsia"/>
                <w:kern w:val="0"/>
                <w:sz w:val="24"/>
              </w:rPr>
              <w:t>不全的不得分，原件备查。（本项人员不得与其他人员得分项重复）</w:t>
            </w:r>
          </w:p>
        </w:tc>
      </w:tr>
      <w:tr w:rsidR="00D87D24">
        <w:trPr>
          <w:tblCellSpacing w:w="0" w:type="dxa"/>
        </w:trPr>
        <w:tc>
          <w:tcPr>
            <w:tcW w:w="1027" w:type="dxa"/>
            <w:tcBorders>
              <w:left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车辆</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2</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eastAsia="SimSun" w:hAnsi="SimSun" w:cs="SimSun"/>
                <w:kern w:val="0"/>
                <w:sz w:val="24"/>
              </w:rPr>
              <w:t>根据投标人拟投入本项目的辅助调查工具进行评分</w:t>
            </w:r>
            <w:r>
              <w:rPr>
                <w:rFonts w:ascii="SimSun" w:eastAsia="SimSun" w:hAnsi="SimSun" w:cs="SimSun"/>
                <w:kern w:val="0"/>
                <w:sz w:val="24"/>
              </w:rPr>
              <w:t>:</w:t>
            </w:r>
            <w:r>
              <w:rPr>
                <w:rFonts w:ascii="SimSun" w:eastAsia="SimSun" w:hAnsi="SimSun" w:cs="SimSun" w:hint="eastAsia"/>
                <w:kern w:val="0"/>
                <w:sz w:val="24"/>
              </w:rPr>
              <w:t>提供车辆</w:t>
            </w:r>
            <w:r>
              <w:rPr>
                <w:rFonts w:ascii="SimSun" w:eastAsia="SimSun" w:hAnsi="SimSun" w:cs="SimSun" w:hint="eastAsia"/>
                <w:kern w:val="0"/>
                <w:sz w:val="24"/>
              </w:rPr>
              <w:t>1</w:t>
            </w:r>
            <w:r>
              <w:rPr>
                <w:rFonts w:ascii="SimSun" w:eastAsia="SimSun" w:hAnsi="SimSun" w:cs="SimSun" w:hint="eastAsia"/>
                <w:kern w:val="0"/>
                <w:sz w:val="24"/>
              </w:rPr>
              <w:t>辆的得</w:t>
            </w:r>
            <w:r>
              <w:rPr>
                <w:rFonts w:ascii="SimSun" w:eastAsia="SimSun" w:hAnsi="SimSun" w:cs="SimSun" w:hint="eastAsia"/>
                <w:kern w:val="0"/>
                <w:sz w:val="24"/>
              </w:rPr>
              <w:t>0.5</w:t>
            </w:r>
            <w:r>
              <w:rPr>
                <w:rFonts w:ascii="SimSun" w:eastAsia="SimSun" w:hAnsi="SimSun" w:cs="SimSun" w:hint="eastAsia"/>
                <w:kern w:val="0"/>
                <w:sz w:val="24"/>
              </w:rPr>
              <w:t>分，提供</w:t>
            </w:r>
            <w:r>
              <w:rPr>
                <w:rFonts w:ascii="SimSun" w:eastAsia="SimSun" w:hAnsi="SimSun" w:cs="SimSun" w:hint="eastAsia"/>
                <w:kern w:val="0"/>
                <w:sz w:val="24"/>
              </w:rPr>
              <w:t>2</w:t>
            </w:r>
            <w:r>
              <w:rPr>
                <w:rFonts w:ascii="SimSun" w:eastAsia="SimSun" w:hAnsi="SimSun" w:cs="SimSun" w:hint="eastAsia"/>
                <w:kern w:val="0"/>
                <w:sz w:val="24"/>
              </w:rPr>
              <w:t>辆的得</w:t>
            </w:r>
            <w:r>
              <w:rPr>
                <w:rFonts w:ascii="SimSun" w:eastAsia="SimSun" w:hAnsi="SimSun" w:cs="SimSun" w:hint="eastAsia"/>
                <w:kern w:val="0"/>
                <w:sz w:val="24"/>
              </w:rPr>
              <w:t>1</w:t>
            </w:r>
            <w:r>
              <w:rPr>
                <w:rFonts w:ascii="SimSun" w:eastAsia="SimSun" w:hAnsi="SimSun" w:cs="SimSun" w:hint="eastAsia"/>
                <w:kern w:val="0"/>
                <w:sz w:val="24"/>
              </w:rPr>
              <w:t>分，提供</w:t>
            </w:r>
            <w:r>
              <w:rPr>
                <w:rFonts w:ascii="SimSun" w:eastAsia="SimSun" w:hAnsi="SimSun" w:cs="SimSun"/>
                <w:kern w:val="0"/>
                <w:sz w:val="24"/>
              </w:rPr>
              <w:t>3</w:t>
            </w:r>
            <w:r>
              <w:rPr>
                <w:rFonts w:ascii="SimSun" w:eastAsia="SimSun" w:hAnsi="SimSun" w:cs="SimSun"/>
                <w:kern w:val="0"/>
                <w:sz w:val="24"/>
              </w:rPr>
              <w:t>辆及以上的，得</w:t>
            </w:r>
            <w:r>
              <w:rPr>
                <w:rFonts w:ascii="SimSun" w:eastAsia="SimSun" w:hAnsi="SimSun" w:cs="SimSun" w:hint="eastAsia"/>
                <w:kern w:val="0"/>
                <w:sz w:val="24"/>
              </w:rPr>
              <w:t>2</w:t>
            </w:r>
            <w:r>
              <w:rPr>
                <w:rFonts w:ascii="SimSun" w:eastAsia="SimSun" w:hAnsi="SimSun" w:cs="SimSun"/>
                <w:kern w:val="0"/>
                <w:sz w:val="24"/>
              </w:rPr>
              <w:t>分。（投标人须提供投标人机动车购置发票</w:t>
            </w:r>
            <w:r>
              <w:rPr>
                <w:rFonts w:ascii="SimSun" w:eastAsia="SimSun" w:hAnsi="SimSun" w:cs="SimSun" w:hint="eastAsia"/>
                <w:kern w:val="0"/>
                <w:sz w:val="24"/>
              </w:rPr>
              <w:t>（与投标人一致）</w:t>
            </w:r>
            <w:r>
              <w:rPr>
                <w:rFonts w:ascii="SimSun" w:eastAsia="SimSun" w:hAnsi="SimSun" w:cs="SimSun"/>
                <w:kern w:val="0"/>
                <w:sz w:val="24"/>
              </w:rPr>
              <w:t>和经年检合格有效的车辆行驶证复印件，并承诺仅用于本项目。）</w:t>
            </w:r>
          </w:p>
        </w:tc>
      </w:tr>
      <w:tr w:rsidR="00D87D24">
        <w:trPr>
          <w:tblCellSpacing w:w="0" w:type="dxa"/>
        </w:trPr>
        <w:tc>
          <w:tcPr>
            <w:tcW w:w="1027" w:type="dxa"/>
            <w:tcBorders>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服务响应</w:t>
            </w:r>
          </w:p>
        </w:tc>
        <w:tc>
          <w:tcPr>
            <w:tcW w:w="620"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2</w:t>
            </w:r>
          </w:p>
        </w:tc>
        <w:tc>
          <w:tcPr>
            <w:tcW w:w="6674" w:type="dxa"/>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color w:val="C00000"/>
                <w:kern w:val="0"/>
                <w:sz w:val="24"/>
              </w:rPr>
              <w:t>投标人承诺拟投入本项目具有初级及以上测绘类工程师职称的技术人员不少于</w:t>
            </w:r>
            <w:r>
              <w:rPr>
                <w:rFonts w:ascii="SimSun" w:hAnsi="SimSun" w:cs="SimSun" w:hint="eastAsia"/>
                <w:color w:val="C00000"/>
                <w:kern w:val="0"/>
                <w:sz w:val="24"/>
              </w:rPr>
              <w:t>10</w:t>
            </w:r>
            <w:r>
              <w:rPr>
                <w:rFonts w:ascii="SimSun" w:hAnsi="SimSun" w:cs="SimSun" w:hint="eastAsia"/>
                <w:color w:val="C00000"/>
                <w:kern w:val="0"/>
                <w:sz w:val="24"/>
              </w:rPr>
              <w:t>人，</w:t>
            </w:r>
            <w:r>
              <w:rPr>
                <w:rFonts w:ascii="SimSun" w:hAnsi="SimSun" w:cs="SimSun" w:hint="eastAsia"/>
                <w:color w:val="C00000"/>
                <w:kern w:val="0"/>
                <w:sz w:val="24"/>
                <w:u w:val="single"/>
              </w:rPr>
              <w:t>投标人需提供职称证书复印件，投标截止时间前六个月（不含投标截止时间的当月）中任一月份的社会保险凭据复印件（因疫情影响享受缓缴或免缴社保的企业，需提供有关情况说明视同已提交社保缴纳证明材料），未提供或提供</w:t>
            </w:r>
            <w:r>
              <w:rPr>
                <w:rFonts w:ascii="SimSun" w:hAnsi="SimSun" w:cs="SimSun" w:hint="eastAsia"/>
                <w:color w:val="C00000"/>
                <w:kern w:val="0"/>
                <w:sz w:val="24"/>
                <w:u w:val="single"/>
              </w:rPr>
              <w:t xml:space="preserve"> </w:t>
            </w:r>
            <w:r>
              <w:rPr>
                <w:rFonts w:ascii="SimSun" w:hAnsi="SimSun" w:cs="SimSun" w:hint="eastAsia"/>
                <w:color w:val="C00000"/>
                <w:kern w:val="0"/>
                <w:sz w:val="24"/>
                <w:u w:val="single"/>
              </w:rPr>
              <w:t>不全的不得分，原件备查。（本项人员不得与其他人员得分项重复）</w:t>
            </w:r>
          </w:p>
        </w:tc>
      </w:tr>
    </w:tbl>
    <w:p w:rsidR="00D87D24" w:rsidRDefault="004759CB">
      <w:pPr>
        <w:pStyle w:val="aa"/>
        <w:widowControl/>
        <w:spacing w:beforeAutospacing="0" w:after="150" w:afterAutospacing="0"/>
        <w:ind w:firstLine="480"/>
        <w:rPr>
          <w:rFonts w:ascii="SimSun" w:eastAsia="SimSun" w:hAnsi="SimSun" w:cs="SimSun"/>
          <w:highlight w:val="yellow"/>
        </w:rPr>
      </w:pPr>
      <w:r>
        <w:rPr>
          <w:rFonts w:ascii="SimSun" w:eastAsia="SimSun" w:hAnsi="SimSun" w:cs="SimSun" w:hint="eastAsia"/>
          <w:highlight w:val="yellow"/>
        </w:rPr>
        <w:t>③商务项（</w:t>
      </w:r>
      <w:r>
        <w:rPr>
          <w:rFonts w:ascii="Calibri" w:eastAsia="SimSun" w:hAnsi="Calibri" w:cs="Calibri"/>
          <w:highlight w:val="yellow"/>
        </w:rPr>
        <w:t>F3</w:t>
      </w:r>
      <w:r>
        <w:rPr>
          <w:rFonts w:ascii="SimSun" w:eastAsia="SimSun" w:hAnsi="SimSun" w:cs="SimSun" w:hint="eastAsia"/>
          <w:highlight w:val="yellow"/>
        </w:rPr>
        <w:t>×</w:t>
      </w:r>
      <w:r>
        <w:rPr>
          <w:rFonts w:ascii="Calibri" w:eastAsia="SimSun" w:hAnsi="Calibri" w:cs="Calibri"/>
          <w:highlight w:val="yellow"/>
        </w:rPr>
        <w:t>A3</w:t>
      </w:r>
      <w:r>
        <w:rPr>
          <w:rFonts w:ascii="SimSun" w:eastAsia="SimSun" w:hAnsi="SimSun" w:cs="SimSun" w:hint="eastAsia"/>
          <w:highlight w:val="yellow"/>
        </w:rPr>
        <w:t>）满分为</w:t>
      </w:r>
      <w:ins w:id="4" w:author="Z.xy" w:date="2022-07-20T16:22:00Z">
        <w:r>
          <w:rPr>
            <w:rFonts w:ascii="SimSun" w:eastAsia="SimSun" w:hAnsi="SimSun" w:cs="SimSun" w:hint="eastAsia"/>
            <w:highlight w:val="yellow"/>
          </w:rPr>
          <w:t>20</w:t>
        </w:r>
      </w:ins>
      <w:r>
        <w:rPr>
          <w:rFonts w:ascii="SimSun" w:eastAsia="SimSun" w:hAnsi="SimSun" w:cs="SimSun" w:hint="eastAsia"/>
          <w:highlight w:val="yellow"/>
        </w:rPr>
        <w:t>分。</w:t>
      </w:r>
    </w:p>
    <w:tbl>
      <w:tblPr>
        <w:tblpPr w:leftFromText="180" w:rightFromText="180" w:vertAnchor="text" w:horzAnchor="page" w:tblpX="1673" w:tblpY="1333"/>
        <w:tblOverlap w:val="never"/>
        <w:tblW w:w="5079" w:type="pct"/>
        <w:tblCellSpacing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tblPr>
      <w:tblGrid>
        <w:gridCol w:w="1063"/>
        <w:gridCol w:w="666"/>
        <w:gridCol w:w="6739"/>
      </w:tblGrid>
      <w:tr w:rsidR="00D87D24">
        <w:trPr>
          <w:trHeight w:val="90"/>
          <w:tblHeade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评标项目</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评标分值</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评标方法描述</w:t>
            </w:r>
          </w:p>
        </w:tc>
      </w:tr>
      <w:tr w:rsidR="00D87D24">
        <w:trP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lastRenderedPageBreak/>
              <w:t>管理体系认证情况</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3</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投标人具备有效期内的</w:t>
            </w:r>
            <w:r>
              <w:rPr>
                <w:rFonts w:ascii="SimSun" w:hAnsi="SimSun" w:cs="SimSun" w:hint="eastAsia"/>
                <w:kern w:val="0"/>
                <w:sz w:val="24"/>
              </w:rPr>
              <w:t>IS09001</w:t>
            </w:r>
            <w:r>
              <w:rPr>
                <w:rFonts w:ascii="SimSun" w:hAnsi="SimSun" w:cs="SimSun" w:hint="eastAsia"/>
                <w:kern w:val="0"/>
                <w:sz w:val="24"/>
              </w:rPr>
              <w:t>质量管理体系认证、</w:t>
            </w:r>
            <w:r>
              <w:rPr>
                <w:rFonts w:ascii="SimSun" w:hAnsi="SimSun" w:cs="SimSun" w:hint="eastAsia"/>
                <w:kern w:val="0"/>
                <w:sz w:val="24"/>
              </w:rPr>
              <w:t>ISO45001</w:t>
            </w:r>
            <w:r>
              <w:rPr>
                <w:rFonts w:ascii="SimSun" w:hAnsi="SimSun" w:cs="SimSun" w:hint="eastAsia"/>
                <w:kern w:val="0"/>
                <w:sz w:val="24"/>
              </w:rPr>
              <w:t>职业健康安全管理体系认证、</w:t>
            </w:r>
            <w:r>
              <w:rPr>
                <w:rFonts w:ascii="SimSun" w:hAnsi="SimSun" w:cs="SimSun" w:hint="eastAsia"/>
                <w:kern w:val="0"/>
                <w:sz w:val="24"/>
              </w:rPr>
              <w:t>ISO14001</w:t>
            </w:r>
            <w:r>
              <w:rPr>
                <w:rFonts w:ascii="SimSun" w:hAnsi="SimSun" w:cs="SimSun" w:hint="eastAsia"/>
                <w:kern w:val="0"/>
                <w:sz w:val="24"/>
              </w:rPr>
              <w:t>环境体系认证（三种体系认证均须</w:t>
            </w:r>
            <w:ins w:id="5" w:author="admin" w:date="2022-07-20T14:27:00Z">
              <w:r>
                <w:rPr>
                  <w:rFonts w:ascii="SimSun" w:hAnsi="SimSun" w:cs="SimSun" w:hint="eastAsia"/>
                  <w:kern w:val="0"/>
                  <w:sz w:val="24"/>
                </w:rPr>
                <w:t>包含</w:t>
              </w:r>
            </w:ins>
            <w:r>
              <w:rPr>
                <w:rFonts w:ascii="SimSun" w:hAnsi="SimSun" w:cs="SimSun" w:hint="eastAsia"/>
                <w:kern w:val="0"/>
                <w:sz w:val="24"/>
              </w:rPr>
              <w:t>地理信息系统工程、不动产测绘、工程测量）的每个证书得</w:t>
            </w:r>
            <w:r>
              <w:rPr>
                <w:rFonts w:ascii="SimSun" w:hAnsi="SimSun" w:cs="SimSun" w:hint="eastAsia"/>
                <w:kern w:val="0"/>
                <w:sz w:val="24"/>
              </w:rPr>
              <w:t>1</w:t>
            </w:r>
            <w:r>
              <w:rPr>
                <w:rFonts w:ascii="SimSun" w:hAnsi="SimSun" w:cs="SimSun" w:hint="eastAsia"/>
                <w:kern w:val="0"/>
                <w:sz w:val="24"/>
              </w:rPr>
              <w:t>分，满分</w:t>
            </w:r>
            <w:r>
              <w:rPr>
                <w:rFonts w:ascii="SimSun" w:hAnsi="SimSun" w:cs="SimSun" w:hint="eastAsia"/>
                <w:kern w:val="0"/>
                <w:sz w:val="24"/>
              </w:rPr>
              <w:t>3</w:t>
            </w:r>
            <w:r>
              <w:rPr>
                <w:rFonts w:ascii="SimSun" w:hAnsi="SimSun" w:cs="SimSun" w:hint="eastAsia"/>
                <w:kern w:val="0"/>
                <w:sz w:val="24"/>
              </w:rPr>
              <w:t>分。需提供证书复印件并加盖投标人公章及中国国家认证认可监督管理委员会</w:t>
            </w:r>
            <w:r>
              <w:rPr>
                <w:rFonts w:ascii="SimSun" w:hAnsi="SimSun" w:cs="SimSun" w:hint="eastAsia"/>
                <w:kern w:val="0"/>
                <w:sz w:val="24"/>
              </w:rPr>
              <w:t>(http</w:t>
            </w:r>
            <w:r>
              <w:rPr>
                <w:rFonts w:ascii="SimSun" w:hAnsi="SimSun" w:cs="SimSun" w:hint="eastAsia"/>
                <w:kern w:val="0"/>
                <w:sz w:val="24"/>
              </w:rPr>
              <w:t>：</w:t>
            </w:r>
            <w:r>
              <w:rPr>
                <w:rFonts w:ascii="SimSun" w:hAnsi="SimSun" w:cs="SimSun" w:hint="eastAsia"/>
                <w:kern w:val="0"/>
                <w:sz w:val="24"/>
              </w:rPr>
              <w:t>//www.cnca.gov.cn)</w:t>
            </w:r>
            <w:r>
              <w:rPr>
                <w:rFonts w:ascii="SimSun" w:hAnsi="SimSun" w:cs="SimSun" w:hint="eastAsia"/>
                <w:kern w:val="0"/>
                <w:sz w:val="24"/>
              </w:rPr>
              <w:t>或中国合格评定国家认可委员会</w:t>
            </w:r>
            <w:r>
              <w:rPr>
                <w:rFonts w:ascii="SimSun" w:hAnsi="SimSun" w:cs="SimSun" w:hint="eastAsia"/>
                <w:kern w:val="0"/>
                <w:sz w:val="24"/>
              </w:rPr>
              <w:t>(https</w:t>
            </w:r>
            <w:r>
              <w:rPr>
                <w:rFonts w:ascii="SimSun" w:hAnsi="SimSun" w:cs="SimSun" w:hint="eastAsia"/>
                <w:kern w:val="0"/>
                <w:sz w:val="24"/>
              </w:rPr>
              <w:t>：</w:t>
            </w:r>
            <w:r>
              <w:rPr>
                <w:rFonts w:ascii="SimSun" w:hAnsi="SimSun" w:cs="SimSun" w:hint="eastAsia"/>
                <w:kern w:val="0"/>
                <w:sz w:val="24"/>
              </w:rPr>
              <w:t>//www.cnas.org.cn)</w:t>
            </w:r>
            <w:r>
              <w:rPr>
                <w:rFonts w:ascii="SimSun" w:hAnsi="SimSun" w:cs="SimSun" w:hint="eastAsia"/>
                <w:kern w:val="0"/>
                <w:sz w:val="24"/>
              </w:rPr>
              <w:t>网站的下载网页并注明网址，以上材料均需加盖投标人公章，材料须提供完整，提供不全或缺项的不得分。如发现提供虚假材料，视为无效投标）</w:t>
            </w:r>
          </w:p>
        </w:tc>
      </w:tr>
      <w:tr w:rsidR="00D87D24">
        <w:trPr>
          <w:trHeight w:val="90"/>
          <w:tblHeade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资质</w:t>
            </w:r>
            <w:r>
              <w:rPr>
                <w:rFonts w:ascii="SimSun" w:hAnsi="SimSun" w:cs="SimSun" w:hint="eastAsia"/>
                <w:kern w:val="0"/>
                <w:sz w:val="24"/>
              </w:rPr>
              <w:t>1</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eastAsia="SimSun" w:hAnsi="SimSun" w:cs="SimSun"/>
                <w:kern w:val="0"/>
                <w:sz w:val="24"/>
              </w:rPr>
            </w:pPr>
            <w:r>
              <w:rPr>
                <w:rFonts w:ascii="SimSun" w:eastAsia="SimSun" w:hAnsi="SimSun" w:cs="SimSun" w:hint="eastAsia"/>
                <w:color w:val="FF0000"/>
                <w:kern w:val="0"/>
                <w:sz w:val="24"/>
              </w:rPr>
              <w:t>投标人具有测绘资质子项</w:t>
            </w:r>
            <w:r>
              <w:rPr>
                <w:rFonts w:ascii="SimSun" w:eastAsia="SimSun" w:hAnsi="SimSun" w:cs="SimSun"/>
                <w:color w:val="FF0000"/>
                <w:kern w:val="0"/>
                <w:sz w:val="24"/>
              </w:rPr>
              <w:t>除</w:t>
            </w:r>
            <w:r>
              <w:rPr>
                <w:rFonts w:ascii="SimSun" w:hAnsi="SimSun" w:cs="SimSun" w:hint="eastAsia"/>
                <w:color w:val="FF0000"/>
                <w:kern w:val="0"/>
                <w:sz w:val="24"/>
              </w:rPr>
              <w:t>地理信息系统工程、不动产测绘、工程测量以外，每增加一</w:t>
            </w:r>
            <w:r>
              <w:rPr>
                <w:rFonts w:ascii="SimSun" w:eastAsia="SimSun" w:hAnsi="SimSun" w:cs="SimSun" w:hint="eastAsia"/>
                <w:color w:val="FF0000"/>
                <w:kern w:val="0"/>
                <w:sz w:val="24"/>
              </w:rPr>
              <w:t>子</w:t>
            </w:r>
            <w:r>
              <w:rPr>
                <w:rFonts w:ascii="SimSun" w:hAnsi="SimSun" w:cs="SimSun" w:hint="eastAsia"/>
                <w:color w:val="FF0000"/>
                <w:kern w:val="0"/>
                <w:sz w:val="24"/>
              </w:rPr>
              <w:t>项加</w:t>
            </w:r>
            <w:r>
              <w:rPr>
                <w:rFonts w:ascii="SimSun" w:hAnsi="SimSun" w:cs="SimSun" w:hint="eastAsia"/>
                <w:color w:val="FF0000"/>
                <w:kern w:val="0"/>
                <w:sz w:val="24"/>
              </w:rPr>
              <w:t>0.</w:t>
            </w:r>
            <w:r>
              <w:rPr>
                <w:rFonts w:ascii="SimSun" w:hAnsi="SimSun" w:cs="SimSun" w:hint="eastAsia"/>
                <w:color w:val="FF0000"/>
                <w:kern w:val="0"/>
                <w:sz w:val="24"/>
              </w:rPr>
              <w:t>25</w:t>
            </w:r>
            <w:r>
              <w:rPr>
                <w:rFonts w:ascii="SimSun" w:hAnsi="SimSun" w:cs="SimSun" w:hint="eastAsia"/>
                <w:color w:val="FF0000"/>
                <w:kern w:val="0"/>
                <w:sz w:val="24"/>
              </w:rPr>
              <w:t>分，</w:t>
            </w:r>
            <w:r>
              <w:rPr>
                <w:rFonts w:ascii="SimSun" w:hAnsi="SimSun" w:cs="SimSun" w:hint="eastAsia"/>
                <w:color w:val="FF0000"/>
                <w:kern w:val="0"/>
                <w:sz w:val="24"/>
              </w:rPr>
              <w:t>1</w:t>
            </w:r>
            <w:r>
              <w:rPr>
                <w:rFonts w:ascii="SimSun" w:hAnsi="SimSun" w:cs="SimSun" w:hint="eastAsia"/>
                <w:color w:val="FF0000"/>
                <w:kern w:val="0"/>
                <w:sz w:val="24"/>
              </w:rPr>
              <w:t>分满分，加完为止</w:t>
            </w:r>
            <w:r>
              <w:rPr>
                <w:rFonts w:ascii="SimSun" w:hAnsi="SimSun" w:cs="SimSun" w:hint="eastAsia"/>
                <w:color w:val="C00000"/>
                <w:kern w:val="0"/>
                <w:sz w:val="24"/>
              </w:rPr>
              <w:t>。</w:t>
            </w:r>
            <w:r>
              <w:rPr>
                <w:rFonts w:ascii="SimSun" w:hAnsi="SimSun" w:cs="SimSun" w:hint="eastAsia"/>
                <w:kern w:val="0"/>
                <w:sz w:val="24"/>
              </w:rPr>
              <w:t>需提供合格有效的证书复印件并加盖投标人公章，未提供不得分。原件备查。</w:t>
            </w:r>
          </w:p>
        </w:tc>
      </w:tr>
      <w:tr w:rsidR="00D87D24">
        <w:trPr>
          <w:trHeight w:val="90"/>
          <w:tblHeade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资质</w:t>
            </w:r>
            <w:r>
              <w:rPr>
                <w:rFonts w:ascii="SimSun" w:hAnsi="SimSun" w:cs="SimSun" w:hint="eastAsia"/>
                <w:kern w:val="0"/>
                <w:sz w:val="24"/>
              </w:rPr>
              <w:t>2</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投标人具有土地规划甲级资质证书的得</w:t>
            </w:r>
            <w:r>
              <w:rPr>
                <w:rFonts w:ascii="SimSun" w:hAnsi="SimSun" w:cs="SimSun" w:hint="eastAsia"/>
                <w:kern w:val="0"/>
                <w:sz w:val="24"/>
              </w:rPr>
              <w:t>1</w:t>
            </w:r>
            <w:r>
              <w:rPr>
                <w:rFonts w:ascii="SimSun" w:hAnsi="SimSun" w:cs="SimSun" w:hint="eastAsia"/>
                <w:kern w:val="0"/>
                <w:sz w:val="24"/>
              </w:rPr>
              <w:t>分，需提供合格有效的证书复印件并加盖投标人公章，未提供不得分。原件备查。</w:t>
            </w:r>
          </w:p>
        </w:tc>
      </w:tr>
      <w:tr w:rsidR="00D87D24">
        <w:trP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涉密证书</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投标人具有</w:t>
            </w:r>
            <w:r>
              <w:rPr>
                <w:rFonts w:ascii="SimSun" w:hAnsi="SimSun" w:cs="SimSun" w:hint="eastAsia"/>
                <w:kern w:val="0"/>
                <w:sz w:val="24"/>
              </w:rPr>
              <w:t>相关行政主管部门</w:t>
            </w:r>
            <w:r>
              <w:rPr>
                <w:rFonts w:ascii="SimSun" w:hAnsi="SimSun" w:cs="SimSun" w:hint="eastAsia"/>
                <w:kern w:val="0"/>
                <w:sz w:val="24"/>
              </w:rPr>
              <w:t>颁发的涉密信息系统审查合格证的得</w:t>
            </w:r>
            <w:r>
              <w:rPr>
                <w:rFonts w:ascii="SimSun" w:hAnsi="SimSun" w:cs="SimSun" w:hint="eastAsia"/>
                <w:kern w:val="0"/>
                <w:sz w:val="24"/>
              </w:rPr>
              <w:t>1</w:t>
            </w:r>
            <w:r>
              <w:rPr>
                <w:rFonts w:ascii="SimSun" w:hAnsi="SimSun" w:cs="SimSun" w:hint="eastAsia"/>
                <w:kern w:val="0"/>
                <w:sz w:val="24"/>
              </w:rPr>
              <w:t>分，需提供合格有效的证书复印件并加盖投标人公章，未提供不得分。</w:t>
            </w:r>
            <w:r>
              <w:rPr>
                <w:rFonts w:ascii="SimSun" w:hAnsi="SimSun" w:cs="SimSun" w:hint="eastAsia"/>
                <w:kern w:val="0"/>
                <w:sz w:val="24"/>
              </w:rPr>
              <w:t>(</w:t>
            </w:r>
            <w:r>
              <w:rPr>
                <w:rFonts w:ascii="SimSun" w:hAnsi="SimSun" w:cs="SimSun" w:hint="eastAsia"/>
                <w:kern w:val="0"/>
                <w:sz w:val="24"/>
              </w:rPr>
              <w:t>提供证书复印件并加盖投标人公章，原件备查</w:t>
            </w:r>
            <w:r>
              <w:rPr>
                <w:rFonts w:ascii="SimSun" w:hAnsi="SimSun" w:cs="SimSun" w:hint="eastAsia"/>
                <w:kern w:val="0"/>
                <w:sz w:val="24"/>
              </w:rPr>
              <w:t>)</w:t>
            </w:r>
          </w:p>
        </w:tc>
      </w:tr>
      <w:tr w:rsidR="00D87D24">
        <w:trP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安全证书</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投标人具有</w:t>
            </w:r>
            <w:r w:rsidRPr="009D349F">
              <w:rPr>
                <w:rFonts w:ascii="SimSun" w:hAnsi="SimSun" w:cs="SimSun" w:hint="eastAsia"/>
                <w:kern w:val="0"/>
                <w:sz w:val="24"/>
              </w:rPr>
              <w:t>省级或以</w:t>
            </w:r>
            <w:r w:rsidRPr="009D349F">
              <w:rPr>
                <w:rFonts w:ascii="SimSun" w:hAnsi="SimSun" w:cs="SimSun" w:hint="eastAsia"/>
                <w:kern w:val="0"/>
                <w:sz w:val="24"/>
              </w:rPr>
              <w:t>上</w:t>
            </w:r>
            <w:r>
              <w:rPr>
                <w:rFonts w:ascii="SimSun" w:hAnsi="SimSun" w:cs="SimSun" w:hint="eastAsia"/>
                <w:kern w:val="0"/>
                <w:sz w:val="24"/>
              </w:rPr>
              <w:t>应急管理厅颁发的安全生产许可证</w:t>
            </w:r>
            <w:r>
              <w:rPr>
                <w:rFonts w:ascii="SimSun" w:hAnsi="SimSun" w:cs="SimSun" w:hint="eastAsia"/>
                <w:kern w:val="0"/>
                <w:sz w:val="24"/>
              </w:rPr>
              <w:t>的得</w:t>
            </w:r>
            <w:r>
              <w:rPr>
                <w:rFonts w:ascii="SimSun" w:hAnsi="SimSun" w:cs="SimSun" w:hint="eastAsia"/>
                <w:kern w:val="0"/>
                <w:sz w:val="24"/>
              </w:rPr>
              <w:t>1</w:t>
            </w:r>
            <w:r>
              <w:rPr>
                <w:rFonts w:ascii="SimSun" w:hAnsi="SimSun" w:cs="SimSun" w:hint="eastAsia"/>
                <w:kern w:val="0"/>
                <w:sz w:val="24"/>
              </w:rPr>
              <w:t>分，需提供合格有效的证书复印件并加盖投标人公章，未提供不得分。</w:t>
            </w:r>
            <w:r>
              <w:rPr>
                <w:rFonts w:ascii="SimSun" w:hAnsi="SimSun" w:cs="SimSun" w:hint="eastAsia"/>
                <w:kern w:val="0"/>
                <w:sz w:val="24"/>
              </w:rPr>
              <w:t>(</w:t>
            </w:r>
            <w:r>
              <w:rPr>
                <w:rFonts w:ascii="SimSun" w:hAnsi="SimSun" w:cs="SimSun" w:hint="eastAsia"/>
                <w:kern w:val="0"/>
                <w:sz w:val="24"/>
              </w:rPr>
              <w:t>提供证书复印件并加盖投标人公章，原件备查</w:t>
            </w:r>
            <w:r>
              <w:rPr>
                <w:rFonts w:ascii="SimSun" w:hAnsi="SimSun" w:cs="SimSun" w:hint="eastAsia"/>
                <w:kern w:val="0"/>
                <w:sz w:val="24"/>
              </w:rPr>
              <w:t>)</w:t>
            </w:r>
          </w:p>
        </w:tc>
      </w:tr>
      <w:tr w:rsidR="00D87D24">
        <w:trP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测绘成果、档案管理及保密管理制度考核通过的证明文件</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投标人具有主管部门出具的测绘成果、档案管理及保密管理制度考核通过的证明文件的得</w:t>
            </w:r>
            <w:r>
              <w:rPr>
                <w:rFonts w:ascii="SimSun" w:hAnsi="SimSun" w:cs="SimSun" w:hint="eastAsia"/>
                <w:kern w:val="0"/>
                <w:sz w:val="24"/>
              </w:rPr>
              <w:t>1</w:t>
            </w:r>
            <w:r>
              <w:rPr>
                <w:rFonts w:ascii="SimSun" w:hAnsi="SimSun" w:cs="SimSun" w:hint="eastAsia"/>
                <w:kern w:val="0"/>
                <w:sz w:val="24"/>
              </w:rPr>
              <w:t>分，需提供证明文件复印件并加盖投标人公章，未提供或证明材料提供不齐全的均不得分</w:t>
            </w:r>
            <w:r>
              <w:rPr>
                <w:rFonts w:ascii="SimSun" w:hAnsi="SimSun" w:cs="SimSun" w:hint="eastAsia"/>
                <w:kern w:val="0"/>
                <w:sz w:val="24"/>
              </w:rPr>
              <w:t>.</w:t>
            </w:r>
          </w:p>
        </w:tc>
      </w:tr>
      <w:tr w:rsidR="00D87D24">
        <w:trP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kern w:val="0"/>
                <w:sz w:val="24"/>
              </w:rPr>
              <w:t>项目质量和成果保障</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kern w:val="0"/>
                <w:sz w:val="24"/>
              </w:rPr>
              <w:t>为保障项目质量和成果报告，投标人有与科研院所或高等学校的实习实训、产学研一体化平台等紧密合作的得</w:t>
            </w:r>
            <w:r>
              <w:rPr>
                <w:rFonts w:ascii="SimSun" w:hAnsi="SimSun" w:cs="SimSun" w:hint="eastAsia"/>
                <w:kern w:val="0"/>
                <w:sz w:val="24"/>
              </w:rPr>
              <w:t>1</w:t>
            </w:r>
            <w:r>
              <w:rPr>
                <w:rFonts w:ascii="SimSun" w:hAnsi="SimSun" w:cs="SimSun"/>
                <w:kern w:val="0"/>
                <w:sz w:val="24"/>
              </w:rPr>
              <w:t>分。投标人需提供有效协议书或其他证明材料复印件</w:t>
            </w:r>
            <w:r>
              <w:rPr>
                <w:rFonts w:ascii="SimSun" w:hAnsi="SimSun" w:cs="SimSun" w:hint="eastAsia"/>
                <w:kern w:val="0"/>
                <w:sz w:val="24"/>
              </w:rPr>
              <w:t>并加盖投</w:t>
            </w:r>
            <w:r>
              <w:rPr>
                <w:rFonts w:ascii="SimSun" w:hAnsi="SimSun" w:cs="SimSun" w:hint="eastAsia"/>
                <w:kern w:val="0"/>
                <w:sz w:val="24"/>
              </w:rPr>
              <w:t>标人公章</w:t>
            </w:r>
            <w:r>
              <w:rPr>
                <w:rFonts w:ascii="SimSun" w:hAnsi="SimSun" w:cs="SimSun"/>
                <w:kern w:val="0"/>
                <w:sz w:val="24"/>
              </w:rPr>
              <w:t>，未提供的不得分。原件备查。</w:t>
            </w:r>
          </w:p>
        </w:tc>
      </w:tr>
      <w:tr w:rsidR="00D87D24">
        <w:trP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业绩</w:t>
            </w:r>
            <w:r>
              <w:rPr>
                <w:rFonts w:ascii="SimSun" w:hAnsi="SimSun" w:cs="SimSun" w:hint="eastAsia"/>
                <w:kern w:val="0"/>
                <w:sz w:val="24"/>
              </w:rPr>
              <w:t>1</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投标人承担过日常测绘类项目的得</w:t>
            </w:r>
            <w:r>
              <w:rPr>
                <w:rFonts w:ascii="SimSun" w:hAnsi="SimSun" w:cs="SimSun" w:hint="eastAsia"/>
                <w:kern w:val="0"/>
                <w:sz w:val="24"/>
              </w:rPr>
              <w:t>1</w:t>
            </w:r>
            <w:r>
              <w:rPr>
                <w:rFonts w:ascii="SimSun" w:hAnsi="SimSun" w:cs="SimSun" w:hint="eastAsia"/>
                <w:kern w:val="0"/>
                <w:sz w:val="24"/>
              </w:rPr>
              <w:t>分。（须提供该业绩项目的中标公告（包括相关网站中标公告的下载网页并注明网址）、</w:t>
            </w:r>
          </w:p>
          <w:p w:rsidR="00D87D24" w:rsidRDefault="004759CB">
            <w:pPr>
              <w:widowControl/>
              <w:jc w:val="left"/>
              <w:rPr>
                <w:rFonts w:ascii="SimSun" w:hAnsi="SimSun" w:cs="SimSun"/>
                <w:kern w:val="0"/>
                <w:sz w:val="24"/>
              </w:rPr>
            </w:pPr>
            <w:r>
              <w:rPr>
                <w:rFonts w:ascii="SimSun" w:hAnsi="SimSun" w:cs="SimSun" w:hint="eastAsia"/>
                <w:kern w:val="0"/>
                <w:sz w:val="24"/>
              </w:rPr>
              <w:t>中标通知书复印件、采购合同文本复印件，以及能够证明该业绩项目已经采购人验收合格的相关证明文件复印件并加盖投标人公章，未提供或提供不全的不得分，原件备查。）</w:t>
            </w:r>
          </w:p>
        </w:tc>
      </w:tr>
      <w:tr w:rsidR="00D87D24">
        <w:trP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业绩</w:t>
            </w:r>
            <w:r>
              <w:rPr>
                <w:rFonts w:ascii="SimSun" w:hAnsi="SimSun" w:cs="SimSun" w:hint="eastAsia"/>
                <w:kern w:val="0"/>
                <w:sz w:val="24"/>
              </w:rPr>
              <w:t>2</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eastAsia="SimSun" w:hAnsi="SimSun" w:cs="SimSun" w:hint="eastAsia"/>
                <w:kern w:val="0"/>
                <w:sz w:val="24"/>
              </w:rPr>
              <w:t>投标人承担的大比例尺数字化测图项目（内容涵盖航空摄影、数字化测图、数字高程模型制作、数字正射影像图制作）且获得国家级优秀测绘工程奖的得</w:t>
            </w:r>
            <w:r>
              <w:rPr>
                <w:rFonts w:ascii="SimSun" w:eastAsia="SimSun" w:hAnsi="SimSun" w:cs="SimSun" w:hint="eastAsia"/>
                <w:kern w:val="0"/>
                <w:sz w:val="24"/>
              </w:rPr>
              <w:t>1</w:t>
            </w:r>
            <w:r>
              <w:rPr>
                <w:rFonts w:ascii="SimSun" w:eastAsia="SimSun" w:hAnsi="SimSun" w:cs="SimSun" w:hint="eastAsia"/>
                <w:kern w:val="0"/>
                <w:sz w:val="24"/>
              </w:rPr>
              <w:t>分。（须提供该业绩项目的获奖证书、中标公告（包括相关网站中标公告的下载网页并注明网址）、中标通知书复印件、采购合同文本复印件，以及能够证明该业绩项目已经采购人验收合格的相关证明文件复印件</w:t>
            </w:r>
            <w:r>
              <w:rPr>
                <w:rFonts w:ascii="SimSun" w:hAnsi="SimSun" w:cs="SimSun" w:hint="eastAsia"/>
                <w:kern w:val="0"/>
                <w:sz w:val="24"/>
              </w:rPr>
              <w:t>并加盖投标人公</w:t>
            </w:r>
            <w:r>
              <w:rPr>
                <w:rFonts w:ascii="SimSun" w:hAnsi="SimSun" w:cs="SimSun" w:hint="eastAsia"/>
                <w:kern w:val="0"/>
                <w:sz w:val="24"/>
              </w:rPr>
              <w:lastRenderedPageBreak/>
              <w:t>章</w:t>
            </w:r>
            <w:r>
              <w:rPr>
                <w:rFonts w:ascii="SimSun" w:eastAsia="SimSun" w:hAnsi="SimSun" w:cs="SimSun" w:hint="eastAsia"/>
                <w:kern w:val="0"/>
                <w:sz w:val="24"/>
              </w:rPr>
              <w:t>，未提供或提供不全的不得分。）</w:t>
            </w:r>
          </w:p>
        </w:tc>
      </w:tr>
      <w:tr w:rsidR="00D87D24">
        <w:trP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lastRenderedPageBreak/>
              <w:t>业绩</w:t>
            </w:r>
            <w:r>
              <w:rPr>
                <w:rFonts w:ascii="SimSun" w:hAnsi="SimSun" w:cs="SimSun" w:hint="eastAsia"/>
                <w:kern w:val="0"/>
                <w:sz w:val="24"/>
              </w:rPr>
              <w:t>3</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eastAsia="SimSun" w:hAnsi="SimSun" w:cs="SimSun"/>
                <w:kern w:val="0"/>
                <w:sz w:val="24"/>
              </w:rPr>
            </w:pPr>
            <w:r>
              <w:rPr>
                <w:rFonts w:ascii="SimSun" w:eastAsia="SimSun" w:hAnsi="SimSun" w:cs="SimSun" w:hint="eastAsia"/>
                <w:kern w:val="0"/>
                <w:sz w:val="24"/>
              </w:rPr>
              <w:t>投标人独立承担过自然资源部或国土资源部土地调查新技术试点项目的得</w:t>
            </w:r>
            <w:r>
              <w:rPr>
                <w:rFonts w:ascii="SimSun" w:eastAsia="SimSun" w:hAnsi="SimSun" w:cs="SimSun" w:hint="eastAsia"/>
                <w:kern w:val="0"/>
                <w:sz w:val="24"/>
              </w:rPr>
              <w:t>1</w:t>
            </w:r>
            <w:r>
              <w:rPr>
                <w:rFonts w:ascii="SimSun" w:eastAsia="SimSun" w:hAnsi="SimSun" w:cs="SimSun" w:hint="eastAsia"/>
                <w:kern w:val="0"/>
                <w:sz w:val="24"/>
              </w:rPr>
              <w:t>分。（须提供该业绩项目的中标公告（包括相关网站中标公告的下载网</w:t>
            </w:r>
            <w:r>
              <w:rPr>
                <w:rFonts w:ascii="SimSun" w:eastAsia="SimSun" w:hAnsi="SimSun" w:cs="SimSun" w:hint="eastAsia"/>
                <w:kern w:val="0"/>
                <w:sz w:val="24"/>
              </w:rPr>
              <w:t>页并注明网址）、中标通知书复印件、采购合同文本复印件，以及能够证明该业绩项目已经采购人验收合格的相关证明文件复印件</w:t>
            </w:r>
            <w:r>
              <w:rPr>
                <w:rFonts w:ascii="SimSun" w:hAnsi="SimSun" w:cs="SimSun" w:hint="eastAsia"/>
                <w:kern w:val="0"/>
                <w:sz w:val="24"/>
              </w:rPr>
              <w:t>并加盖投标人公章</w:t>
            </w:r>
            <w:r>
              <w:rPr>
                <w:rFonts w:ascii="SimSun" w:eastAsia="SimSun" w:hAnsi="SimSun" w:cs="SimSun" w:hint="eastAsia"/>
                <w:kern w:val="0"/>
                <w:sz w:val="24"/>
              </w:rPr>
              <w:t>，未提供或提供不全的不得分。）</w:t>
            </w:r>
          </w:p>
        </w:tc>
      </w:tr>
      <w:tr w:rsidR="00D87D24">
        <w:trP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获奖</w:t>
            </w:r>
            <w:r>
              <w:rPr>
                <w:rFonts w:hint="eastAsia"/>
              </w:rPr>
              <w:t>1</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2019</w:t>
            </w:r>
            <w:r>
              <w:rPr>
                <w:rFonts w:ascii="SimSun" w:hAnsi="SimSun" w:cs="SimSun" w:hint="eastAsia"/>
                <w:kern w:val="0"/>
                <w:sz w:val="24"/>
              </w:rPr>
              <w:t>年</w:t>
            </w:r>
            <w:r>
              <w:rPr>
                <w:rFonts w:ascii="SimSun" w:hAnsi="SimSun" w:cs="SimSun" w:hint="eastAsia"/>
                <w:kern w:val="0"/>
                <w:sz w:val="24"/>
              </w:rPr>
              <w:t>1</w:t>
            </w:r>
            <w:r>
              <w:rPr>
                <w:rFonts w:ascii="SimSun" w:hAnsi="SimSun" w:cs="SimSun" w:hint="eastAsia"/>
                <w:kern w:val="0"/>
                <w:sz w:val="24"/>
              </w:rPr>
              <w:t>月</w:t>
            </w:r>
            <w:r>
              <w:rPr>
                <w:rFonts w:ascii="SimSun" w:hAnsi="SimSun" w:cs="SimSun" w:hint="eastAsia"/>
                <w:kern w:val="0"/>
                <w:sz w:val="24"/>
              </w:rPr>
              <w:t>1</w:t>
            </w:r>
            <w:r>
              <w:rPr>
                <w:rFonts w:ascii="SimSun" w:hAnsi="SimSun" w:cs="SimSun" w:hint="eastAsia"/>
                <w:kern w:val="0"/>
                <w:sz w:val="24"/>
              </w:rPr>
              <w:t>日以来（以获奖时间为准），投标人承担的自然资源调查与更新类项目获得过省级及以上测绘行政主管部门（学会）颁发的优秀测绘地理信息工程铜奖的得</w:t>
            </w:r>
            <w:r>
              <w:rPr>
                <w:rFonts w:ascii="SimSun" w:hAnsi="SimSun" w:cs="SimSun" w:hint="eastAsia"/>
                <w:kern w:val="0"/>
                <w:sz w:val="24"/>
              </w:rPr>
              <w:t>0.3</w:t>
            </w:r>
            <w:r>
              <w:rPr>
                <w:rFonts w:ascii="SimSun" w:hAnsi="SimSun" w:cs="SimSun" w:hint="eastAsia"/>
                <w:kern w:val="0"/>
                <w:sz w:val="24"/>
              </w:rPr>
              <w:t>分，获得过省级及以上测绘行政主管部门（学会）颁发的优秀测绘地理信息工程</w:t>
            </w:r>
            <w:r>
              <w:rPr>
                <w:rFonts w:ascii="SimSun" w:hAnsi="SimSun" w:cs="SimSun" w:hint="eastAsia"/>
                <w:kern w:val="0"/>
                <w:sz w:val="24"/>
              </w:rPr>
              <w:t>银</w:t>
            </w:r>
            <w:r>
              <w:rPr>
                <w:rFonts w:ascii="SimSun" w:hAnsi="SimSun" w:cs="SimSun" w:hint="eastAsia"/>
                <w:kern w:val="0"/>
                <w:sz w:val="24"/>
              </w:rPr>
              <w:t>奖的得</w:t>
            </w:r>
            <w:r>
              <w:rPr>
                <w:rFonts w:ascii="SimSun" w:hAnsi="SimSun" w:cs="SimSun" w:hint="eastAsia"/>
                <w:kern w:val="0"/>
                <w:sz w:val="24"/>
              </w:rPr>
              <w:t>0.6</w:t>
            </w:r>
            <w:r>
              <w:rPr>
                <w:rFonts w:ascii="SimSun" w:hAnsi="SimSun" w:cs="SimSun" w:hint="eastAsia"/>
                <w:kern w:val="0"/>
                <w:sz w:val="24"/>
              </w:rPr>
              <w:t>分，获得过省级及以上测绘行政主管部门（学会）颁发的优秀测绘地理信息工程奖金奖的得</w:t>
            </w:r>
            <w:r>
              <w:rPr>
                <w:rFonts w:ascii="SimSun" w:hAnsi="SimSun" w:cs="SimSun" w:hint="eastAsia"/>
                <w:kern w:val="0"/>
                <w:sz w:val="24"/>
              </w:rPr>
              <w:t>1</w:t>
            </w:r>
            <w:r>
              <w:rPr>
                <w:rFonts w:ascii="SimSun" w:hAnsi="SimSun" w:cs="SimSun" w:hint="eastAsia"/>
                <w:kern w:val="0"/>
                <w:sz w:val="24"/>
              </w:rPr>
              <w:t>分。（须提供该业绩项目的获奖证书复印件并加盖投标人公章，未提供或提供不全的不得分，原件备查。）</w:t>
            </w:r>
          </w:p>
        </w:tc>
      </w:tr>
      <w:tr w:rsidR="00D87D24">
        <w:trP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获奖</w:t>
            </w:r>
            <w:r>
              <w:rPr>
                <w:rFonts w:hint="eastAsia"/>
              </w:rPr>
              <w:t>2</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2019</w:t>
            </w:r>
            <w:r>
              <w:rPr>
                <w:rFonts w:ascii="SimSun" w:hAnsi="SimSun" w:cs="SimSun" w:hint="eastAsia"/>
                <w:kern w:val="0"/>
                <w:sz w:val="24"/>
              </w:rPr>
              <w:t>年</w:t>
            </w:r>
            <w:r>
              <w:rPr>
                <w:rFonts w:ascii="SimSun" w:hAnsi="SimSun" w:cs="SimSun" w:hint="eastAsia"/>
                <w:kern w:val="0"/>
                <w:sz w:val="24"/>
              </w:rPr>
              <w:t>1</w:t>
            </w:r>
            <w:r>
              <w:rPr>
                <w:rFonts w:ascii="SimSun" w:hAnsi="SimSun" w:cs="SimSun" w:hint="eastAsia"/>
                <w:kern w:val="0"/>
                <w:sz w:val="24"/>
              </w:rPr>
              <w:t>月</w:t>
            </w:r>
            <w:r>
              <w:rPr>
                <w:rFonts w:ascii="SimSun" w:hAnsi="SimSun" w:cs="SimSun" w:hint="eastAsia"/>
                <w:kern w:val="0"/>
                <w:sz w:val="24"/>
              </w:rPr>
              <w:t>1</w:t>
            </w:r>
            <w:r>
              <w:rPr>
                <w:rFonts w:ascii="SimSun" w:hAnsi="SimSun" w:cs="SimSun" w:hint="eastAsia"/>
                <w:kern w:val="0"/>
                <w:sz w:val="24"/>
              </w:rPr>
              <w:t>日以来（以获奖时间为准），投标人承担的测绘地理信息类项目获得过省级及以上测绘行政主管部门（学会）颁发的测绘地理信息科技进步三等奖的得</w:t>
            </w:r>
            <w:r>
              <w:rPr>
                <w:rFonts w:ascii="SimSun" w:hAnsi="SimSun" w:cs="SimSun" w:hint="eastAsia"/>
                <w:kern w:val="0"/>
                <w:sz w:val="24"/>
              </w:rPr>
              <w:t>0.3</w:t>
            </w:r>
            <w:r>
              <w:rPr>
                <w:rFonts w:ascii="SimSun" w:hAnsi="SimSun" w:cs="SimSun" w:hint="eastAsia"/>
                <w:kern w:val="0"/>
                <w:sz w:val="24"/>
              </w:rPr>
              <w:t>分，获得过省级及以上测绘行政主管部门（学会）颁发的测绘地理信息科技进步二等奖的得</w:t>
            </w:r>
            <w:r>
              <w:rPr>
                <w:rFonts w:ascii="SimSun" w:hAnsi="SimSun" w:cs="SimSun" w:hint="eastAsia"/>
                <w:kern w:val="0"/>
                <w:sz w:val="24"/>
              </w:rPr>
              <w:t>0.6</w:t>
            </w:r>
            <w:r>
              <w:rPr>
                <w:rFonts w:ascii="SimSun" w:hAnsi="SimSun" w:cs="SimSun" w:hint="eastAsia"/>
                <w:kern w:val="0"/>
                <w:sz w:val="24"/>
              </w:rPr>
              <w:t>分，获得过省级及以上测绘行政主管部门（学会）颁发的测绘地理信息科技进</w:t>
            </w:r>
            <w:r>
              <w:rPr>
                <w:rFonts w:ascii="SimSun" w:hAnsi="SimSun" w:cs="SimSun" w:hint="eastAsia"/>
                <w:kern w:val="0"/>
                <w:sz w:val="24"/>
              </w:rPr>
              <w:t>步一等奖的得</w:t>
            </w:r>
            <w:r>
              <w:rPr>
                <w:rFonts w:ascii="SimSun" w:hAnsi="SimSun" w:cs="SimSun" w:hint="eastAsia"/>
                <w:kern w:val="0"/>
                <w:sz w:val="24"/>
              </w:rPr>
              <w:t>1</w:t>
            </w:r>
            <w:r>
              <w:rPr>
                <w:rFonts w:ascii="SimSun" w:hAnsi="SimSun" w:cs="SimSun" w:hint="eastAsia"/>
                <w:kern w:val="0"/>
                <w:sz w:val="24"/>
              </w:rPr>
              <w:t>分。（须提供该业绩项目的获奖证书复印件并加盖投标人公章，未提供或提供不全的不得分，原件备查。）</w:t>
            </w:r>
          </w:p>
        </w:tc>
      </w:tr>
      <w:tr w:rsidR="00D87D24">
        <w:trPr>
          <w:trHeight w:val="1872"/>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获奖</w:t>
            </w:r>
            <w:r>
              <w:rPr>
                <w:rFonts w:hint="eastAsia"/>
              </w:rPr>
              <w:t>3</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1</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投标人获得过省级及以上测绘行政主管部门（学会）颁发的优秀测绘地理信息工程铜奖的得</w:t>
            </w:r>
            <w:r>
              <w:rPr>
                <w:rFonts w:ascii="SimSun" w:hAnsi="SimSun" w:cs="SimSun" w:hint="eastAsia"/>
                <w:kern w:val="0"/>
                <w:sz w:val="24"/>
              </w:rPr>
              <w:t>0.3</w:t>
            </w:r>
            <w:r>
              <w:rPr>
                <w:rFonts w:ascii="SimSun" w:hAnsi="SimSun" w:cs="SimSun" w:hint="eastAsia"/>
                <w:kern w:val="0"/>
                <w:sz w:val="24"/>
              </w:rPr>
              <w:t>分，获得过省级及以上测绘行政主管部门（学会）颁发的优秀测绘地理信息工程</w:t>
            </w:r>
            <w:r>
              <w:rPr>
                <w:rFonts w:ascii="SimSun" w:hAnsi="SimSun" w:cs="SimSun" w:hint="eastAsia"/>
                <w:kern w:val="0"/>
                <w:sz w:val="24"/>
              </w:rPr>
              <w:t>银</w:t>
            </w:r>
            <w:r>
              <w:rPr>
                <w:rFonts w:ascii="SimSun" w:hAnsi="SimSun" w:cs="SimSun" w:hint="eastAsia"/>
                <w:kern w:val="0"/>
                <w:sz w:val="24"/>
              </w:rPr>
              <w:t>奖的得</w:t>
            </w:r>
            <w:r>
              <w:rPr>
                <w:rFonts w:ascii="SimSun" w:hAnsi="SimSun" w:cs="SimSun" w:hint="eastAsia"/>
                <w:kern w:val="0"/>
                <w:sz w:val="24"/>
              </w:rPr>
              <w:t>0.6</w:t>
            </w:r>
            <w:r>
              <w:rPr>
                <w:rFonts w:ascii="SimSun" w:hAnsi="SimSun" w:cs="SimSun" w:hint="eastAsia"/>
                <w:kern w:val="0"/>
                <w:sz w:val="24"/>
              </w:rPr>
              <w:t>分，获得过省级及以上测绘行政主管部门（学会）颁发的优秀测绘地理信息工程奖金奖的得</w:t>
            </w:r>
            <w:r>
              <w:rPr>
                <w:rFonts w:ascii="SimSun" w:hAnsi="SimSun" w:cs="SimSun" w:hint="eastAsia"/>
                <w:kern w:val="0"/>
                <w:sz w:val="24"/>
              </w:rPr>
              <w:t>1</w:t>
            </w:r>
            <w:r>
              <w:rPr>
                <w:rFonts w:ascii="SimSun" w:hAnsi="SimSun" w:cs="SimSun" w:hint="eastAsia"/>
                <w:kern w:val="0"/>
                <w:sz w:val="24"/>
              </w:rPr>
              <w:t>分。（须提供该业绩项目的获奖证书复印件并加盖投标人公章，未提供或提供不全的不得分，原件备查。）</w:t>
            </w:r>
          </w:p>
        </w:tc>
      </w:tr>
      <w:tr w:rsidR="00D87D24">
        <w:trP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eastAsia="SimSun" w:hAnsi="SimSun" w:cs="SimSun"/>
                <w:kern w:val="0"/>
                <w:sz w:val="24"/>
              </w:rPr>
            </w:pPr>
            <w:r>
              <w:rPr>
                <w:rFonts w:ascii="SimSun" w:eastAsia="SimSun" w:hAnsi="SimSun" w:cs="SimSun" w:hint="eastAsia"/>
                <w:kern w:val="0"/>
                <w:sz w:val="24"/>
              </w:rPr>
              <w:t>软件及研发</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eastAsia="SimSun" w:hAnsi="SimSun" w:cs="SimSun"/>
                <w:kern w:val="0"/>
                <w:sz w:val="24"/>
              </w:rPr>
            </w:pPr>
            <w:r>
              <w:rPr>
                <w:rFonts w:ascii="SimSun" w:eastAsia="SimSun" w:hAnsi="SimSun" w:cs="SimSun" w:hint="eastAsia"/>
                <w:kern w:val="0"/>
                <w:sz w:val="24"/>
              </w:rPr>
              <w:t>3</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eastAsia="SimSun" w:hAnsi="SimSun" w:cs="SimSun"/>
                <w:kern w:val="0"/>
                <w:sz w:val="24"/>
              </w:rPr>
              <w:t>根据投标人具有数据建库系统、确权登记系统、数据库质量检查系统</w:t>
            </w:r>
            <w:r>
              <w:rPr>
                <w:rFonts w:ascii="SimSun" w:eastAsia="SimSun" w:hAnsi="SimSun" w:cs="SimSun" w:hint="eastAsia"/>
                <w:kern w:val="0"/>
                <w:sz w:val="24"/>
              </w:rPr>
              <w:t>、数据采集系统、坐标转换系统、成果管理系统</w:t>
            </w:r>
            <w:r>
              <w:rPr>
                <w:rFonts w:ascii="SimSun" w:eastAsia="SimSun" w:hAnsi="SimSun" w:cs="SimSun"/>
                <w:kern w:val="0"/>
                <w:sz w:val="24"/>
              </w:rPr>
              <w:t>等相关软件著作权证书的情况进行打分，每提供</w:t>
            </w:r>
            <w:r>
              <w:rPr>
                <w:rFonts w:ascii="SimSun" w:eastAsia="SimSun" w:hAnsi="SimSun" w:cs="SimSun"/>
                <w:kern w:val="0"/>
                <w:sz w:val="24"/>
              </w:rPr>
              <w:t>1</w:t>
            </w:r>
            <w:r>
              <w:rPr>
                <w:rFonts w:ascii="SimSun" w:eastAsia="SimSun" w:hAnsi="SimSun" w:cs="SimSun"/>
                <w:kern w:val="0"/>
                <w:sz w:val="24"/>
              </w:rPr>
              <w:t>类证书的得</w:t>
            </w:r>
            <w:r>
              <w:rPr>
                <w:rFonts w:ascii="SimSun" w:eastAsia="SimSun" w:hAnsi="SimSun" w:cs="SimSun" w:hint="eastAsia"/>
                <w:kern w:val="0"/>
                <w:sz w:val="24"/>
              </w:rPr>
              <w:t>0.5</w:t>
            </w:r>
            <w:r>
              <w:rPr>
                <w:rFonts w:ascii="SimSun" w:eastAsia="SimSun" w:hAnsi="SimSun" w:cs="SimSun"/>
                <w:kern w:val="0"/>
                <w:sz w:val="24"/>
              </w:rPr>
              <w:t>分，满分</w:t>
            </w:r>
            <w:r>
              <w:rPr>
                <w:rFonts w:ascii="SimSun" w:eastAsia="SimSun" w:hAnsi="SimSun" w:cs="SimSun"/>
                <w:kern w:val="0"/>
                <w:sz w:val="24"/>
              </w:rPr>
              <w:t>3</w:t>
            </w:r>
            <w:r>
              <w:rPr>
                <w:rFonts w:ascii="SimSun" w:eastAsia="SimSun" w:hAnsi="SimSun" w:cs="SimSun"/>
                <w:kern w:val="0"/>
                <w:sz w:val="24"/>
              </w:rPr>
              <w:t>分</w:t>
            </w:r>
            <w:r>
              <w:rPr>
                <w:rFonts w:ascii="SimSun" w:hAnsi="SimSun" w:cs="SimSun" w:hint="eastAsia"/>
                <w:kern w:val="0"/>
                <w:sz w:val="24"/>
              </w:rPr>
              <w:t>（须提供该业绩项目的软件著作权证书复印件并加盖投标人公章，未提供或提供不全的不得分，原件备查。）</w:t>
            </w:r>
          </w:p>
        </w:tc>
      </w:tr>
      <w:tr w:rsidR="00D87D24">
        <w:trPr>
          <w:tblCellSpacing w:w="0" w:type="dxa"/>
        </w:trPr>
        <w:tc>
          <w:tcPr>
            <w:tcW w:w="628"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服务响应</w:t>
            </w:r>
          </w:p>
        </w:tc>
        <w:tc>
          <w:tcPr>
            <w:tcW w:w="393"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rFonts w:ascii="SimSun" w:hAnsi="SimSun" w:cs="SimSun"/>
                <w:kern w:val="0"/>
                <w:sz w:val="24"/>
              </w:rPr>
            </w:pPr>
            <w:r>
              <w:rPr>
                <w:rFonts w:ascii="SimSun" w:hAnsi="SimSun" w:cs="SimSun" w:hint="eastAsia"/>
                <w:kern w:val="0"/>
                <w:sz w:val="24"/>
              </w:rPr>
              <w:t>2</w:t>
            </w:r>
          </w:p>
        </w:tc>
        <w:tc>
          <w:tcPr>
            <w:tcW w:w="3977" w:type="pct"/>
            <w:tcBorders>
              <w:top w:val="outset" w:sz="6" w:space="0" w:color="auto"/>
              <w:left w:val="outset" w:sz="6" w:space="0" w:color="auto"/>
              <w:bottom w:val="outset" w:sz="6" w:space="0" w:color="auto"/>
              <w:right w:val="outset" w:sz="6" w:space="0" w:color="auto"/>
            </w:tcBorders>
            <w:noWrap/>
            <w:vAlign w:val="center"/>
          </w:tcPr>
          <w:p w:rsidR="00D87D24" w:rsidRDefault="004759CB">
            <w:pPr>
              <w:widowControl/>
              <w:jc w:val="left"/>
              <w:rPr>
                <w:color w:val="FF0000"/>
              </w:rPr>
            </w:pPr>
            <w:r>
              <w:rPr>
                <w:rFonts w:ascii="SimSun" w:hAnsi="SimSun" w:cs="SimSun" w:hint="eastAsia"/>
                <w:kern w:val="0"/>
                <w:sz w:val="24"/>
              </w:rPr>
              <w:t>中标人承诺</w:t>
            </w:r>
            <w:r>
              <w:rPr>
                <w:rFonts w:ascii="SimSun" w:hAnsi="SimSun" w:cs="SimSun"/>
                <w:kern w:val="0"/>
                <w:sz w:val="24"/>
              </w:rPr>
              <w:t>能在</w:t>
            </w:r>
            <w:r>
              <w:rPr>
                <w:rFonts w:ascii="SimSun" w:hAnsi="SimSun" w:cs="SimSun" w:hint="eastAsia"/>
                <w:kern w:val="0"/>
                <w:sz w:val="24"/>
              </w:rPr>
              <w:t>1</w:t>
            </w:r>
            <w:r>
              <w:rPr>
                <w:rFonts w:ascii="SimSun" w:hAnsi="SimSun" w:cs="SimSun"/>
                <w:kern w:val="0"/>
                <w:sz w:val="24"/>
              </w:rPr>
              <w:t>个小时内到达</w:t>
            </w:r>
            <w:r>
              <w:rPr>
                <w:rFonts w:ascii="SimSun" w:hAnsi="SimSun" w:cs="SimSun" w:hint="eastAsia"/>
                <w:kern w:val="0"/>
                <w:sz w:val="24"/>
              </w:rPr>
              <w:t>采购人办公地点</w:t>
            </w:r>
            <w:r>
              <w:rPr>
                <w:rFonts w:ascii="SimSun" w:hAnsi="SimSun" w:cs="SimSun"/>
                <w:kern w:val="0"/>
                <w:sz w:val="24"/>
              </w:rPr>
              <w:t>及时快速的提供服务的得</w:t>
            </w:r>
            <w:r>
              <w:rPr>
                <w:rFonts w:ascii="SimSun" w:hAnsi="SimSun" w:cs="SimSun" w:hint="eastAsia"/>
                <w:kern w:val="0"/>
                <w:sz w:val="24"/>
              </w:rPr>
              <w:t>2</w:t>
            </w:r>
            <w:r>
              <w:rPr>
                <w:rFonts w:ascii="SimSun" w:hAnsi="SimSun" w:cs="SimSun"/>
                <w:kern w:val="0"/>
                <w:sz w:val="24"/>
              </w:rPr>
              <w:t>分；</w:t>
            </w:r>
            <w:r>
              <w:rPr>
                <w:rFonts w:ascii="SimSun" w:hAnsi="SimSun" w:cs="SimSun" w:hint="eastAsia"/>
                <w:kern w:val="0"/>
                <w:sz w:val="24"/>
              </w:rPr>
              <w:t>承诺</w:t>
            </w:r>
            <w:r>
              <w:rPr>
                <w:rFonts w:ascii="SimSun" w:hAnsi="SimSun" w:cs="SimSun"/>
                <w:kern w:val="0"/>
                <w:sz w:val="24"/>
              </w:rPr>
              <w:t>能在</w:t>
            </w:r>
            <w:r>
              <w:rPr>
                <w:rFonts w:ascii="SimSun" w:hAnsi="SimSun" w:cs="SimSun" w:hint="eastAsia"/>
                <w:kern w:val="0"/>
                <w:sz w:val="24"/>
              </w:rPr>
              <w:t>2</w:t>
            </w:r>
            <w:r>
              <w:rPr>
                <w:rFonts w:ascii="SimSun" w:hAnsi="SimSun" w:cs="SimSun"/>
                <w:kern w:val="0"/>
                <w:sz w:val="24"/>
              </w:rPr>
              <w:t>个小时内到达现场及时快速的提供服务的得</w:t>
            </w:r>
            <w:r>
              <w:rPr>
                <w:rFonts w:ascii="SimSun" w:hAnsi="SimSun" w:cs="SimSun" w:hint="eastAsia"/>
                <w:kern w:val="0"/>
                <w:sz w:val="24"/>
              </w:rPr>
              <w:t>1</w:t>
            </w:r>
            <w:r>
              <w:rPr>
                <w:rFonts w:ascii="SimSun" w:hAnsi="SimSun" w:cs="SimSun"/>
                <w:kern w:val="0"/>
                <w:sz w:val="24"/>
              </w:rPr>
              <w:t>分；其余不得分；</w:t>
            </w:r>
            <w:r>
              <w:rPr>
                <w:rFonts w:ascii="SimSun" w:eastAsia="SimSun" w:hAnsi="SimSun" w:cs="SimSun"/>
                <w:kern w:val="0"/>
                <w:sz w:val="24"/>
              </w:rPr>
              <w:t>投标人须提供承诺函（格式自拟）</w:t>
            </w:r>
            <w:r>
              <w:rPr>
                <w:rFonts w:ascii="SimSun" w:eastAsia="SimSun" w:hAnsi="SimSun" w:cs="SimSun"/>
                <w:color w:val="FF0000"/>
                <w:kern w:val="0"/>
                <w:sz w:val="24"/>
              </w:rPr>
              <w:t>。</w:t>
            </w:r>
          </w:p>
        </w:tc>
      </w:tr>
    </w:tbl>
    <w:p w:rsidR="00D87D24" w:rsidRDefault="00D87D24">
      <w:pPr>
        <w:pStyle w:val="aa"/>
        <w:widowControl/>
        <w:spacing w:beforeAutospacing="0" w:after="150" w:afterAutospacing="0"/>
        <w:rPr>
          <w:rFonts w:ascii="SimSun" w:eastAsia="SimSun" w:hAnsi="SimSun" w:cs="SimSun"/>
          <w:highlight w:val="yellow"/>
        </w:rPr>
      </w:pPr>
    </w:p>
    <w:p w:rsidR="00D87D24" w:rsidRDefault="004759CB">
      <w:pPr>
        <w:pStyle w:val="aa"/>
        <w:widowControl/>
        <w:spacing w:beforeAutospacing="0" w:after="150" w:afterAutospacing="0"/>
        <w:ind w:firstLine="480"/>
      </w:pPr>
      <w:r>
        <w:rPr>
          <w:rFonts w:ascii="SimSun" w:eastAsia="SimSun" w:hAnsi="SimSun" w:cs="SimSun" w:hint="eastAsia"/>
        </w:rPr>
        <w:t>④加分项（</w:t>
      </w:r>
      <w:r>
        <w:rPr>
          <w:rFonts w:ascii="Calibri" w:eastAsia="SimSun" w:hAnsi="Calibri" w:cs="Calibri"/>
        </w:rPr>
        <w:t>F4</w:t>
      </w:r>
      <w:r>
        <w:rPr>
          <w:rFonts w:ascii="SimSun" w:eastAsia="SimSun" w:hAnsi="SimSun" w:cs="SimSun" w:hint="eastAsia"/>
        </w:rPr>
        <w:t>×</w:t>
      </w:r>
      <w:r>
        <w:rPr>
          <w:rFonts w:ascii="Calibri" w:eastAsia="SimSun" w:hAnsi="Calibri" w:cs="Calibri"/>
        </w:rPr>
        <w:t>A4</w:t>
      </w:r>
      <w:r>
        <w:rPr>
          <w:rFonts w:ascii="SimSun" w:eastAsia="SimSun" w:hAnsi="SimSun" w:cs="SimSun" w:hint="eastAsia"/>
        </w:rPr>
        <w:t>）</w:t>
      </w:r>
    </w:p>
    <w:p w:rsidR="00D87D24" w:rsidRDefault="004759CB">
      <w:pPr>
        <w:pStyle w:val="aa"/>
        <w:widowControl/>
        <w:spacing w:beforeAutospacing="0" w:after="150" w:afterAutospacing="0"/>
        <w:ind w:firstLine="480"/>
      </w:pPr>
      <w:r>
        <w:rPr>
          <w:rFonts w:ascii="SimSun" w:eastAsia="SimSun" w:hAnsi="SimSun" w:cs="SimSun" w:hint="eastAsia"/>
        </w:rPr>
        <w:t>a.</w:t>
      </w:r>
      <w:r>
        <w:rPr>
          <w:rFonts w:ascii="SimSun" w:eastAsia="SimSun" w:hAnsi="SimSun" w:cs="SimSun" w:hint="eastAsia"/>
        </w:rPr>
        <w:t>优先类节能产品、环境标志产品：</w:t>
      </w:r>
    </w:p>
    <w:p w:rsidR="00D87D24" w:rsidRDefault="004759CB">
      <w:pPr>
        <w:pStyle w:val="aa"/>
        <w:widowControl/>
        <w:spacing w:beforeAutospacing="0" w:after="150" w:afterAutospacing="0"/>
        <w:ind w:firstLine="480"/>
      </w:pPr>
      <w:r>
        <w:rPr>
          <w:rFonts w:ascii="SimSun" w:eastAsia="SimSun" w:hAnsi="SimSun" w:cs="SimSun" w:hint="eastAsia"/>
        </w:rPr>
        <w:lastRenderedPageBreak/>
        <w:t>a1</w:t>
      </w:r>
      <w:r>
        <w:rPr>
          <w:rFonts w:ascii="SimSun" w:eastAsia="SimSun" w:hAnsi="SimSun" w:cs="SimSun" w:hint="eastAsia"/>
        </w:rPr>
        <w:t>若同一采购包内节能、环境标志产品报价总金额低于该采购包报价总金额</w:t>
      </w:r>
      <w:r>
        <w:rPr>
          <w:rFonts w:ascii="Calibri" w:eastAsia="SimSun" w:hAnsi="Calibri" w:cs="Calibri"/>
        </w:rPr>
        <w:t>20%</w:t>
      </w:r>
      <w:r>
        <w:rPr>
          <w:rFonts w:ascii="SimSun" w:eastAsia="SimSun" w:hAnsi="SimSun" w:cs="SimSun" w:hint="eastAsia"/>
        </w:rPr>
        <w:t>（含</w:t>
      </w:r>
      <w:r>
        <w:rPr>
          <w:rFonts w:ascii="Calibri" w:eastAsia="SimSun" w:hAnsi="Calibri" w:cs="Calibri"/>
        </w:rPr>
        <w:t>20%</w:t>
      </w:r>
      <w:r>
        <w:rPr>
          <w:rFonts w:ascii="SimSun" w:eastAsia="SimSun" w:hAnsi="SimSun" w:cs="SimSun" w:hint="eastAsia"/>
        </w:rPr>
        <w:t>）以下，将分别给予节能、环境标志产品价格项（</w:t>
      </w:r>
      <w:r>
        <w:rPr>
          <w:rFonts w:ascii="Calibri" w:eastAsia="SimSun" w:hAnsi="Calibri" w:cs="Calibri"/>
        </w:rPr>
        <w:t>F1</w:t>
      </w:r>
      <w:r>
        <w:rPr>
          <w:rFonts w:ascii="SimSun" w:eastAsia="SimSun" w:hAnsi="SimSun" w:cs="SimSun" w:hint="eastAsia"/>
        </w:rPr>
        <w:t>×</w:t>
      </w:r>
      <w:r>
        <w:rPr>
          <w:rFonts w:ascii="Calibri" w:eastAsia="SimSun" w:hAnsi="Calibri" w:cs="Calibri"/>
        </w:rPr>
        <w:t>A1</w:t>
      </w:r>
      <w:r>
        <w:rPr>
          <w:rFonts w:ascii="SimSun" w:eastAsia="SimSun" w:hAnsi="SimSun" w:cs="SimSun" w:hint="eastAsia"/>
        </w:rPr>
        <w:t>，按照满分计）和技术项（</w:t>
      </w:r>
      <w:r>
        <w:rPr>
          <w:rFonts w:ascii="Calibri" w:eastAsia="SimSun" w:hAnsi="Calibri" w:cs="Calibri"/>
        </w:rPr>
        <w:t>F2</w:t>
      </w:r>
      <w:r>
        <w:rPr>
          <w:rFonts w:ascii="SimSun" w:eastAsia="SimSun" w:hAnsi="SimSun" w:cs="SimSun" w:hint="eastAsia"/>
        </w:rPr>
        <w:t>×</w:t>
      </w:r>
      <w:r>
        <w:rPr>
          <w:rFonts w:ascii="Calibri" w:eastAsia="SimSun" w:hAnsi="Calibri" w:cs="Calibri"/>
        </w:rPr>
        <w:t>A2</w:t>
      </w:r>
      <w:r>
        <w:rPr>
          <w:rFonts w:ascii="SimSun" w:eastAsia="SimSun" w:hAnsi="SimSun" w:cs="SimSun" w:hint="eastAsia"/>
        </w:rPr>
        <w:t>，按照满分计）</w:t>
      </w:r>
      <w:r>
        <w:rPr>
          <w:rFonts w:ascii="Calibri" w:eastAsia="SimSun" w:hAnsi="Calibri" w:cs="Calibri"/>
        </w:rPr>
        <w:t>4%</w:t>
      </w:r>
      <w:r>
        <w:rPr>
          <w:rFonts w:ascii="SimSun" w:eastAsia="SimSun" w:hAnsi="SimSun" w:cs="SimSun" w:hint="eastAsia"/>
        </w:rPr>
        <w:t>的加分；若同一采购包内节能、环境标志产品报价总金额占该采购包报价总金额</w:t>
      </w:r>
      <w:r>
        <w:rPr>
          <w:rFonts w:ascii="Calibri" w:eastAsia="SimSun" w:hAnsi="Calibri" w:cs="Calibri"/>
        </w:rPr>
        <w:t>20%-50%</w:t>
      </w:r>
      <w:r>
        <w:rPr>
          <w:rFonts w:ascii="SimSun" w:eastAsia="SimSun" w:hAnsi="SimSun" w:cs="SimSun" w:hint="eastAsia"/>
        </w:rPr>
        <w:t>（含</w:t>
      </w:r>
      <w:r>
        <w:rPr>
          <w:rFonts w:ascii="Calibri" w:eastAsia="SimSun" w:hAnsi="Calibri" w:cs="Calibri"/>
        </w:rPr>
        <w:t>50%</w:t>
      </w:r>
      <w:r>
        <w:rPr>
          <w:rFonts w:ascii="SimSun" w:eastAsia="SimSun" w:hAnsi="SimSun" w:cs="SimSun" w:hint="eastAsia"/>
        </w:rPr>
        <w:t>），将分别给予节能、环境标志产品价格项（</w:t>
      </w:r>
      <w:r>
        <w:rPr>
          <w:rFonts w:ascii="Calibri" w:eastAsia="SimSun" w:hAnsi="Calibri" w:cs="Calibri"/>
        </w:rPr>
        <w:t>F1</w:t>
      </w:r>
      <w:r>
        <w:rPr>
          <w:rFonts w:ascii="SimSun" w:eastAsia="SimSun" w:hAnsi="SimSun" w:cs="SimSun" w:hint="eastAsia"/>
        </w:rPr>
        <w:t>×</w:t>
      </w:r>
      <w:r>
        <w:rPr>
          <w:rFonts w:ascii="Calibri" w:eastAsia="SimSun" w:hAnsi="Calibri" w:cs="Calibri"/>
        </w:rPr>
        <w:t>A1</w:t>
      </w:r>
      <w:r>
        <w:rPr>
          <w:rFonts w:ascii="SimSun" w:eastAsia="SimSun" w:hAnsi="SimSun" w:cs="SimSun" w:hint="eastAsia"/>
        </w:rPr>
        <w:t>，按照满分计）和技术项（</w:t>
      </w:r>
      <w:r>
        <w:rPr>
          <w:rFonts w:ascii="Calibri" w:eastAsia="SimSun" w:hAnsi="Calibri" w:cs="Calibri"/>
        </w:rPr>
        <w:t>F2</w:t>
      </w:r>
      <w:r>
        <w:rPr>
          <w:rFonts w:ascii="SimSun" w:eastAsia="SimSun" w:hAnsi="SimSun" w:cs="SimSun" w:hint="eastAsia"/>
        </w:rPr>
        <w:t>×</w:t>
      </w:r>
      <w:r>
        <w:rPr>
          <w:rFonts w:ascii="Calibri" w:eastAsia="SimSun" w:hAnsi="Calibri" w:cs="Calibri"/>
        </w:rPr>
        <w:t>A2</w:t>
      </w:r>
      <w:r>
        <w:rPr>
          <w:rFonts w:ascii="SimSun" w:eastAsia="SimSun" w:hAnsi="SimSun" w:cs="SimSun" w:hint="eastAsia"/>
        </w:rPr>
        <w:t>，按照满分计）</w:t>
      </w:r>
      <w:r>
        <w:rPr>
          <w:rFonts w:ascii="Calibri" w:eastAsia="SimSun" w:hAnsi="Calibri" w:cs="Calibri"/>
        </w:rPr>
        <w:t>6%</w:t>
      </w:r>
      <w:r>
        <w:rPr>
          <w:rFonts w:ascii="SimSun" w:eastAsia="SimSun" w:hAnsi="SimSun" w:cs="SimSun" w:hint="eastAsia"/>
        </w:rPr>
        <w:t>的加分；若同一采购包内节能、环境标志产品报价总金额占该采购包报价总金额</w:t>
      </w:r>
      <w:r>
        <w:rPr>
          <w:rFonts w:ascii="Calibri" w:eastAsia="SimSun" w:hAnsi="Calibri" w:cs="Calibri"/>
        </w:rPr>
        <w:t>50%</w:t>
      </w:r>
      <w:r>
        <w:rPr>
          <w:rFonts w:ascii="SimSun" w:eastAsia="SimSun" w:hAnsi="SimSun" w:cs="SimSun" w:hint="eastAsia"/>
        </w:rPr>
        <w:t>以上的，将分别</w:t>
      </w:r>
      <w:r>
        <w:rPr>
          <w:rFonts w:ascii="SimSun" w:eastAsia="SimSun" w:hAnsi="SimSun" w:cs="SimSun" w:hint="eastAsia"/>
        </w:rPr>
        <w:t>给予节能、环境标志产品价格项（</w:t>
      </w:r>
      <w:r>
        <w:rPr>
          <w:rFonts w:ascii="Calibri" w:eastAsia="SimSun" w:hAnsi="Calibri" w:cs="Calibri"/>
        </w:rPr>
        <w:t>F1</w:t>
      </w:r>
      <w:r>
        <w:rPr>
          <w:rFonts w:ascii="SimSun" w:eastAsia="SimSun" w:hAnsi="SimSun" w:cs="SimSun" w:hint="eastAsia"/>
        </w:rPr>
        <w:t>×</w:t>
      </w:r>
      <w:r>
        <w:rPr>
          <w:rFonts w:ascii="Calibri" w:eastAsia="SimSun" w:hAnsi="Calibri" w:cs="Calibri"/>
        </w:rPr>
        <w:t>A1</w:t>
      </w:r>
      <w:r>
        <w:rPr>
          <w:rFonts w:ascii="SimSun" w:eastAsia="SimSun" w:hAnsi="SimSun" w:cs="SimSun" w:hint="eastAsia"/>
        </w:rPr>
        <w:t>，按照满分计）和技术项（</w:t>
      </w:r>
      <w:r>
        <w:rPr>
          <w:rFonts w:ascii="Calibri" w:eastAsia="SimSun" w:hAnsi="Calibri" w:cs="Calibri"/>
        </w:rPr>
        <w:t>F2</w:t>
      </w:r>
      <w:r>
        <w:rPr>
          <w:rFonts w:ascii="SimSun" w:eastAsia="SimSun" w:hAnsi="SimSun" w:cs="SimSun" w:hint="eastAsia"/>
        </w:rPr>
        <w:t>×</w:t>
      </w:r>
      <w:r>
        <w:rPr>
          <w:rFonts w:ascii="Calibri" w:eastAsia="SimSun" w:hAnsi="Calibri" w:cs="Calibri"/>
        </w:rPr>
        <w:t>A2</w:t>
      </w:r>
      <w:r>
        <w:rPr>
          <w:rFonts w:ascii="SimSun" w:eastAsia="SimSun" w:hAnsi="SimSun" w:cs="SimSun" w:hint="eastAsia"/>
        </w:rPr>
        <w:t>，按照满分计）</w:t>
      </w:r>
      <w:r>
        <w:rPr>
          <w:rFonts w:ascii="Calibri" w:eastAsia="SimSun" w:hAnsi="Calibri" w:cs="Calibri"/>
        </w:rPr>
        <w:t>8%</w:t>
      </w:r>
      <w:r>
        <w:rPr>
          <w:rFonts w:ascii="SimSun" w:eastAsia="SimSun" w:hAnsi="SimSun" w:cs="SimSun" w:hint="eastAsia"/>
        </w:rPr>
        <w:t>的加分。</w:t>
      </w:r>
    </w:p>
    <w:p w:rsidR="00D87D24" w:rsidRDefault="004759CB">
      <w:pPr>
        <w:pStyle w:val="aa"/>
        <w:widowControl/>
        <w:spacing w:beforeAutospacing="0" w:after="150" w:afterAutospacing="0"/>
        <w:ind w:firstLine="480"/>
      </w:pPr>
      <w:r>
        <w:rPr>
          <w:rFonts w:ascii="SimSun" w:eastAsia="SimSun" w:hAnsi="SimSun" w:cs="SimSun" w:hint="eastAsia"/>
        </w:rPr>
        <w:t>a2</w:t>
      </w:r>
      <w:r>
        <w:rPr>
          <w:rFonts w:ascii="SimSun" w:eastAsia="SimSun" w:hAnsi="SimSun" w:cs="SimSun" w:hint="eastAsia"/>
        </w:rPr>
        <w:t>若节能、环境标志产品仅是构成投标产品的部件、组件或零件，则该投标产品不享受鼓励优惠政策。同一品目中各认证证书不重复计算加分。强制类节能产品不享受加分。</w:t>
      </w:r>
    </w:p>
    <w:p w:rsidR="00D87D24" w:rsidRDefault="004759CB">
      <w:pPr>
        <w:pStyle w:val="aa"/>
        <w:widowControl/>
        <w:spacing w:beforeAutospacing="0" w:after="150" w:afterAutospacing="0"/>
        <w:ind w:firstLine="480"/>
      </w:pPr>
      <w:r>
        <w:br/>
      </w:r>
      <w:r>
        <w:rPr>
          <w:rStyle w:val="ab"/>
          <w:bCs/>
        </w:rPr>
        <w:t>         </w:t>
      </w:r>
      <w:r>
        <w:rPr>
          <w:rStyle w:val="ab"/>
          <w:bCs/>
        </w:rPr>
        <w:t>无</w:t>
      </w:r>
    </w:p>
    <w:p w:rsidR="00D87D24" w:rsidRDefault="004759CB">
      <w:pPr>
        <w:pStyle w:val="aa"/>
        <w:widowControl/>
        <w:spacing w:beforeAutospacing="0" w:after="150" w:afterAutospacing="0"/>
        <w:ind w:firstLine="480"/>
      </w:pPr>
      <w:r>
        <w:rPr>
          <w:rFonts w:ascii="SimSun" w:eastAsia="SimSun" w:hAnsi="SimSun" w:cs="SimSun" w:hint="eastAsia"/>
        </w:rPr>
        <w:t>（</w:t>
      </w:r>
      <w:r>
        <w:rPr>
          <w:rFonts w:ascii="SimSun" w:eastAsia="SimSun" w:hAnsi="SimSun" w:cs="SimSun" w:hint="eastAsia"/>
        </w:rPr>
        <w:t>4</w:t>
      </w:r>
      <w:r>
        <w:rPr>
          <w:rFonts w:ascii="SimSun" w:eastAsia="SimSun" w:hAnsi="SimSun" w:cs="SimSun" w:hint="eastAsia"/>
        </w:rPr>
        <w:t>）中标候选人排列规则顺序如下：</w:t>
      </w:r>
    </w:p>
    <w:p w:rsidR="00D87D24" w:rsidRDefault="004759CB">
      <w:pPr>
        <w:pStyle w:val="aa"/>
        <w:widowControl/>
        <w:spacing w:beforeAutospacing="0" w:after="150" w:afterAutospacing="0"/>
        <w:ind w:firstLine="480"/>
      </w:pPr>
      <w:r>
        <w:rPr>
          <w:rFonts w:ascii="SimSun" w:eastAsia="SimSun" w:hAnsi="SimSun" w:cs="SimSun" w:hint="eastAsia"/>
        </w:rPr>
        <w:t>a.</w:t>
      </w:r>
      <w:r>
        <w:rPr>
          <w:rFonts w:ascii="SimSun" w:eastAsia="SimSun" w:hAnsi="SimSun" w:cs="SimSun" w:hint="eastAsia"/>
        </w:rPr>
        <w:t>按照评标总得分（</w:t>
      </w:r>
      <w:r>
        <w:rPr>
          <w:rFonts w:ascii="Calibri" w:eastAsia="SimSun" w:hAnsi="Calibri" w:cs="Calibri"/>
        </w:rPr>
        <w:t>FA</w:t>
      </w:r>
      <w:r>
        <w:rPr>
          <w:rFonts w:ascii="SimSun" w:eastAsia="SimSun" w:hAnsi="SimSun" w:cs="SimSun" w:hint="eastAsia"/>
        </w:rPr>
        <w:t>）由高到低顺序排列。</w:t>
      </w:r>
    </w:p>
    <w:p w:rsidR="00D87D24" w:rsidRDefault="004759CB">
      <w:pPr>
        <w:pStyle w:val="aa"/>
        <w:widowControl/>
        <w:spacing w:beforeAutospacing="0" w:after="150" w:afterAutospacing="0"/>
        <w:ind w:firstLine="480"/>
      </w:pPr>
      <w:r>
        <w:rPr>
          <w:rFonts w:ascii="SimSun" w:eastAsia="SimSun" w:hAnsi="SimSun" w:cs="SimSun" w:hint="eastAsia"/>
        </w:rPr>
        <w:t>b.</w:t>
      </w:r>
      <w:r>
        <w:rPr>
          <w:rFonts w:ascii="SimSun" w:eastAsia="SimSun" w:hAnsi="SimSun" w:cs="SimSun" w:hint="eastAsia"/>
        </w:rPr>
        <w:t>评标总得分（</w:t>
      </w:r>
      <w:r>
        <w:rPr>
          <w:rFonts w:ascii="Calibri" w:eastAsia="SimSun" w:hAnsi="Calibri" w:cs="Calibri"/>
        </w:rPr>
        <w:t>FA</w:t>
      </w:r>
      <w:r>
        <w:rPr>
          <w:rFonts w:ascii="SimSun" w:eastAsia="SimSun" w:hAnsi="SimSun" w:cs="SimSun" w:hint="eastAsia"/>
        </w:rPr>
        <w:t>）相同的，按照评标价（即价格扣除后的投标报价）由低到高顺序排列。</w:t>
      </w:r>
    </w:p>
    <w:p w:rsidR="00D87D24" w:rsidRDefault="004759CB">
      <w:pPr>
        <w:pStyle w:val="aa"/>
        <w:widowControl/>
        <w:spacing w:beforeAutospacing="0" w:after="150" w:afterAutospacing="0"/>
        <w:ind w:firstLine="480"/>
      </w:pPr>
      <w:r>
        <w:rPr>
          <w:rFonts w:ascii="SimSun" w:eastAsia="SimSun" w:hAnsi="SimSun" w:cs="SimSun" w:hint="eastAsia"/>
        </w:rPr>
        <w:t>c.</w:t>
      </w:r>
      <w:r>
        <w:rPr>
          <w:rFonts w:ascii="SimSun" w:eastAsia="SimSun" w:hAnsi="SimSun" w:cs="SimSun" w:hint="eastAsia"/>
        </w:rPr>
        <w:t>评标总得分（</w:t>
      </w:r>
      <w:r>
        <w:rPr>
          <w:rFonts w:ascii="Calibri" w:eastAsia="SimSun" w:hAnsi="Calibri" w:cs="Calibri"/>
        </w:rPr>
        <w:t>FA</w:t>
      </w:r>
      <w:r>
        <w:rPr>
          <w:rFonts w:ascii="SimSun" w:eastAsia="SimSun" w:hAnsi="SimSun" w:cs="SimSun" w:hint="eastAsia"/>
        </w:rPr>
        <w:t>）且评标价（即价格扣除后的投标报价）相同的并列。</w:t>
      </w:r>
    </w:p>
    <w:p w:rsidR="00D87D24" w:rsidRDefault="004759CB">
      <w:pPr>
        <w:pStyle w:val="aa"/>
        <w:widowControl/>
        <w:spacing w:before="75" w:beforeAutospacing="0" w:after="75" w:afterAutospacing="0"/>
      </w:pPr>
      <w:r>
        <w:rPr>
          <w:rFonts w:ascii="SimSun" w:eastAsia="SimSun" w:hAnsi="SimSun" w:cs="SimSun" w:hint="eastAsia"/>
        </w:rPr>
        <w:t>8</w:t>
      </w:r>
      <w:r>
        <w:rPr>
          <w:rFonts w:ascii="SimSun" w:eastAsia="SimSun" w:hAnsi="SimSun" w:cs="SimSun" w:hint="eastAsia"/>
        </w:rPr>
        <w:t>、其他规定</w:t>
      </w:r>
    </w:p>
    <w:p w:rsidR="00D87D24" w:rsidRDefault="004759CB">
      <w:pPr>
        <w:pStyle w:val="aa"/>
        <w:widowControl/>
        <w:spacing w:before="75" w:beforeAutospacing="0" w:after="75" w:afterAutospacing="0"/>
      </w:pPr>
      <w:r>
        <w:rPr>
          <w:rFonts w:ascii="SimSun" w:eastAsia="SimSun" w:hAnsi="SimSun" w:cs="SimSun" w:hint="eastAsia"/>
        </w:rPr>
        <w:t>8.1</w:t>
      </w:r>
      <w:r>
        <w:rPr>
          <w:rFonts w:ascii="SimSun" w:eastAsia="SimSun" w:hAnsi="SimSun" w:cs="SimSun" w:hint="eastAsia"/>
        </w:rPr>
        <w:t>评标应全程保密且不得透露给任一投标人或与评标工作无关的人员。</w:t>
      </w:r>
    </w:p>
    <w:p w:rsidR="00D87D24" w:rsidRDefault="004759CB">
      <w:pPr>
        <w:pStyle w:val="aa"/>
        <w:widowControl/>
        <w:spacing w:before="75" w:beforeAutospacing="0" w:after="75" w:afterAutospacing="0"/>
      </w:pPr>
      <w:r>
        <w:rPr>
          <w:rFonts w:ascii="SimSun" w:eastAsia="SimSun" w:hAnsi="SimSun" w:cs="SimSun" w:hint="eastAsia"/>
        </w:rPr>
        <w:t>8.2</w:t>
      </w:r>
      <w:r>
        <w:rPr>
          <w:rFonts w:ascii="SimSun" w:eastAsia="SimSun" w:hAnsi="SimSun" w:cs="SimSun" w:hint="eastAsia"/>
        </w:rPr>
        <w:t>评标将进行全程实时录音录像，录音录像资料随采购文件一并存档。</w:t>
      </w:r>
    </w:p>
    <w:p w:rsidR="00D87D24" w:rsidRDefault="004759CB">
      <w:pPr>
        <w:pStyle w:val="aa"/>
        <w:widowControl/>
        <w:spacing w:before="75" w:beforeAutospacing="0" w:after="75" w:afterAutospacing="0"/>
      </w:pPr>
      <w:r>
        <w:rPr>
          <w:rFonts w:ascii="SimSun" w:eastAsia="SimSun" w:hAnsi="SimSun" w:cs="SimSun" w:hint="eastAsia"/>
        </w:rPr>
        <w:t>8.3</w:t>
      </w:r>
      <w:r>
        <w:rPr>
          <w:rFonts w:ascii="SimSun" w:eastAsia="SimSun" w:hAnsi="SimSun" w:cs="SimSun" w:hint="eastAsia"/>
        </w:rPr>
        <w:t>若投标人有任何试图干扰具体评标事务，影响评标委员会独立履行职责的行为，其投标无效且不予退还投标保证金。情节严重的，由财政部门列入不良行为记录。</w:t>
      </w:r>
    </w:p>
    <w:p w:rsidR="00D87D24" w:rsidRDefault="004759CB">
      <w:pPr>
        <w:pStyle w:val="aa"/>
        <w:widowControl/>
        <w:spacing w:before="75" w:beforeAutospacing="0" w:after="75" w:afterAutospacing="0"/>
      </w:pPr>
      <w:r>
        <w:rPr>
          <w:rFonts w:ascii="SimSun" w:eastAsia="SimSun" w:hAnsi="SimSun" w:cs="SimSun" w:hint="eastAsia"/>
        </w:rPr>
        <w:t>8.4</w:t>
      </w:r>
      <w:r>
        <w:rPr>
          <w:rFonts w:ascii="SimSun" w:eastAsia="SimSun" w:hAnsi="SimSun" w:cs="SimSun" w:hint="eastAsia"/>
        </w:rPr>
        <w:t>其他：</w:t>
      </w:r>
      <w:r>
        <w:t>无。</w:t>
      </w:r>
    </w:p>
    <w:p w:rsidR="00D87D24" w:rsidRDefault="004759CB">
      <w:pPr>
        <w:pStyle w:val="aa"/>
        <w:widowControl/>
        <w:spacing w:before="75" w:beforeAutospacing="0" w:after="75" w:afterAutospacing="0"/>
        <w:jc w:val="center"/>
      </w:pPr>
      <w:r>
        <w:t> </w:t>
      </w:r>
    </w:p>
    <w:p w:rsidR="00D87D24" w:rsidRDefault="004759CB">
      <w:pPr>
        <w:pStyle w:val="aa"/>
        <w:widowControl/>
        <w:spacing w:before="75" w:beforeAutospacing="0" w:after="75" w:afterAutospacing="0"/>
        <w:jc w:val="center"/>
      </w:pPr>
      <w:r>
        <w:rPr>
          <w:rFonts w:ascii="SimSun" w:eastAsia="SimSun" w:hAnsi="SimSun" w:cs="SimSun" w:hint="eastAsia"/>
        </w:rPr>
        <w:t> </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rPr>
          <w:rStyle w:val="ab"/>
          <w:rFonts w:ascii="SimSun" w:eastAsia="SimSun" w:hAnsi="SimSun" w:cs="SimSun"/>
          <w:bCs/>
          <w:sz w:val="31"/>
          <w:szCs w:val="31"/>
        </w:rPr>
      </w:pPr>
      <w:r>
        <w:rPr>
          <w:rStyle w:val="ab"/>
          <w:rFonts w:ascii="SimSun" w:eastAsia="SimSun" w:hAnsi="SimSun" w:cs="SimSun" w:hint="eastAsia"/>
          <w:bCs/>
          <w:sz w:val="31"/>
          <w:szCs w:val="31"/>
        </w:rPr>
        <w:br w:type="page"/>
      </w:r>
    </w:p>
    <w:p w:rsidR="00D87D24" w:rsidRDefault="004759CB">
      <w:pPr>
        <w:pStyle w:val="aa"/>
        <w:widowControl/>
        <w:spacing w:before="75" w:beforeAutospacing="0" w:after="75" w:afterAutospacing="0"/>
        <w:jc w:val="center"/>
      </w:pPr>
      <w:r>
        <w:rPr>
          <w:rStyle w:val="ab"/>
          <w:rFonts w:ascii="SimSun" w:eastAsia="SimSun" w:hAnsi="SimSun" w:cs="SimSun" w:hint="eastAsia"/>
          <w:bCs/>
          <w:sz w:val="31"/>
          <w:szCs w:val="31"/>
        </w:rPr>
        <w:lastRenderedPageBreak/>
        <w:t>第五章</w:t>
      </w:r>
      <w:r>
        <w:rPr>
          <w:rStyle w:val="ab"/>
          <w:bCs/>
          <w:sz w:val="31"/>
          <w:szCs w:val="31"/>
        </w:rPr>
        <w:t>   </w:t>
      </w:r>
      <w:r>
        <w:rPr>
          <w:rStyle w:val="ab"/>
          <w:rFonts w:ascii="SimSun" w:eastAsia="SimSun" w:hAnsi="SimSun" w:cs="SimSun" w:hint="eastAsia"/>
          <w:bCs/>
          <w:sz w:val="31"/>
          <w:szCs w:val="31"/>
        </w:rPr>
        <w:t>招标内容及要求</w:t>
      </w:r>
    </w:p>
    <w:p w:rsidR="00D87D24" w:rsidRDefault="004759CB">
      <w:pPr>
        <w:pStyle w:val="aa"/>
        <w:widowControl/>
        <w:spacing w:before="75" w:beforeAutospacing="0" w:after="75" w:afterAutospacing="0"/>
        <w:outlineLvl w:val="0"/>
      </w:pPr>
      <w:r>
        <w:t>一、项目概况（采购标的）</w:t>
      </w:r>
    </w:p>
    <w:p w:rsidR="00D87D24" w:rsidRDefault="004759CB">
      <w:pPr>
        <w:pStyle w:val="aa"/>
        <w:widowControl/>
        <w:spacing w:before="75" w:beforeAutospacing="0" w:after="75" w:afterAutospacing="0"/>
        <w:ind w:firstLineChars="200" w:firstLine="480"/>
        <w:rPr>
          <w:rFonts w:ascii="SimSun" w:eastAsia="SimSun" w:hAnsi="SimSun" w:cs="SimSun"/>
        </w:rPr>
      </w:pPr>
      <w:r>
        <w:rPr>
          <w:rFonts w:ascii="SimSun" w:eastAsia="SimSun" w:hAnsi="SimSun" w:cs="SimSun" w:hint="eastAsia"/>
        </w:rPr>
        <w:t>1</w:t>
      </w:r>
      <w:r>
        <w:rPr>
          <w:rFonts w:ascii="SimSun" w:eastAsia="SimSun" w:hAnsi="SimSun" w:cs="SimSun" w:hint="eastAsia"/>
        </w:rPr>
        <w:t>、本次招标的服务为</w:t>
      </w:r>
      <w:r>
        <w:rPr>
          <w:rFonts w:ascii="SimSun" w:eastAsia="SimSun" w:hAnsi="SimSun" w:cs="SimSun" w:hint="eastAsia"/>
        </w:rPr>
        <w:t>2022-2024</w:t>
      </w:r>
      <w:r>
        <w:rPr>
          <w:rFonts w:ascii="SimSun" w:eastAsia="SimSun" w:hAnsi="SimSun" w:cs="SimSun" w:hint="eastAsia"/>
        </w:rPr>
        <w:t>年度收储地块测绘服务项目。为开展平潭综合实验区自然资源服务中心测绘工作的需要，拟委托供应商开展</w:t>
      </w:r>
      <w:r>
        <w:rPr>
          <w:rFonts w:ascii="SimSun" w:eastAsia="SimSun" w:hAnsi="SimSun" w:cs="SimSun" w:hint="eastAsia"/>
        </w:rPr>
        <w:t>2022-2024</w:t>
      </w:r>
      <w:r>
        <w:rPr>
          <w:rFonts w:ascii="SimSun" w:eastAsia="SimSun" w:hAnsi="SimSun" w:cs="SimSun" w:hint="eastAsia"/>
        </w:rPr>
        <w:t>年度收储地块征收、农转用报批及日常测绘技术服务工作。投标人应根据招标文件的要求，开展项目尽职调查工作，充分理解本项目的需求，充分了解项目的客观情况，提供符合采购人需求的服务。</w:t>
      </w:r>
    </w:p>
    <w:p w:rsidR="00D87D24" w:rsidRDefault="004759CB">
      <w:pPr>
        <w:pStyle w:val="aa"/>
        <w:widowControl/>
        <w:spacing w:before="75" w:beforeAutospacing="0" w:after="75" w:afterAutospacing="0"/>
        <w:ind w:firstLineChars="200" w:firstLine="480"/>
        <w:rPr>
          <w:rFonts w:ascii="SimSun" w:eastAsia="SimSun" w:hAnsi="SimSun" w:cs="SimSun"/>
        </w:rPr>
      </w:pPr>
      <w:r>
        <w:rPr>
          <w:rFonts w:ascii="SimSun" w:eastAsia="SimSun" w:hAnsi="SimSun" w:cs="SimSun" w:hint="eastAsia"/>
        </w:rPr>
        <w:t>2</w:t>
      </w:r>
      <w:r>
        <w:rPr>
          <w:rFonts w:ascii="SimSun" w:eastAsia="SimSun" w:hAnsi="SimSun" w:cs="SimSun" w:hint="eastAsia"/>
        </w:rPr>
        <w:t>、投标人必须保证提供的所有服务符合国家相关标准、规范要求。如因投标人缘故违反国家相关规定而产生的纠纷和责任，均由投标人负全责；若因此给采购人造成损失的，投标人还要负赔偿责任。</w:t>
      </w:r>
    </w:p>
    <w:p w:rsidR="00D87D24" w:rsidRDefault="004759CB">
      <w:pPr>
        <w:pStyle w:val="aa"/>
        <w:widowControl/>
        <w:spacing w:before="75" w:beforeAutospacing="0" w:after="75" w:afterAutospacing="0"/>
        <w:ind w:firstLineChars="200" w:firstLine="480"/>
        <w:rPr>
          <w:rFonts w:ascii="SimSun" w:eastAsia="SimSun" w:hAnsi="SimSun" w:cs="SimSun"/>
        </w:rPr>
      </w:pPr>
      <w:r>
        <w:rPr>
          <w:rFonts w:ascii="SimSun" w:eastAsia="SimSun" w:hAnsi="SimSun" w:cs="SimSun" w:hint="eastAsia"/>
        </w:rPr>
        <w:t>3</w:t>
      </w:r>
      <w:r>
        <w:rPr>
          <w:rFonts w:ascii="SimSun" w:eastAsia="SimSun" w:hAnsi="SimSun" w:cs="SimSun" w:hint="eastAsia"/>
        </w:rPr>
        <w:t>、投标</w:t>
      </w:r>
      <w:r>
        <w:rPr>
          <w:rFonts w:ascii="SimSun" w:eastAsia="SimSun" w:hAnsi="SimSun" w:cs="SimSun" w:hint="eastAsia"/>
        </w:rPr>
        <w:t>人务必仔细阅读招标文件中所规定的，其中包括技术和服务要求、商务条件部分在内的所有细则。</w:t>
      </w:r>
    </w:p>
    <w:p w:rsidR="00D87D24" w:rsidRDefault="004759CB">
      <w:pPr>
        <w:pStyle w:val="2"/>
        <w:ind w:firstLineChars="200" w:firstLine="480"/>
        <w:rPr>
          <w:rFonts w:ascii="SimSun" w:eastAsia="SimSun" w:hAnsi="SimSun" w:cs="SimSun"/>
          <w:sz w:val="24"/>
          <w:szCs w:val="24"/>
          <w:highlight w:val="yellow"/>
        </w:rPr>
      </w:pPr>
      <w:r>
        <w:rPr>
          <w:rFonts w:ascii="SimSun" w:eastAsia="SimSun" w:hAnsi="SimSun" w:cs="SimSun" w:hint="eastAsia"/>
          <w:sz w:val="24"/>
          <w:szCs w:val="24"/>
          <w:highlight w:val="yellow"/>
        </w:rPr>
        <w:t>4</w:t>
      </w:r>
      <w:r>
        <w:rPr>
          <w:rFonts w:ascii="SimSun" w:eastAsia="SimSun" w:hAnsi="SimSun" w:cs="SimSun" w:hint="eastAsia"/>
          <w:sz w:val="24"/>
          <w:szCs w:val="24"/>
          <w:highlight w:val="yellow"/>
        </w:rPr>
        <w:t>、投标报价</w:t>
      </w:r>
    </w:p>
    <w:p w:rsidR="00D87D24" w:rsidRDefault="004759CB">
      <w:pPr>
        <w:ind w:firstLineChars="200" w:firstLine="480"/>
        <w:rPr>
          <w:rFonts w:ascii="SimSun" w:eastAsia="SimSun" w:hAnsi="SimSun" w:cs="SimSun"/>
          <w:sz w:val="24"/>
        </w:rPr>
      </w:pPr>
      <w:r>
        <w:rPr>
          <w:rFonts w:ascii="SimSun" w:eastAsia="SimSun" w:hAnsi="SimSun" w:cs="SimSun" w:hint="eastAsia"/>
          <w:sz w:val="24"/>
        </w:rPr>
        <w:t>（</w:t>
      </w:r>
      <w:r>
        <w:rPr>
          <w:rFonts w:ascii="SimSun" w:eastAsia="SimSun" w:hAnsi="SimSun" w:cs="SimSun" w:hint="eastAsia"/>
          <w:sz w:val="24"/>
        </w:rPr>
        <w:t>1</w:t>
      </w:r>
      <w:r>
        <w:rPr>
          <w:rFonts w:ascii="SimSun" w:eastAsia="SimSun" w:hAnsi="SimSun" w:cs="SimSun" w:hint="eastAsia"/>
          <w:sz w:val="24"/>
        </w:rPr>
        <w:t>）投标人根据下表中“具体工作项目”中的内容进行报价，单价不得招过最高控制单价，最终结算价格根据实际工作量与中标单价，按实结算；中标单价为一次性包干，除不可抗力因素（地震、台风、洪水、火灾、政府行为、法律规定或其适用的变化或者其他任何无法预见、避免或者控制的事件）外，中标单价不再调整，中标人应考虑由此带来的的风险及不可预见的损失。</w:t>
      </w:r>
    </w:p>
    <w:tbl>
      <w:tblPr>
        <w:tblW w:w="8656" w:type="dxa"/>
        <w:jc w:val="center"/>
        <w:tblLayout w:type="fixed"/>
        <w:tblLook w:val="04A0"/>
      </w:tblPr>
      <w:tblGrid>
        <w:gridCol w:w="1208"/>
        <w:gridCol w:w="2403"/>
        <w:gridCol w:w="827"/>
        <w:gridCol w:w="1504"/>
        <w:gridCol w:w="2714"/>
      </w:tblGrid>
      <w:tr w:rsidR="00D87D24">
        <w:trPr>
          <w:trHeight w:val="628"/>
          <w:tblHeader/>
          <w:jc w:val="center"/>
        </w:trPr>
        <w:tc>
          <w:tcPr>
            <w:tcW w:w="1208" w:type="dxa"/>
            <w:tcBorders>
              <w:top w:val="single" w:sz="4" w:space="0" w:color="auto"/>
              <w:left w:val="single" w:sz="4" w:space="0" w:color="auto"/>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工作类别</w:t>
            </w:r>
          </w:p>
        </w:tc>
        <w:tc>
          <w:tcPr>
            <w:tcW w:w="2403" w:type="dxa"/>
            <w:tcBorders>
              <w:top w:val="single" w:sz="4" w:space="0" w:color="auto"/>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具体工作项目</w:t>
            </w:r>
          </w:p>
        </w:tc>
        <w:tc>
          <w:tcPr>
            <w:tcW w:w="827" w:type="dxa"/>
            <w:tcBorders>
              <w:top w:val="single" w:sz="4" w:space="0" w:color="auto"/>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单位</w:t>
            </w:r>
          </w:p>
        </w:tc>
        <w:tc>
          <w:tcPr>
            <w:tcW w:w="1504" w:type="dxa"/>
            <w:tcBorders>
              <w:top w:val="single" w:sz="4" w:space="0" w:color="auto"/>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最高控制单价（元）</w:t>
            </w:r>
          </w:p>
        </w:tc>
        <w:tc>
          <w:tcPr>
            <w:tcW w:w="2714" w:type="dxa"/>
            <w:tcBorders>
              <w:top w:val="single" w:sz="4" w:space="0" w:color="auto"/>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说明</w:t>
            </w:r>
          </w:p>
        </w:tc>
      </w:tr>
      <w:tr w:rsidR="00D87D24">
        <w:trPr>
          <w:trHeight w:val="937"/>
          <w:tblHeader/>
          <w:jc w:val="center"/>
        </w:trPr>
        <w:tc>
          <w:tcPr>
            <w:tcW w:w="1208" w:type="dxa"/>
            <w:vMerge w:val="restart"/>
            <w:tcBorders>
              <w:top w:val="nil"/>
              <w:left w:val="single" w:sz="4" w:space="0" w:color="auto"/>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收储地块征收、农转用报批及日常测绘技术服务</w:t>
            </w:r>
          </w:p>
        </w:tc>
        <w:tc>
          <w:tcPr>
            <w:tcW w:w="2403"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kern w:val="0"/>
                <w:sz w:val="24"/>
              </w:rPr>
            </w:pPr>
            <w:r>
              <w:rPr>
                <w:rFonts w:ascii="SimSun" w:eastAsia="SimSun" w:hAnsi="SimSun" w:cs="SimSun" w:hint="eastAsia"/>
                <w:kern w:val="0"/>
                <w:sz w:val="24"/>
              </w:rPr>
              <w:t>勘测定界报告及预审、报批等工作图件制作</w:t>
            </w:r>
          </w:p>
        </w:tc>
        <w:tc>
          <w:tcPr>
            <w:tcW w:w="827"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亩</w:t>
            </w:r>
          </w:p>
        </w:tc>
        <w:tc>
          <w:tcPr>
            <w:tcW w:w="1504"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150</w:t>
            </w:r>
          </w:p>
        </w:tc>
        <w:tc>
          <w:tcPr>
            <w:tcW w:w="2714"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left"/>
              <w:rPr>
                <w:rFonts w:ascii="SimSun" w:eastAsia="SimSun" w:hAnsi="SimSun" w:cs="SimSun"/>
                <w:color w:val="000000"/>
                <w:kern w:val="0"/>
                <w:sz w:val="24"/>
              </w:rPr>
            </w:pPr>
            <w:r>
              <w:rPr>
                <w:rFonts w:ascii="SimSun" w:eastAsia="SimSun" w:hAnsi="SimSun" w:cs="SimSun" w:hint="eastAsia"/>
                <w:color w:val="000000"/>
                <w:kern w:val="0"/>
                <w:sz w:val="24"/>
              </w:rPr>
              <w:t>5</w:t>
            </w:r>
            <w:r>
              <w:rPr>
                <w:rFonts w:ascii="SimSun" w:eastAsia="SimSun" w:hAnsi="SimSun" w:cs="SimSun" w:hint="eastAsia"/>
                <w:color w:val="000000"/>
                <w:kern w:val="0"/>
                <w:sz w:val="24"/>
              </w:rPr>
              <w:t>亩以下按</w:t>
            </w:r>
            <w:r>
              <w:rPr>
                <w:rFonts w:ascii="SimSun" w:eastAsia="SimSun" w:hAnsi="SimSun" w:cs="SimSun" w:hint="eastAsia"/>
                <w:color w:val="000000"/>
                <w:kern w:val="0"/>
                <w:sz w:val="24"/>
              </w:rPr>
              <w:t>2000</w:t>
            </w:r>
            <w:r>
              <w:rPr>
                <w:rFonts w:ascii="SimSun" w:eastAsia="SimSun" w:hAnsi="SimSun" w:cs="SimSun" w:hint="eastAsia"/>
                <w:color w:val="000000"/>
                <w:kern w:val="0"/>
                <w:sz w:val="24"/>
              </w:rPr>
              <w:t>元</w:t>
            </w:r>
            <w:r>
              <w:rPr>
                <w:rFonts w:ascii="SimSun" w:eastAsia="SimSun" w:hAnsi="SimSun" w:cs="SimSun" w:hint="eastAsia"/>
                <w:color w:val="000000"/>
                <w:kern w:val="0"/>
                <w:sz w:val="24"/>
              </w:rPr>
              <w:t>/</w:t>
            </w:r>
            <w:r>
              <w:rPr>
                <w:rFonts w:ascii="SimSun" w:eastAsia="SimSun" w:hAnsi="SimSun" w:cs="SimSun" w:hint="eastAsia"/>
                <w:color w:val="000000"/>
                <w:kern w:val="0"/>
                <w:sz w:val="24"/>
              </w:rPr>
              <w:t>宗，</w:t>
            </w:r>
            <w:r>
              <w:rPr>
                <w:rFonts w:ascii="SimSun" w:eastAsia="SimSun" w:hAnsi="SimSun" w:cs="SimSun" w:hint="eastAsia"/>
                <w:color w:val="000000"/>
                <w:kern w:val="0"/>
                <w:sz w:val="24"/>
              </w:rPr>
              <w:t>5-30</w:t>
            </w:r>
            <w:r>
              <w:rPr>
                <w:rFonts w:ascii="SimSun" w:eastAsia="SimSun" w:hAnsi="SimSun" w:cs="SimSun" w:hint="eastAsia"/>
                <w:color w:val="000000"/>
                <w:kern w:val="0"/>
                <w:sz w:val="24"/>
              </w:rPr>
              <w:t>亩按</w:t>
            </w:r>
            <w:r>
              <w:rPr>
                <w:rFonts w:ascii="SimSun" w:eastAsia="SimSun" w:hAnsi="SimSun" w:cs="SimSun" w:hint="eastAsia"/>
                <w:color w:val="000000"/>
                <w:kern w:val="0"/>
                <w:sz w:val="24"/>
              </w:rPr>
              <w:t>4000</w:t>
            </w:r>
            <w:r>
              <w:rPr>
                <w:rFonts w:ascii="SimSun" w:eastAsia="SimSun" w:hAnsi="SimSun" w:cs="SimSun" w:hint="eastAsia"/>
                <w:color w:val="000000"/>
                <w:kern w:val="0"/>
                <w:sz w:val="24"/>
              </w:rPr>
              <w:t>元</w:t>
            </w:r>
            <w:r>
              <w:rPr>
                <w:rFonts w:ascii="SimSun" w:eastAsia="SimSun" w:hAnsi="SimSun" w:cs="SimSun" w:hint="eastAsia"/>
                <w:color w:val="000000"/>
                <w:kern w:val="0"/>
                <w:sz w:val="24"/>
              </w:rPr>
              <w:t>/</w:t>
            </w:r>
            <w:r>
              <w:rPr>
                <w:rFonts w:ascii="SimSun" w:eastAsia="SimSun" w:hAnsi="SimSun" w:cs="SimSun" w:hint="eastAsia"/>
                <w:color w:val="000000"/>
                <w:kern w:val="0"/>
                <w:sz w:val="24"/>
              </w:rPr>
              <w:t>宗，</w:t>
            </w:r>
            <w:r>
              <w:rPr>
                <w:rFonts w:ascii="SimSun" w:eastAsia="SimSun" w:hAnsi="SimSun" w:cs="SimSun" w:hint="eastAsia"/>
                <w:color w:val="000000"/>
                <w:kern w:val="0"/>
                <w:sz w:val="24"/>
              </w:rPr>
              <w:t>30</w:t>
            </w:r>
            <w:r>
              <w:rPr>
                <w:rFonts w:ascii="SimSun" w:eastAsia="SimSun" w:hAnsi="SimSun" w:cs="SimSun" w:hint="eastAsia"/>
                <w:color w:val="000000"/>
                <w:kern w:val="0"/>
                <w:sz w:val="24"/>
              </w:rPr>
              <w:t>亩以上按</w:t>
            </w:r>
            <w:r>
              <w:rPr>
                <w:rFonts w:ascii="SimSun" w:eastAsia="SimSun" w:hAnsi="SimSun" w:cs="SimSun" w:hint="eastAsia"/>
                <w:color w:val="000000"/>
                <w:kern w:val="0"/>
                <w:sz w:val="24"/>
              </w:rPr>
              <w:t>150</w:t>
            </w:r>
            <w:r>
              <w:rPr>
                <w:rFonts w:ascii="SimSun" w:eastAsia="SimSun" w:hAnsi="SimSun" w:cs="SimSun" w:hint="eastAsia"/>
                <w:color w:val="000000"/>
                <w:kern w:val="0"/>
                <w:sz w:val="24"/>
              </w:rPr>
              <w:t>元</w:t>
            </w:r>
            <w:r>
              <w:rPr>
                <w:rFonts w:ascii="SimSun" w:eastAsia="SimSun" w:hAnsi="SimSun" w:cs="SimSun" w:hint="eastAsia"/>
                <w:color w:val="000000"/>
                <w:kern w:val="0"/>
                <w:sz w:val="24"/>
              </w:rPr>
              <w:t>/</w:t>
            </w:r>
            <w:r>
              <w:rPr>
                <w:rFonts w:ascii="SimSun" w:eastAsia="SimSun" w:hAnsi="SimSun" w:cs="SimSun" w:hint="eastAsia"/>
                <w:color w:val="000000"/>
                <w:kern w:val="0"/>
                <w:sz w:val="24"/>
              </w:rPr>
              <w:t>亩</w:t>
            </w:r>
          </w:p>
        </w:tc>
      </w:tr>
      <w:tr w:rsidR="00D87D24">
        <w:trPr>
          <w:trHeight w:val="319"/>
          <w:tblHeader/>
          <w:jc w:val="center"/>
        </w:trPr>
        <w:tc>
          <w:tcPr>
            <w:tcW w:w="1208" w:type="dxa"/>
            <w:vMerge/>
            <w:tcBorders>
              <w:top w:val="nil"/>
              <w:left w:val="single" w:sz="4" w:space="0" w:color="auto"/>
              <w:bottom w:val="single" w:sz="4" w:space="0" w:color="auto"/>
              <w:right w:val="single" w:sz="4" w:space="0" w:color="auto"/>
            </w:tcBorders>
            <w:shd w:val="clear" w:color="auto" w:fill="auto"/>
            <w:noWrap/>
            <w:vAlign w:val="center"/>
          </w:tcPr>
          <w:p w:rsidR="00D87D24" w:rsidRDefault="00D87D24">
            <w:pPr>
              <w:widowControl/>
              <w:jc w:val="left"/>
              <w:rPr>
                <w:rFonts w:ascii="SimSun" w:eastAsia="SimSun" w:hAnsi="SimSun" w:cs="SimSun"/>
                <w:color w:val="000000"/>
                <w:kern w:val="0"/>
                <w:sz w:val="24"/>
              </w:rPr>
            </w:pPr>
          </w:p>
        </w:tc>
        <w:tc>
          <w:tcPr>
            <w:tcW w:w="2403"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界址点放样</w:t>
            </w:r>
          </w:p>
        </w:tc>
        <w:tc>
          <w:tcPr>
            <w:tcW w:w="827"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点</w:t>
            </w:r>
          </w:p>
        </w:tc>
        <w:tc>
          <w:tcPr>
            <w:tcW w:w="1504"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360</w:t>
            </w:r>
          </w:p>
        </w:tc>
        <w:tc>
          <w:tcPr>
            <w:tcW w:w="2714"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 xml:space="preserve">　</w:t>
            </w:r>
          </w:p>
        </w:tc>
      </w:tr>
      <w:tr w:rsidR="00D87D24">
        <w:trPr>
          <w:trHeight w:val="628"/>
          <w:tblHeader/>
          <w:jc w:val="center"/>
        </w:trPr>
        <w:tc>
          <w:tcPr>
            <w:tcW w:w="1208" w:type="dxa"/>
            <w:vMerge/>
            <w:tcBorders>
              <w:top w:val="nil"/>
              <w:left w:val="single" w:sz="4" w:space="0" w:color="auto"/>
              <w:bottom w:val="single" w:sz="4" w:space="0" w:color="auto"/>
              <w:right w:val="single" w:sz="4" w:space="0" w:color="auto"/>
            </w:tcBorders>
            <w:shd w:val="clear" w:color="auto" w:fill="auto"/>
            <w:noWrap/>
            <w:vAlign w:val="center"/>
          </w:tcPr>
          <w:p w:rsidR="00D87D24" w:rsidRDefault="00D87D24">
            <w:pPr>
              <w:widowControl/>
              <w:jc w:val="left"/>
              <w:rPr>
                <w:rFonts w:ascii="SimSun" w:eastAsia="SimSun" w:hAnsi="SimSun" w:cs="SimSun"/>
                <w:color w:val="000000"/>
                <w:kern w:val="0"/>
                <w:sz w:val="24"/>
              </w:rPr>
            </w:pPr>
          </w:p>
        </w:tc>
        <w:tc>
          <w:tcPr>
            <w:tcW w:w="2403"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地类描述表、村界示意图等图表制作</w:t>
            </w:r>
          </w:p>
        </w:tc>
        <w:tc>
          <w:tcPr>
            <w:tcW w:w="827"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宗</w:t>
            </w:r>
          </w:p>
        </w:tc>
        <w:tc>
          <w:tcPr>
            <w:tcW w:w="1504"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1000</w:t>
            </w:r>
          </w:p>
        </w:tc>
        <w:tc>
          <w:tcPr>
            <w:tcW w:w="2714"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 xml:space="preserve">　</w:t>
            </w:r>
          </w:p>
        </w:tc>
      </w:tr>
      <w:tr w:rsidR="00D87D24">
        <w:trPr>
          <w:trHeight w:val="628"/>
          <w:tblHeader/>
          <w:jc w:val="center"/>
        </w:trPr>
        <w:tc>
          <w:tcPr>
            <w:tcW w:w="1208" w:type="dxa"/>
            <w:vMerge/>
            <w:tcBorders>
              <w:top w:val="nil"/>
              <w:left w:val="single" w:sz="4" w:space="0" w:color="auto"/>
              <w:bottom w:val="single" w:sz="4" w:space="0" w:color="auto"/>
              <w:right w:val="single" w:sz="4" w:space="0" w:color="auto"/>
            </w:tcBorders>
            <w:shd w:val="clear" w:color="auto" w:fill="auto"/>
            <w:noWrap/>
            <w:vAlign w:val="center"/>
          </w:tcPr>
          <w:p w:rsidR="00D87D24" w:rsidRDefault="00D87D24">
            <w:pPr>
              <w:widowControl/>
              <w:jc w:val="left"/>
              <w:rPr>
                <w:rFonts w:ascii="SimSun" w:eastAsia="SimSun" w:hAnsi="SimSun" w:cs="SimSun"/>
                <w:color w:val="000000"/>
                <w:kern w:val="0"/>
                <w:sz w:val="24"/>
              </w:rPr>
            </w:pPr>
          </w:p>
        </w:tc>
        <w:tc>
          <w:tcPr>
            <w:tcW w:w="2403"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kern w:val="0"/>
                <w:sz w:val="24"/>
              </w:rPr>
            </w:pPr>
            <w:r>
              <w:rPr>
                <w:rFonts w:ascii="SimSun" w:eastAsia="SimSun" w:hAnsi="SimSun" w:cs="SimSun" w:hint="eastAsia"/>
                <w:kern w:val="0"/>
                <w:sz w:val="24"/>
              </w:rPr>
              <w:t>地类测量、现状调查等零星工作</w:t>
            </w:r>
          </w:p>
        </w:tc>
        <w:tc>
          <w:tcPr>
            <w:tcW w:w="827"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组日</w:t>
            </w:r>
          </w:p>
        </w:tc>
        <w:tc>
          <w:tcPr>
            <w:tcW w:w="1504"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976</w:t>
            </w:r>
          </w:p>
        </w:tc>
        <w:tc>
          <w:tcPr>
            <w:tcW w:w="2714"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 xml:space="preserve">　</w:t>
            </w:r>
          </w:p>
        </w:tc>
      </w:tr>
      <w:tr w:rsidR="00D87D24">
        <w:trPr>
          <w:trHeight w:val="628"/>
          <w:tblHeader/>
          <w:jc w:val="center"/>
        </w:trPr>
        <w:tc>
          <w:tcPr>
            <w:tcW w:w="1208" w:type="dxa"/>
            <w:vMerge/>
            <w:tcBorders>
              <w:top w:val="nil"/>
              <w:left w:val="single" w:sz="4" w:space="0" w:color="auto"/>
              <w:bottom w:val="single" w:sz="4" w:space="0" w:color="auto"/>
              <w:right w:val="single" w:sz="4" w:space="0" w:color="auto"/>
            </w:tcBorders>
            <w:shd w:val="clear" w:color="auto" w:fill="auto"/>
            <w:noWrap/>
            <w:vAlign w:val="center"/>
          </w:tcPr>
          <w:p w:rsidR="00D87D24" w:rsidRDefault="00D87D24">
            <w:pPr>
              <w:widowControl/>
              <w:jc w:val="left"/>
              <w:rPr>
                <w:rFonts w:ascii="SimSun" w:eastAsia="SimSun" w:hAnsi="SimSun" w:cs="SimSun"/>
                <w:color w:val="000000"/>
                <w:kern w:val="0"/>
                <w:sz w:val="24"/>
              </w:rPr>
            </w:pPr>
          </w:p>
        </w:tc>
        <w:tc>
          <w:tcPr>
            <w:tcW w:w="2403"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土地征收勘测调查汇总表</w:t>
            </w:r>
          </w:p>
        </w:tc>
        <w:tc>
          <w:tcPr>
            <w:tcW w:w="827"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村</w:t>
            </w:r>
          </w:p>
        </w:tc>
        <w:tc>
          <w:tcPr>
            <w:tcW w:w="1504"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1000</w:t>
            </w:r>
          </w:p>
        </w:tc>
        <w:tc>
          <w:tcPr>
            <w:tcW w:w="2714"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kern w:val="0"/>
                <w:sz w:val="24"/>
              </w:rPr>
            </w:pPr>
            <w:r>
              <w:rPr>
                <w:rFonts w:ascii="SimSun" w:eastAsia="SimSun" w:hAnsi="SimSun" w:cs="SimSun" w:hint="eastAsia"/>
                <w:kern w:val="0"/>
                <w:sz w:val="24"/>
              </w:rPr>
              <w:t xml:space="preserve">以行政村为单位　</w:t>
            </w:r>
          </w:p>
        </w:tc>
      </w:tr>
      <w:tr w:rsidR="00D87D24">
        <w:trPr>
          <w:trHeight w:val="638"/>
          <w:tblHeader/>
          <w:jc w:val="center"/>
        </w:trPr>
        <w:tc>
          <w:tcPr>
            <w:tcW w:w="1208" w:type="dxa"/>
            <w:vMerge/>
            <w:tcBorders>
              <w:top w:val="nil"/>
              <w:left w:val="single" w:sz="4" w:space="0" w:color="auto"/>
              <w:bottom w:val="single" w:sz="4" w:space="0" w:color="auto"/>
              <w:right w:val="single" w:sz="4" w:space="0" w:color="auto"/>
            </w:tcBorders>
            <w:shd w:val="clear" w:color="auto" w:fill="auto"/>
            <w:noWrap/>
            <w:vAlign w:val="center"/>
          </w:tcPr>
          <w:p w:rsidR="00D87D24" w:rsidRDefault="00D87D24">
            <w:pPr>
              <w:widowControl/>
              <w:jc w:val="left"/>
              <w:rPr>
                <w:rFonts w:ascii="SimSun" w:eastAsia="SimSun" w:hAnsi="SimSun" w:cs="SimSun"/>
                <w:color w:val="000000"/>
                <w:kern w:val="0"/>
                <w:sz w:val="24"/>
              </w:rPr>
            </w:pPr>
          </w:p>
        </w:tc>
        <w:tc>
          <w:tcPr>
            <w:tcW w:w="2403"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土地征地调查表（一户一表）</w:t>
            </w:r>
          </w:p>
        </w:tc>
        <w:tc>
          <w:tcPr>
            <w:tcW w:w="827"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户</w:t>
            </w:r>
          </w:p>
        </w:tc>
        <w:tc>
          <w:tcPr>
            <w:tcW w:w="1504"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300</w:t>
            </w:r>
          </w:p>
        </w:tc>
        <w:tc>
          <w:tcPr>
            <w:tcW w:w="2714"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5</w:t>
            </w:r>
            <w:r>
              <w:rPr>
                <w:rFonts w:ascii="SimSun" w:eastAsia="SimSun" w:hAnsi="SimSun" w:cs="SimSun" w:hint="eastAsia"/>
                <w:color w:val="000000"/>
                <w:kern w:val="0"/>
                <w:sz w:val="24"/>
              </w:rPr>
              <w:t>户起算，不足</w:t>
            </w:r>
            <w:r>
              <w:rPr>
                <w:rFonts w:ascii="SimSun" w:eastAsia="SimSun" w:hAnsi="SimSun" w:cs="SimSun" w:hint="eastAsia"/>
                <w:color w:val="000000"/>
                <w:kern w:val="0"/>
                <w:sz w:val="24"/>
              </w:rPr>
              <w:t>5</w:t>
            </w:r>
            <w:r>
              <w:rPr>
                <w:rFonts w:ascii="SimSun" w:eastAsia="SimSun" w:hAnsi="SimSun" w:cs="SimSun" w:hint="eastAsia"/>
                <w:color w:val="000000"/>
                <w:kern w:val="0"/>
                <w:sz w:val="24"/>
              </w:rPr>
              <w:t>户按</w:t>
            </w:r>
            <w:r>
              <w:rPr>
                <w:rFonts w:ascii="SimSun" w:eastAsia="SimSun" w:hAnsi="SimSun" w:cs="SimSun" w:hint="eastAsia"/>
                <w:color w:val="000000"/>
                <w:kern w:val="0"/>
                <w:sz w:val="24"/>
              </w:rPr>
              <w:t>1500</w:t>
            </w:r>
            <w:r>
              <w:rPr>
                <w:rFonts w:ascii="SimSun" w:eastAsia="SimSun" w:hAnsi="SimSun" w:cs="SimSun" w:hint="eastAsia"/>
                <w:color w:val="000000"/>
                <w:kern w:val="0"/>
                <w:sz w:val="24"/>
              </w:rPr>
              <w:t>元</w:t>
            </w:r>
            <w:r>
              <w:rPr>
                <w:rFonts w:ascii="SimSun" w:eastAsia="SimSun" w:hAnsi="SimSun" w:cs="SimSun" w:hint="eastAsia"/>
                <w:color w:val="000000"/>
                <w:kern w:val="0"/>
                <w:sz w:val="24"/>
              </w:rPr>
              <w:t>/</w:t>
            </w:r>
            <w:r>
              <w:rPr>
                <w:rFonts w:ascii="SimSun" w:eastAsia="SimSun" w:hAnsi="SimSun" w:cs="SimSun" w:hint="eastAsia"/>
                <w:color w:val="000000"/>
                <w:kern w:val="0"/>
                <w:sz w:val="24"/>
              </w:rPr>
              <w:t>宗资费</w:t>
            </w:r>
          </w:p>
        </w:tc>
      </w:tr>
    </w:tbl>
    <w:p w:rsidR="00D87D24" w:rsidRDefault="004759CB">
      <w:pPr>
        <w:ind w:firstLineChars="200" w:firstLine="480"/>
        <w:rPr>
          <w:rFonts w:ascii="SimSun" w:eastAsia="SimSun" w:hAnsi="SimSun" w:cs="SimSun"/>
          <w:b/>
          <w:bCs/>
          <w:sz w:val="24"/>
        </w:rPr>
      </w:pPr>
      <w:r>
        <w:rPr>
          <w:rFonts w:ascii="SimSun" w:eastAsia="SimSun" w:hAnsi="SimSun" w:cs="SimSun" w:hint="eastAsia"/>
          <w:sz w:val="24"/>
        </w:rPr>
        <w:t>（</w:t>
      </w:r>
      <w:r>
        <w:rPr>
          <w:rFonts w:ascii="SimSun" w:eastAsia="SimSun" w:hAnsi="SimSun" w:cs="SimSun" w:hint="eastAsia"/>
          <w:sz w:val="24"/>
        </w:rPr>
        <w:t>2</w:t>
      </w:r>
      <w:r>
        <w:rPr>
          <w:rFonts w:ascii="SimSun" w:eastAsia="SimSun" w:hAnsi="SimSun" w:cs="SimSun" w:hint="eastAsia"/>
          <w:sz w:val="24"/>
        </w:rPr>
        <w:t>）投标人所报的单价，含将项目全部服务内容完成直至服务期满所需的一切费用，包括但不限于以下费用：为完成本项目服务工作所需的设备、工具、人员工资和福利费（如食宿费、五险等）、办公用房、交通费（不含车辆购置费用）、办公所需耗材费、差旅费，配合项目迎检费（如有）、项目方案和报告编制等各项技术及材料费用、项目自检费用、特殊措施费（如需）、验收费、提供给采购人的成果资料费、税费、企业管理费等。</w:t>
      </w:r>
    </w:p>
    <w:p w:rsidR="00D87D24" w:rsidRDefault="004759CB">
      <w:pPr>
        <w:ind w:firstLineChars="200" w:firstLine="480"/>
        <w:rPr>
          <w:rFonts w:ascii="SimSun" w:eastAsia="SimSun" w:hAnsi="SimSun" w:cs="SimSun"/>
          <w:b/>
          <w:bCs/>
          <w:sz w:val="24"/>
        </w:rPr>
      </w:pPr>
      <w:r>
        <w:rPr>
          <w:rFonts w:ascii="SimSun" w:eastAsia="SimSun" w:hAnsi="SimSun" w:cs="SimSun" w:hint="eastAsia"/>
          <w:sz w:val="24"/>
        </w:rPr>
        <w:t>（</w:t>
      </w:r>
      <w:r>
        <w:rPr>
          <w:rFonts w:ascii="SimSun" w:eastAsia="SimSun" w:hAnsi="SimSun" w:cs="SimSun" w:hint="eastAsia"/>
          <w:sz w:val="24"/>
        </w:rPr>
        <w:t>3</w:t>
      </w:r>
      <w:r>
        <w:rPr>
          <w:rFonts w:ascii="SimSun" w:eastAsia="SimSun" w:hAnsi="SimSun" w:cs="SimSun" w:hint="eastAsia"/>
          <w:sz w:val="24"/>
        </w:rPr>
        <w:t>）本项目预算价均为约数，投标人根据“具体工作项目”中的内容进行报价，单价不得招过最高控制单价，最终结算价格根据实际工作</w:t>
      </w:r>
      <w:r>
        <w:rPr>
          <w:rFonts w:ascii="SimSun" w:eastAsia="SimSun" w:hAnsi="SimSun" w:cs="SimSun" w:hint="eastAsia"/>
          <w:sz w:val="24"/>
        </w:rPr>
        <w:t>量与中标单价，按实结算；中标单价为一次性包干，除不可抗力因素（地震、台风、洪水、火灾、政府行为、法律规定或其适用的变化或者其他任何无法预见、避免或者控制的事</w:t>
      </w:r>
      <w:r>
        <w:rPr>
          <w:rFonts w:ascii="SimSun" w:eastAsia="SimSun" w:hAnsi="SimSun" w:cs="SimSun" w:hint="eastAsia"/>
          <w:sz w:val="24"/>
        </w:rPr>
        <w:lastRenderedPageBreak/>
        <w:t>件）外，中标单价不再调整，中标人应考虑由此带来的的风险及不可预见的损失。</w:t>
      </w:r>
    </w:p>
    <w:p w:rsidR="00D87D24" w:rsidRDefault="004759CB">
      <w:pPr>
        <w:pStyle w:val="aa"/>
        <w:widowControl/>
        <w:spacing w:before="75" w:beforeAutospacing="0" w:after="75" w:afterAutospacing="0"/>
        <w:ind w:firstLineChars="200" w:firstLine="480"/>
        <w:rPr>
          <w:rFonts w:ascii="SimSun" w:eastAsia="SimSun" w:hAnsi="SimSun" w:cs="SimSun"/>
          <w:kern w:val="2"/>
          <w:highlight w:val="yellow"/>
        </w:rPr>
      </w:pPr>
      <w:r>
        <w:rPr>
          <w:rFonts w:ascii="SimSun" w:eastAsia="SimSun" w:hAnsi="SimSun" w:cs="SimSun" w:hint="eastAsia"/>
          <w:kern w:val="2"/>
          <w:highlight w:val="yellow"/>
        </w:rPr>
        <w:t>（</w:t>
      </w:r>
      <w:r>
        <w:rPr>
          <w:rFonts w:ascii="SimSun" w:eastAsia="SimSun" w:hAnsi="SimSun" w:cs="SimSun" w:hint="eastAsia"/>
          <w:kern w:val="2"/>
          <w:highlight w:val="yellow"/>
        </w:rPr>
        <w:t>4</w:t>
      </w:r>
      <w:r>
        <w:rPr>
          <w:rFonts w:ascii="SimSun" w:eastAsia="SimSun" w:hAnsi="SimSun" w:cs="SimSun" w:hint="eastAsia"/>
          <w:kern w:val="2"/>
          <w:highlight w:val="yellow"/>
        </w:rPr>
        <w:t>）本项目采用统一“折扣”形式进行报价。因本项目为电子化投标，电子后台无法填写投标折扣，只能填写金额，因此电子后台中填写折扣后的投标报价，作为折扣的换算依据，即中标单价</w:t>
      </w:r>
      <w:r>
        <w:rPr>
          <w:rFonts w:ascii="SimSun" w:eastAsia="SimSun" w:hAnsi="SimSun" w:cs="SimSun" w:hint="eastAsia"/>
          <w:kern w:val="2"/>
          <w:highlight w:val="yellow"/>
        </w:rPr>
        <w:t>=</w:t>
      </w:r>
      <w:r>
        <w:rPr>
          <w:rFonts w:ascii="SimSun" w:eastAsia="SimSun" w:hAnsi="SimSun" w:cs="SimSun" w:hint="eastAsia"/>
          <w:color w:val="000000"/>
          <w:highlight w:val="yellow"/>
        </w:rPr>
        <w:t>最高控制单价</w:t>
      </w:r>
      <w:r>
        <w:rPr>
          <w:rFonts w:ascii="SimSun" w:eastAsia="SimSun" w:hAnsi="SimSun" w:cs="SimSun" w:hint="eastAsia"/>
          <w:kern w:val="2"/>
          <w:highlight w:val="yellow"/>
        </w:rPr>
        <w:t>×折扣。</w:t>
      </w:r>
      <w:r>
        <w:rPr>
          <w:rFonts w:ascii="SimSun" w:eastAsia="SimSun" w:hAnsi="SimSun" w:cs="SimSun" w:hint="eastAsia"/>
          <w:kern w:val="2"/>
          <w:highlight w:val="yellow"/>
        </w:rPr>
        <w:t>[</w:t>
      </w:r>
      <w:r>
        <w:rPr>
          <w:rFonts w:ascii="SimSun" w:eastAsia="SimSun" w:hAnsi="SimSun" w:cs="SimSun" w:hint="eastAsia"/>
          <w:kern w:val="2"/>
          <w:highlight w:val="yellow"/>
        </w:rPr>
        <w:t>例如：本项目最高限价为</w:t>
      </w:r>
      <w:r>
        <w:rPr>
          <w:rFonts w:ascii="SimSun" w:eastAsia="SimSun" w:hAnsi="SimSun" w:cs="SimSun" w:hint="eastAsia"/>
          <w:kern w:val="2"/>
          <w:highlight w:val="yellow"/>
        </w:rPr>
        <w:t>6000000</w:t>
      </w:r>
      <w:r>
        <w:rPr>
          <w:rFonts w:ascii="SimSun" w:eastAsia="SimSun" w:hAnsi="SimSun" w:cs="SimSun" w:hint="eastAsia"/>
          <w:kern w:val="2"/>
          <w:highlight w:val="yellow"/>
        </w:rPr>
        <w:t>元，如折扣为</w:t>
      </w:r>
      <w:r>
        <w:rPr>
          <w:rFonts w:ascii="SimSun" w:eastAsia="SimSun" w:hAnsi="SimSun" w:cs="SimSun" w:hint="eastAsia"/>
          <w:kern w:val="2"/>
          <w:highlight w:val="yellow"/>
        </w:rPr>
        <w:t>9</w:t>
      </w:r>
      <w:r>
        <w:rPr>
          <w:rFonts w:ascii="SimSun" w:eastAsia="SimSun" w:hAnsi="SimSun" w:cs="SimSun" w:hint="eastAsia"/>
          <w:kern w:val="2"/>
          <w:highlight w:val="yellow"/>
        </w:rPr>
        <w:t>折，投标报价</w:t>
      </w:r>
      <w:r>
        <w:rPr>
          <w:rFonts w:ascii="SimSun" w:eastAsia="SimSun" w:hAnsi="SimSun" w:cs="SimSun" w:hint="eastAsia"/>
          <w:kern w:val="2"/>
          <w:highlight w:val="yellow"/>
        </w:rPr>
        <w:t>=</w:t>
      </w:r>
      <w:r>
        <w:rPr>
          <w:rFonts w:ascii="SimSun" w:eastAsia="SimSun" w:hAnsi="SimSun" w:cs="SimSun" w:hint="eastAsia"/>
          <w:kern w:val="2"/>
          <w:highlight w:val="yellow"/>
        </w:rPr>
        <w:t>最高限价</w:t>
      </w:r>
      <w:r>
        <w:rPr>
          <w:rFonts w:ascii="SimSun" w:eastAsia="SimSun" w:hAnsi="SimSun" w:cs="SimSun" w:hint="eastAsia"/>
          <w:kern w:val="2"/>
          <w:highlight w:val="yellow"/>
        </w:rPr>
        <w:t>*</w:t>
      </w:r>
      <w:r>
        <w:rPr>
          <w:rFonts w:ascii="SimSun" w:eastAsia="SimSun" w:hAnsi="SimSun" w:cs="SimSun" w:hint="eastAsia"/>
          <w:kern w:val="2"/>
          <w:highlight w:val="yellow"/>
        </w:rPr>
        <w:t>折扣，即折扣后投标报价为</w:t>
      </w:r>
      <w:r>
        <w:rPr>
          <w:rFonts w:ascii="SimSun" w:eastAsia="SimSun" w:hAnsi="SimSun" w:cs="SimSun" w:hint="eastAsia"/>
          <w:kern w:val="2"/>
          <w:highlight w:val="yellow"/>
        </w:rPr>
        <w:t>5400000</w:t>
      </w:r>
      <w:r>
        <w:rPr>
          <w:rFonts w:ascii="SimSun" w:eastAsia="SimSun" w:hAnsi="SimSun" w:cs="SimSun" w:hint="eastAsia"/>
          <w:kern w:val="2"/>
          <w:highlight w:val="yellow"/>
        </w:rPr>
        <w:t>元，并在政府采购网上公开信息系统报价部分录入</w:t>
      </w:r>
      <w:r>
        <w:rPr>
          <w:rFonts w:ascii="SimSun" w:eastAsia="SimSun" w:hAnsi="SimSun" w:cs="SimSun" w:hint="eastAsia"/>
          <w:kern w:val="2"/>
          <w:highlight w:val="yellow"/>
        </w:rPr>
        <w:t>5400000</w:t>
      </w:r>
      <w:r>
        <w:rPr>
          <w:rFonts w:ascii="SimSun" w:eastAsia="SimSun" w:hAnsi="SimSun" w:cs="SimSun" w:hint="eastAsia"/>
          <w:kern w:val="2"/>
          <w:highlight w:val="yellow"/>
        </w:rPr>
        <w:t>元。</w:t>
      </w:r>
      <w:r>
        <w:rPr>
          <w:rFonts w:ascii="SimSun" w:eastAsia="SimSun" w:hAnsi="SimSun" w:cs="SimSun" w:hint="eastAsia"/>
          <w:kern w:val="2"/>
          <w:highlight w:val="yellow"/>
        </w:rPr>
        <w:t>(</w:t>
      </w:r>
      <w:r>
        <w:rPr>
          <w:rFonts w:ascii="SimSun" w:eastAsia="SimSun" w:hAnsi="SimSun" w:cs="SimSun" w:hint="eastAsia"/>
          <w:kern w:val="2"/>
          <w:highlight w:val="yellow"/>
        </w:rPr>
        <w:t>计算过程保留小数点后两位数，第三位四舍五入</w:t>
      </w:r>
      <w:r>
        <w:rPr>
          <w:rFonts w:ascii="SimSun" w:eastAsia="SimSun" w:hAnsi="SimSun" w:cs="SimSun" w:hint="eastAsia"/>
          <w:kern w:val="2"/>
          <w:highlight w:val="yellow"/>
        </w:rPr>
        <w:t>,</w:t>
      </w:r>
      <w:r>
        <w:rPr>
          <w:rFonts w:ascii="SimSun" w:eastAsia="SimSun" w:hAnsi="SimSun" w:cs="SimSun" w:hint="eastAsia"/>
          <w:kern w:val="2"/>
          <w:highlight w:val="yellow"/>
        </w:rPr>
        <w:t>录入的时候请注意信息系统的单位是否为万元</w:t>
      </w:r>
      <w:r>
        <w:rPr>
          <w:rFonts w:ascii="SimSun" w:eastAsia="SimSun" w:hAnsi="SimSun" w:cs="SimSun" w:hint="eastAsia"/>
          <w:kern w:val="2"/>
          <w:highlight w:val="yellow"/>
        </w:rPr>
        <w:t>)]</w:t>
      </w:r>
      <w:r>
        <w:rPr>
          <w:rFonts w:ascii="SimSun" w:eastAsia="SimSun" w:hAnsi="SimSun" w:cs="SimSun" w:hint="eastAsia"/>
          <w:kern w:val="2"/>
          <w:highlight w:val="yellow"/>
        </w:rPr>
        <w:t>。</w:t>
      </w:r>
    </w:p>
    <w:p w:rsidR="00D87D24" w:rsidRDefault="004759CB">
      <w:pPr>
        <w:pStyle w:val="aa"/>
        <w:widowControl/>
        <w:spacing w:before="75" w:beforeAutospacing="0" w:after="75" w:afterAutospacing="0"/>
        <w:ind w:firstLineChars="200" w:firstLine="480"/>
        <w:rPr>
          <w:rFonts w:ascii="SimSun" w:eastAsia="SimSun" w:hAnsi="SimSun" w:cs="SimSun"/>
          <w:kern w:val="2"/>
          <w:highlight w:val="yellow"/>
        </w:rPr>
      </w:pPr>
      <w:r>
        <w:rPr>
          <w:rFonts w:ascii="SimSun" w:eastAsia="SimSun" w:hAnsi="SimSun" w:cs="SimSun" w:hint="eastAsia"/>
          <w:kern w:val="2"/>
          <w:highlight w:val="yellow"/>
        </w:rPr>
        <w:t>（</w:t>
      </w:r>
      <w:r>
        <w:rPr>
          <w:rFonts w:ascii="SimSun" w:eastAsia="SimSun" w:hAnsi="SimSun" w:cs="SimSun" w:hint="eastAsia"/>
          <w:kern w:val="2"/>
          <w:highlight w:val="yellow"/>
        </w:rPr>
        <w:t>5</w:t>
      </w:r>
      <w:r>
        <w:rPr>
          <w:rFonts w:ascii="SimSun" w:eastAsia="SimSun" w:hAnsi="SimSun" w:cs="SimSun" w:hint="eastAsia"/>
          <w:kern w:val="2"/>
          <w:highlight w:val="yellow"/>
        </w:rPr>
        <w:t>）投标人的投标总价不作为中标金额，仅作为本项目价格评审的依据及单价折扣的计算依据，最终结算价格根据实际工作量与中标单价，按实结算。</w:t>
      </w:r>
    </w:p>
    <w:p w:rsidR="00D87D24" w:rsidRDefault="00D87D24">
      <w:pPr>
        <w:pStyle w:val="aa"/>
        <w:widowControl/>
        <w:spacing w:before="75" w:beforeAutospacing="0" w:after="75" w:afterAutospacing="0"/>
        <w:rPr>
          <w:ins w:id="6" w:author="admin" w:date="2022-07-20T14:56:00Z"/>
          <w:rFonts w:ascii="SimSun" w:eastAsia="SimSun" w:hAnsi="SimSun" w:cs="SimSun"/>
        </w:rPr>
      </w:pPr>
    </w:p>
    <w:p w:rsidR="00D87D24" w:rsidRDefault="004759CB">
      <w:pPr>
        <w:pStyle w:val="aa"/>
        <w:widowControl/>
        <w:spacing w:before="75" w:beforeAutospacing="0" w:after="75" w:afterAutospacing="0"/>
        <w:outlineLvl w:val="0"/>
      </w:pPr>
      <w:r>
        <w:rPr>
          <w:rFonts w:ascii="SimSun" w:eastAsia="SimSun" w:hAnsi="SimSun" w:cs="SimSun" w:hint="eastAsia"/>
        </w:rPr>
        <w:t>二、技术和服务要求</w:t>
      </w:r>
      <w:r>
        <w:rPr>
          <w:rStyle w:val="ab"/>
          <w:rFonts w:ascii="SimSun" w:eastAsia="SimSun" w:hAnsi="SimSun" w:cs="SimSun" w:hint="eastAsia"/>
          <w:bCs/>
        </w:rPr>
        <w:t>（以“★”标示的内容为不允许负偏离的实质性要求）</w:t>
      </w:r>
    </w:p>
    <w:p w:rsidR="00D87D24" w:rsidRDefault="004759CB">
      <w:pPr>
        <w:pStyle w:val="2"/>
        <w:rPr>
          <w:rFonts w:ascii="SimSun" w:eastAsia="SimSun" w:hAnsi="SimSun" w:cs="SimSun"/>
          <w:sz w:val="24"/>
          <w:szCs w:val="24"/>
        </w:rPr>
      </w:pPr>
      <w:r>
        <w:rPr>
          <w:rFonts w:ascii="SimSun" w:eastAsia="SimSun" w:hAnsi="SimSun" w:cs="SimSun" w:hint="eastAsia"/>
          <w:sz w:val="24"/>
          <w:szCs w:val="24"/>
        </w:rPr>
        <w:t>（一）测绘工作范围（评审项</w:t>
      </w:r>
      <w:r>
        <w:rPr>
          <w:rFonts w:ascii="SimSun" w:eastAsia="SimSun" w:hAnsi="SimSun" w:cs="SimSun" w:hint="eastAsia"/>
          <w:sz w:val="24"/>
          <w:szCs w:val="24"/>
        </w:rPr>
        <w:t>1</w:t>
      </w:r>
      <w:r>
        <w:rPr>
          <w:rFonts w:ascii="SimSun" w:eastAsia="SimSun" w:hAnsi="SimSun" w:cs="SimSun" w:hint="eastAsia"/>
          <w:sz w:val="24"/>
          <w:szCs w:val="24"/>
        </w:rPr>
        <w:t>）</w:t>
      </w:r>
    </w:p>
    <w:p w:rsidR="00D87D24" w:rsidRDefault="004759CB">
      <w:pPr>
        <w:ind w:firstLine="560"/>
        <w:rPr>
          <w:rFonts w:ascii="SimSun" w:eastAsia="SimSun" w:hAnsi="SimSun" w:cs="SimSun"/>
          <w:sz w:val="24"/>
        </w:rPr>
      </w:pPr>
      <w:r>
        <w:rPr>
          <w:rFonts w:ascii="SimSun" w:eastAsia="SimSun" w:hAnsi="SimSun" w:cs="SimSun" w:hint="eastAsia"/>
          <w:sz w:val="24"/>
        </w:rPr>
        <w:t>平潭综合实验区内，采购人指定的测量范围或相关资料为准。</w:t>
      </w:r>
    </w:p>
    <w:p w:rsidR="00D87D24" w:rsidRDefault="004759CB">
      <w:pPr>
        <w:pStyle w:val="2"/>
        <w:rPr>
          <w:rFonts w:ascii="SimSun" w:eastAsia="SimSun" w:hAnsi="SimSun" w:cs="SimSun"/>
          <w:sz w:val="24"/>
          <w:szCs w:val="24"/>
        </w:rPr>
      </w:pPr>
      <w:r>
        <w:rPr>
          <w:rFonts w:ascii="SimSun" w:eastAsia="SimSun" w:hAnsi="SimSun" w:cs="SimSun" w:hint="eastAsia"/>
          <w:sz w:val="24"/>
          <w:szCs w:val="24"/>
        </w:rPr>
        <w:t>（二）测绘具体工作内容（评审项</w:t>
      </w:r>
      <w:r>
        <w:rPr>
          <w:rFonts w:ascii="SimSun" w:eastAsia="SimSun" w:hAnsi="SimSun" w:cs="SimSun" w:hint="eastAsia"/>
          <w:sz w:val="24"/>
          <w:szCs w:val="24"/>
        </w:rPr>
        <w:t>2</w:t>
      </w:r>
      <w:r>
        <w:rPr>
          <w:rFonts w:ascii="SimSun" w:eastAsia="SimSun" w:hAnsi="SimSun" w:cs="SimSun" w:hint="eastAsia"/>
          <w:sz w:val="24"/>
          <w:szCs w:val="24"/>
        </w:rPr>
        <w:t>）</w:t>
      </w:r>
    </w:p>
    <w:tbl>
      <w:tblPr>
        <w:tblW w:w="8070" w:type="dxa"/>
        <w:jc w:val="center"/>
        <w:tblLayout w:type="fixed"/>
        <w:tblLook w:val="04A0"/>
      </w:tblPr>
      <w:tblGrid>
        <w:gridCol w:w="1663"/>
        <w:gridCol w:w="5121"/>
        <w:gridCol w:w="1286"/>
      </w:tblGrid>
      <w:tr w:rsidR="00D87D24">
        <w:trPr>
          <w:cantSplit/>
          <w:trHeight w:val="90"/>
          <w:jc w:val="center"/>
        </w:trPr>
        <w:tc>
          <w:tcPr>
            <w:tcW w:w="1663" w:type="dxa"/>
            <w:tcBorders>
              <w:top w:val="single" w:sz="4" w:space="0" w:color="auto"/>
              <w:left w:val="single" w:sz="4" w:space="0" w:color="auto"/>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工作类别</w:t>
            </w:r>
          </w:p>
        </w:tc>
        <w:tc>
          <w:tcPr>
            <w:tcW w:w="5121" w:type="dxa"/>
            <w:tcBorders>
              <w:top w:val="single" w:sz="4" w:space="0" w:color="auto"/>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具体工作项目</w:t>
            </w:r>
          </w:p>
        </w:tc>
        <w:tc>
          <w:tcPr>
            <w:tcW w:w="1286" w:type="dxa"/>
            <w:tcBorders>
              <w:top w:val="single" w:sz="4" w:space="0" w:color="auto"/>
              <w:left w:val="nil"/>
              <w:bottom w:val="single" w:sz="4" w:space="0" w:color="auto"/>
              <w:right w:val="single" w:sz="4" w:space="0" w:color="auto"/>
            </w:tcBorders>
            <w:shd w:val="clear" w:color="auto" w:fill="auto"/>
            <w:noWrap/>
            <w:vAlign w:val="center"/>
          </w:tcPr>
          <w:p w:rsidR="00D87D24" w:rsidRDefault="004759CB">
            <w:pPr>
              <w:widowControl/>
              <w:rPr>
                <w:rFonts w:ascii="SimSun" w:eastAsia="SimSun" w:hAnsi="SimSun" w:cs="SimSun"/>
                <w:color w:val="000000"/>
                <w:kern w:val="0"/>
                <w:sz w:val="24"/>
              </w:rPr>
            </w:pPr>
            <w:r>
              <w:rPr>
                <w:rFonts w:ascii="SimSun" w:eastAsia="SimSun" w:hAnsi="SimSun" w:cs="SimSun" w:hint="eastAsia"/>
                <w:color w:val="000000"/>
                <w:kern w:val="0"/>
                <w:sz w:val="24"/>
              </w:rPr>
              <w:t>备注说明</w:t>
            </w:r>
          </w:p>
        </w:tc>
      </w:tr>
      <w:tr w:rsidR="00D87D24">
        <w:trPr>
          <w:cantSplit/>
          <w:trHeight w:val="90"/>
          <w:jc w:val="center"/>
        </w:trPr>
        <w:tc>
          <w:tcPr>
            <w:tcW w:w="1663" w:type="dxa"/>
            <w:vMerge w:val="restart"/>
            <w:tcBorders>
              <w:top w:val="nil"/>
              <w:left w:val="single" w:sz="4" w:space="0" w:color="auto"/>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收储地块征收、农转用报批及日常测绘技术服务</w:t>
            </w:r>
          </w:p>
        </w:tc>
        <w:tc>
          <w:tcPr>
            <w:tcW w:w="5121"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kern w:val="0"/>
                <w:sz w:val="24"/>
              </w:rPr>
            </w:pPr>
            <w:r>
              <w:rPr>
                <w:rFonts w:ascii="SimSun" w:eastAsia="SimSun" w:hAnsi="SimSun" w:cs="SimSun" w:hint="eastAsia"/>
                <w:kern w:val="0"/>
                <w:sz w:val="24"/>
              </w:rPr>
              <w:t>勘测定界报告及预审、报批等工作图件制作</w:t>
            </w:r>
          </w:p>
        </w:tc>
        <w:tc>
          <w:tcPr>
            <w:tcW w:w="1286" w:type="dxa"/>
            <w:tcBorders>
              <w:top w:val="nil"/>
              <w:left w:val="nil"/>
              <w:bottom w:val="single" w:sz="4" w:space="0" w:color="auto"/>
              <w:right w:val="single" w:sz="4" w:space="0" w:color="auto"/>
            </w:tcBorders>
            <w:shd w:val="clear" w:color="auto" w:fill="auto"/>
            <w:noWrap/>
            <w:vAlign w:val="center"/>
          </w:tcPr>
          <w:p w:rsidR="00D87D24" w:rsidRDefault="00D87D24">
            <w:pPr>
              <w:widowControl/>
              <w:jc w:val="left"/>
              <w:rPr>
                <w:rFonts w:ascii="SimSun" w:eastAsia="SimSun" w:hAnsi="SimSun" w:cs="SimSun"/>
                <w:color w:val="000000"/>
                <w:kern w:val="0"/>
                <w:sz w:val="24"/>
              </w:rPr>
            </w:pPr>
          </w:p>
        </w:tc>
      </w:tr>
      <w:tr w:rsidR="00D87D24">
        <w:trPr>
          <w:cantSplit/>
          <w:trHeight w:val="90"/>
          <w:jc w:val="center"/>
        </w:trPr>
        <w:tc>
          <w:tcPr>
            <w:tcW w:w="1663" w:type="dxa"/>
            <w:vMerge/>
            <w:tcBorders>
              <w:top w:val="nil"/>
              <w:left w:val="single" w:sz="4" w:space="0" w:color="auto"/>
              <w:bottom w:val="single" w:sz="4" w:space="0" w:color="auto"/>
              <w:right w:val="single" w:sz="4" w:space="0" w:color="auto"/>
            </w:tcBorders>
            <w:shd w:val="clear" w:color="auto" w:fill="auto"/>
            <w:noWrap/>
            <w:vAlign w:val="center"/>
          </w:tcPr>
          <w:p w:rsidR="00D87D24" w:rsidRDefault="00D87D24">
            <w:pPr>
              <w:widowControl/>
              <w:jc w:val="left"/>
              <w:rPr>
                <w:rFonts w:ascii="SimSun" w:eastAsia="SimSun" w:hAnsi="SimSun" w:cs="SimSun"/>
                <w:color w:val="000000"/>
                <w:kern w:val="0"/>
                <w:sz w:val="24"/>
              </w:rPr>
            </w:pPr>
          </w:p>
        </w:tc>
        <w:tc>
          <w:tcPr>
            <w:tcW w:w="5121"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界址点放样</w:t>
            </w:r>
          </w:p>
        </w:tc>
        <w:tc>
          <w:tcPr>
            <w:tcW w:w="1286"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 xml:space="preserve">　</w:t>
            </w:r>
          </w:p>
        </w:tc>
      </w:tr>
      <w:tr w:rsidR="00D87D24">
        <w:trPr>
          <w:cantSplit/>
          <w:trHeight w:val="90"/>
          <w:jc w:val="center"/>
        </w:trPr>
        <w:tc>
          <w:tcPr>
            <w:tcW w:w="1663" w:type="dxa"/>
            <w:vMerge/>
            <w:tcBorders>
              <w:top w:val="nil"/>
              <w:left w:val="single" w:sz="4" w:space="0" w:color="auto"/>
              <w:bottom w:val="single" w:sz="4" w:space="0" w:color="auto"/>
              <w:right w:val="single" w:sz="4" w:space="0" w:color="auto"/>
            </w:tcBorders>
            <w:shd w:val="clear" w:color="auto" w:fill="auto"/>
            <w:noWrap/>
            <w:vAlign w:val="center"/>
          </w:tcPr>
          <w:p w:rsidR="00D87D24" w:rsidRDefault="00D87D24">
            <w:pPr>
              <w:widowControl/>
              <w:jc w:val="left"/>
              <w:rPr>
                <w:rFonts w:ascii="SimSun" w:eastAsia="SimSun" w:hAnsi="SimSun" w:cs="SimSun"/>
                <w:color w:val="000000"/>
                <w:kern w:val="0"/>
                <w:sz w:val="24"/>
              </w:rPr>
            </w:pPr>
          </w:p>
        </w:tc>
        <w:tc>
          <w:tcPr>
            <w:tcW w:w="5121"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地类描述表、村界示意图等图表制作</w:t>
            </w:r>
          </w:p>
        </w:tc>
        <w:tc>
          <w:tcPr>
            <w:tcW w:w="1286"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 xml:space="preserve">　</w:t>
            </w:r>
          </w:p>
        </w:tc>
      </w:tr>
      <w:tr w:rsidR="00D87D24">
        <w:trPr>
          <w:cantSplit/>
          <w:trHeight w:val="90"/>
          <w:jc w:val="center"/>
        </w:trPr>
        <w:tc>
          <w:tcPr>
            <w:tcW w:w="1663" w:type="dxa"/>
            <w:vMerge/>
            <w:tcBorders>
              <w:top w:val="nil"/>
              <w:left w:val="single" w:sz="4" w:space="0" w:color="auto"/>
              <w:bottom w:val="single" w:sz="4" w:space="0" w:color="auto"/>
              <w:right w:val="single" w:sz="4" w:space="0" w:color="auto"/>
            </w:tcBorders>
            <w:shd w:val="clear" w:color="auto" w:fill="auto"/>
            <w:noWrap/>
            <w:vAlign w:val="center"/>
          </w:tcPr>
          <w:p w:rsidR="00D87D24" w:rsidRDefault="00D87D24">
            <w:pPr>
              <w:widowControl/>
              <w:jc w:val="left"/>
              <w:rPr>
                <w:rFonts w:ascii="SimSun" w:eastAsia="SimSun" w:hAnsi="SimSun" w:cs="SimSun"/>
                <w:color w:val="000000"/>
                <w:kern w:val="0"/>
                <w:sz w:val="24"/>
              </w:rPr>
            </w:pPr>
          </w:p>
        </w:tc>
        <w:tc>
          <w:tcPr>
            <w:tcW w:w="5121"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kern w:val="0"/>
                <w:sz w:val="24"/>
              </w:rPr>
            </w:pPr>
            <w:r>
              <w:rPr>
                <w:rFonts w:ascii="SimSun" w:eastAsia="SimSun" w:hAnsi="SimSun" w:cs="SimSun" w:hint="eastAsia"/>
                <w:kern w:val="0"/>
                <w:sz w:val="24"/>
              </w:rPr>
              <w:t>地类测量、现状调查等零星工作</w:t>
            </w:r>
          </w:p>
        </w:tc>
        <w:tc>
          <w:tcPr>
            <w:tcW w:w="1286"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 xml:space="preserve">　</w:t>
            </w:r>
          </w:p>
        </w:tc>
      </w:tr>
      <w:tr w:rsidR="00D87D24">
        <w:trPr>
          <w:cantSplit/>
          <w:trHeight w:val="90"/>
          <w:jc w:val="center"/>
        </w:trPr>
        <w:tc>
          <w:tcPr>
            <w:tcW w:w="1663" w:type="dxa"/>
            <w:vMerge/>
            <w:tcBorders>
              <w:top w:val="nil"/>
              <w:left w:val="single" w:sz="4" w:space="0" w:color="auto"/>
              <w:bottom w:val="single" w:sz="4" w:space="0" w:color="auto"/>
              <w:right w:val="single" w:sz="4" w:space="0" w:color="auto"/>
            </w:tcBorders>
            <w:shd w:val="clear" w:color="auto" w:fill="auto"/>
            <w:noWrap/>
            <w:vAlign w:val="center"/>
          </w:tcPr>
          <w:p w:rsidR="00D87D24" w:rsidRDefault="00D87D24">
            <w:pPr>
              <w:widowControl/>
              <w:jc w:val="left"/>
              <w:rPr>
                <w:rFonts w:ascii="SimSun" w:eastAsia="SimSun" w:hAnsi="SimSun" w:cs="SimSun"/>
                <w:color w:val="000000"/>
                <w:kern w:val="0"/>
                <w:sz w:val="24"/>
              </w:rPr>
            </w:pPr>
          </w:p>
        </w:tc>
        <w:tc>
          <w:tcPr>
            <w:tcW w:w="5121"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土地征收勘测调查汇总表</w:t>
            </w:r>
          </w:p>
        </w:tc>
        <w:tc>
          <w:tcPr>
            <w:tcW w:w="1286"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 xml:space="preserve">　</w:t>
            </w:r>
          </w:p>
        </w:tc>
      </w:tr>
      <w:tr w:rsidR="00D87D24">
        <w:trPr>
          <w:cantSplit/>
          <w:trHeight w:val="90"/>
          <w:jc w:val="center"/>
        </w:trPr>
        <w:tc>
          <w:tcPr>
            <w:tcW w:w="1663" w:type="dxa"/>
            <w:vMerge/>
            <w:tcBorders>
              <w:top w:val="nil"/>
              <w:left w:val="single" w:sz="4" w:space="0" w:color="auto"/>
              <w:bottom w:val="single" w:sz="4" w:space="0" w:color="auto"/>
              <w:right w:val="single" w:sz="4" w:space="0" w:color="auto"/>
            </w:tcBorders>
            <w:shd w:val="clear" w:color="auto" w:fill="auto"/>
            <w:noWrap/>
            <w:vAlign w:val="center"/>
          </w:tcPr>
          <w:p w:rsidR="00D87D24" w:rsidRDefault="00D87D24">
            <w:pPr>
              <w:widowControl/>
              <w:jc w:val="left"/>
              <w:rPr>
                <w:rFonts w:ascii="SimSun" w:eastAsia="SimSun" w:hAnsi="SimSun" w:cs="SimSun"/>
                <w:color w:val="000000"/>
                <w:kern w:val="0"/>
                <w:sz w:val="24"/>
              </w:rPr>
            </w:pPr>
          </w:p>
        </w:tc>
        <w:tc>
          <w:tcPr>
            <w:tcW w:w="5121" w:type="dxa"/>
            <w:tcBorders>
              <w:top w:val="nil"/>
              <w:left w:val="nil"/>
              <w:bottom w:val="single" w:sz="4" w:space="0" w:color="auto"/>
              <w:right w:val="single" w:sz="4" w:space="0" w:color="auto"/>
            </w:tcBorders>
            <w:shd w:val="clear" w:color="auto" w:fill="auto"/>
            <w:noWrap/>
            <w:vAlign w:val="center"/>
          </w:tcPr>
          <w:p w:rsidR="00D87D24" w:rsidRDefault="004759CB">
            <w:pPr>
              <w:widowControl/>
              <w:jc w:val="center"/>
              <w:rPr>
                <w:rFonts w:ascii="SimSun" w:eastAsia="SimSun" w:hAnsi="SimSun" w:cs="SimSun"/>
                <w:color w:val="000000"/>
                <w:kern w:val="0"/>
                <w:sz w:val="24"/>
              </w:rPr>
            </w:pPr>
            <w:r>
              <w:rPr>
                <w:rFonts w:ascii="SimSun" w:eastAsia="SimSun" w:hAnsi="SimSun" w:cs="SimSun" w:hint="eastAsia"/>
                <w:color w:val="000000"/>
                <w:kern w:val="0"/>
                <w:sz w:val="24"/>
              </w:rPr>
              <w:t>土地征地调查表（一户一表）</w:t>
            </w:r>
          </w:p>
        </w:tc>
        <w:tc>
          <w:tcPr>
            <w:tcW w:w="1286" w:type="dxa"/>
            <w:tcBorders>
              <w:top w:val="nil"/>
              <w:left w:val="nil"/>
              <w:bottom w:val="single" w:sz="4" w:space="0" w:color="auto"/>
              <w:right w:val="single" w:sz="4" w:space="0" w:color="auto"/>
            </w:tcBorders>
            <w:shd w:val="clear" w:color="auto" w:fill="auto"/>
            <w:noWrap/>
            <w:vAlign w:val="center"/>
          </w:tcPr>
          <w:p w:rsidR="00D87D24" w:rsidRDefault="00D87D24">
            <w:pPr>
              <w:widowControl/>
              <w:jc w:val="center"/>
              <w:rPr>
                <w:rFonts w:ascii="SimSun" w:eastAsia="SimSun" w:hAnsi="SimSun" w:cs="SimSun"/>
                <w:color w:val="000000"/>
                <w:kern w:val="0"/>
                <w:sz w:val="24"/>
              </w:rPr>
            </w:pPr>
          </w:p>
        </w:tc>
      </w:tr>
    </w:tbl>
    <w:p w:rsidR="00D87D24" w:rsidRDefault="004759CB">
      <w:pPr>
        <w:widowControl/>
        <w:jc w:val="left"/>
        <w:rPr>
          <w:rFonts w:ascii="SimSun" w:eastAsia="SimSun" w:hAnsi="SimSun" w:cs="SimSun"/>
          <w:sz w:val="24"/>
        </w:rPr>
      </w:pPr>
      <w:r>
        <w:rPr>
          <w:rFonts w:ascii="SimSun" w:eastAsia="SimSun" w:hAnsi="SimSun" w:cs="SimSun" w:hint="eastAsia"/>
          <w:sz w:val="24"/>
        </w:rPr>
        <w:t>（三）主要政策依据及技术执行标准</w:t>
      </w:r>
    </w:p>
    <w:p w:rsidR="00D87D24" w:rsidRDefault="004759CB">
      <w:pPr>
        <w:ind w:firstLine="560"/>
        <w:rPr>
          <w:rFonts w:ascii="SimSun" w:eastAsia="SimSun" w:hAnsi="SimSun" w:cs="SimSun"/>
          <w:sz w:val="24"/>
        </w:rPr>
      </w:pPr>
      <w:r>
        <w:rPr>
          <w:rFonts w:ascii="SimSun" w:eastAsia="SimSun" w:hAnsi="SimSun" w:cs="SimSun" w:hint="eastAsia"/>
          <w:sz w:val="24"/>
        </w:rPr>
        <w:t>1</w:t>
      </w:r>
      <w:r>
        <w:rPr>
          <w:rFonts w:ascii="SimSun" w:eastAsia="SimSun" w:hAnsi="SimSun" w:cs="SimSun" w:hint="eastAsia"/>
          <w:sz w:val="24"/>
        </w:rPr>
        <w:t>、《中华人民共和国土地管理法》；（评审项</w:t>
      </w:r>
      <w:r>
        <w:rPr>
          <w:rFonts w:ascii="SimSun" w:eastAsia="SimSun" w:hAnsi="SimSun" w:cs="SimSun" w:hint="eastAsia"/>
          <w:sz w:val="24"/>
        </w:rPr>
        <w:t>3</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2</w:t>
      </w:r>
      <w:r>
        <w:rPr>
          <w:rFonts w:ascii="SimSun" w:eastAsia="SimSun" w:hAnsi="SimSun" w:cs="SimSun" w:hint="eastAsia"/>
          <w:sz w:val="24"/>
        </w:rPr>
        <w:t>、《中华人民共和国土地管理法实施条例》；（评审项</w:t>
      </w:r>
      <w:r>
        <w:rPr>
          <w:rFonts w:ascii="SimSun" w:eastAsia="SimSun" w:hAnsi="SimSun" w:cs="SimSun" w:hint="eastAsia"/>
          <w:sz w:val="24"/>
        </w:rPr>
        <w:t>4</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3</w:t>
      </w:r>
      <w:r>
        <w:rPr>
          <w:rFonts w:ascii="SimSun" w:eastAsia="SimSun" w:hAnsi="SimSun" w:cs="SimSun" w:hint="eastAsia"/>
          <w:sz w:val="24"/>
        </w:rPr>
        <w:t>、《福建省自然资源厅关于做好新土地管理法实施后建设用地报批有关工作的通知》（闽自然资发【</w:t>
      </w:r>
      <w:r>
        <w:rPr>
          <w:rFonts w:ascii="SimSun" w:eastAsia="SimSun" w:hAnsi="SimSun" w:cs="SimSun" w:hint="eastAsia"/>
          <w:sz w:val="24"/>
        </w:rPr>
        <w:t>2020</w:t>
      </w:r>
      <w:r>
        <w:rPr>
          <w:rFonts w:ascii="SimSun" w:eastAsia="SimSun" w:hAnsi="SimSun" w:cs="SimSun" w:hint="eastAsia"/>
          <w:sz w:val="24"/>
        </w:rPr>
        <w:t>】</w:t>
      </w:r>
      <w:r>
        <w:rPr>
          <w:rFonts w:ascii="SimSun" w:eastAsia="SimSun" w:hAnsi="SimSun" w:cs="SimSun" w:hint="eastAsia"/>
          <w:sz w:val="24"/>
        </w:rPr>
        <w:t>36</w:t>
      </w:r>
      <w:r>
        <w:rPr>
          <w:rFonts w:ascii="SimSun" w:eastAsia="SimSun" w:hAnsi="SimSun" w:cs="SimSun" w:hint="eastAsia"/>
          <w:sz w:val="24"/>
        </w:rPr>
        <w:t>号）；（评审项</w:t>
      </w:r>
      <w:r>
        <w:rPr>
          <w:rFonts w:ascii="SimSun" w:eastAsia="SimSun" w:hAnsi="SimSun" w:cs="SimSun" w:hint="eastAsia"/>
          <w:sz w:val="24"/>
        </w:rPr>
        <w:t>5</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4</w:t>
      </w:r>
      <w:r>
        <w:rPr>
          <w:rFonts w:ascii="SimSun" w:eastAsia="SimSun" w:hAnsi="SimSun" w:cs="SimSun" w:hint="eastAsia"/>
          <w:sz w:val="24"/>
        </w:rPr>
        <w:t>、《城市测量规范》（</w:t>
      </w:r>
      <w:r>
        <w:rPr>
          <w:rFonts w:ascii="SimSun" w:eastAsia="SimSun" w:hAnsi="SimSun" w:cs="SimSun" w:hint="eastAsia"/>
          <w:sz w:val="24"/>
        </w:rPr>
        <w:t>CJJ/T 8-2011</w:t>
      </w:r>
      <w:r>
        <w:rPr>
          <w:rFonts w:ascii="SimSun" w:eastAsia="SimSun" w:hAnsi="SimSun" w:cs="SimSun" w:hint="eastAsia"/>
          <w:sz w:val="24"/>
        </w:rPr>
        <w:t>）；</w:t>
      </w:r>
      <w:r>
        <w:rPr>
          <w:rFonts w:ascii="SimSun" w:eastAsia="SimSun" w:hAnsi="SimSun" w:cs="SimSun" w:hint="eastAsia"/>
          <w:sz w:val="24"/>
        </w:rPr>
        <w:t xml:space="preserve"> </w:t>
      </w:r>
      <w:r>
        <w:rPr>
          <w:rFonts w:ascii="SimSun" w:eastAsia="SimSun" w:hAnsi="SimSun" w:cs="SimSun" w:hint="eastAsia"/>
          <w:sz w:val="24"/>
        </w:rPr>
        <w:t>（评审项</w:t>
      </w:r>
      <w:r>
        <w:rPr>
          <w:rFonts w:ascii="SimSun" w:eastAsia="SimSun" w:hAnsi="SimSun" w:cs="SimSun" w:hint="eastAsia"/>
          <w:sz w:val="24"/>
        </w:rPr>
        <w:t>6</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5</w:t>
      </w:r>
      <w:r>
        <w:rPr>
          <w:rFonts w:ascii="SimSun" w:eastAsia="SimSun" w:hAnsi="SimSun" w:cs="SimSun" w:hint="eastAsia"/>
          <w:sz w:val="24"/>
        </w:rPr>
        <w:t>、《卫星定位城市测量技术标准》（</w:t>
      </w:r>
      <w:r>
        <w:rPr>
          <w:rFonts w:ascii="SimSun" w:eastAsia="SimSun" w:hAnsi="SimSun" w:cs="SimSun" w:hint="eastAsia"/>
          <w:sz w:val="24"/>
        </w:rPr>
        <w:t>CJJ/T 73-2019</w:t>
      </w:r>
      <w:r>
        <w:rPr>
          <w:rFonts w:ascii="SimSun" w:eastAsia="SimSun" w:hAnsi="SimSun" w:cs="SimSun" w:hint="eastAsia"/>
          <w:sz w:val="24"/>
        </w:rPr>
        <w:t>）；（评审项</w:t>
      </w:r>
      <w:r>
        <w:rPr>
          <w:rFonts w:ascii="SimSun" w:eastAsia="SimSun" w:hAnsi="SimSun" w:cs="SimSun" w:hint="eastAsia"/>
          <w:sz w:val="24"/>
        </w:rPr>
        <w:t>7</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6</w:t>
      </w:r>
      <w:r>
        <w:rPr>
          <w:rFonts w:ascii="SimSun" w:eastAsia="SimSun" w:hAnsi="SimSun" w:cs="SimSun" w:hint="eastAsia"/>
          <w:sz w:val="24"/>
        </w:rPr>
        <w:t>、《全球定位系统（</w:t>
      </w:r>
      <w:r>
        <w:rPr>
          <w:rFonts w:ascii="SimSun" w:eastAsia="SimSun" w:hAnsi="SimSun" w:cs="SimSun" w:hint="eastAsia"/>
          <w:sz w:val="24"/>
        </w:rPr>
        <w:t>GPS</w:t>
      </w:r>
      <w:r>
        <w:rPr>
          <w:rFonts w:ascii="SimSun" w:eastAsia="SimSun" w:hAnsi="SimSun" w:cs="SimSun" w:hint="eastAsia"/>
          <w:sz w:val="24"/>
        </w:rPr>
        <w:t>）测量规范》（</w:t>
      </w:r>
      <w:r>
        <w:rPr>
          <w:rFonts w:ascii="SimSun" w:eastAsia="SimSun" w:hAnsi="SimSun" w:cs="SimSun" w:hint="eastAsia"/>
          <w:sz w:val="24"/>
        </w:rPr>
        <w:t>GB/T 18314-2009</w:t>
      </w:r>
      <w:r>
        <w:rPr>
          <w:rFonts w:ascii="SimSun" w:eastAsia="SimSun" w:hAnsi="SimSun" w:cs="SimSun" w:hint="eastAsia"/>
          <w:sz w:val="24"/>
        </w:rPr>
        <w:t>）；（评审项</w:t>
      </w:r>
      <w:r>
        <w:rPr>
          <w:rFonts w:ascii="SimSun" w:eastAsia="SimSun" w:hAnsi="SimSun" w:cs="SimSun" w:hint="eastAsia"/>
          <w:sz w:val="24"/>
        </w:rPr>
        <w:t>8</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7</w:t>
      </w:r>
      <w:r>
        <w:rPr>
          <w:rFonts w:ascii="SimSun" w:eastAsia="SimSun" w:hAnsi="SimSun" w:cs="SimSun" w:hint="eastAsia"/>
          <w:sz w:val="24"/>
        </w:rPr>
        <w:t>、《全球定位系统实时动态（</w:t>
      </w:r>
      <w:r>
        <w:rPr>
          <w:rFonts w:ascii="SimSun" w:eastAsia="SimSun" w:hAnsi="SimSun" w:cs="SimSun" w:hint="eastAsia"/>
          <w:sz w:val="24"/>
        </w:rPr>
        <w:t>RTK</w:t>
      </w:r>
      <w:r>
        <w:rPr>
          <w:rFonts w:ascii="SimSun" w:eastAsia="SimSun" w:hAnsi="SimSun" w:cs="SimSun" w:hint="eastAsia"/>
          <w:sz w:val="24"/>
        </w:rPr>
        <w:t>）测量技术规范》（</w:t>
      </w:r>
      <w:r>
        <w:rPr>
          <w:rFonts w:ascii="SimSun" w:eastAsia="SimSun" w:hAnsi="SimSun" w:cs="SimSun" w:hint="eastAsia"/>
          <w:sz w:val="24"/>
        </w:rPr>
        <w:t>CH/T 2009-2010</w:t>
      </w:r>
      <w:r>
        <w:rPr>
          <w:rFonts w:ascii="SimSun" w:eastAsia="SimSun" w:hAnsi="SimSun" w:cs="SimSun" w:hint="eastAsia"/>
          <w:sz w:val="24"/>
        </w:rPr>
        <w:t>）；（评审项</w:t>
      </w:r>
      <w:r>
        <w:rPr>
          <w:rFonts w:ascii="SimSun" w:eastAsia="SimSun" w:hAnsi="SimSun" w:cs="SimSun" w:hint="eastAsia"/>
          <w:sz w:val="24"/>
        </w:rPr>
        <w:t>9</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8</w:t>
      </w:r>
      <w:r>
        <w:rPr>
          <w:rFonts w:ascii="SimSun" w:eastAsia="SimSun" w:hAnsi="SimSun" w:cs="SimSun" w:hint="eastAsia"/>
          <w:sz w:val="24"/>
        </w:rPr>
        <w:t>、《国家基本比例尺地图图式第</w:t>
      </w:r>
      <w:r>
        <w:rPr>
          <w:rFonts w:ascii="SimSun" w:eastAsia="SimSun" w:hAnsi="SimSun" w:cs="SimSun" w:hint="eastAsia"/>
          <w:sz w:val="24"/>
        </w:rPr>
        <w:t>1</w:t>
      </w:r>
      <w:r>
        <w:rPr>
          <w:rFonts w:ascii="SimSun" w:eastAsia="SimSun" w:hAnsi="SimSun" w:cs="SimSun" w:hint="eastAsia"/>
          <w:sz w:val="24"/>
        </w:rPr>
        <w:t>部分</w:t>
      </w:r>
      <w:r>
        <w:rPr>
          <w:rFonts w:ascii="SimSun" w:eastAsia="SimSun" w:hAnsi="SimSun" w:cs="SimSun" w:hint="eastAsia"/>
          <w:sz w:val="24"/>
        </w:rPr>
        <w:t xml:space="preserve"> 1:500</w:t>
      </w:r>
      <w:r>
        <w:rPr>
          <w:rFonts w:ascii="SimSun" w:eastAsia="SimSun" w:hAnsi="SimSun" w:cs="SimSun" w:hint="eastAsia"/>
          <w:sz w:val="24"/>
        </w:rPr>
        <w:t>、</w:t>
      </w:r>
      <w:r>
        <w:rPr>
          <w:rFonts w:ascii="SimSun" w:eastAsia="SimSun" w:hAnsi="SimSun" w:cs="SimSun" w:hint="eastAsia"/>
          <w:sz w:val="24"/>
        </w:rPr>
        <w:t>1:1000</w:t>
      </w:r>
      <w:r>
        <w:rPr>
          <w:rFonts w:ascii="SimSun" w:eastAsia="SimSun" w:hAnsi="SimSun" w:cs="SimSun" w:hint="eastAsia"/>
          <w:sz w:val="24"/>
        </w:rPr>
        <w:t>、</w:t>
      </w:r>
      <w:r>
        <w:rPr>
          <w:rFonts w:ascii="SimSun" w:eastAsia="SimSun" w:hAnsi="SimSun" w:cs="SimSun" w:hint="eastAsia"/>
          <w:sz w:val="24"/>
        </w:rPr>
        <w:t>1:2000</w:t>
      </w:r>
      <w:r>
        <w:rPr>
          <w:rFonts w:ascii="SimSun" w:eastAsia="SimSun" w:hAnsi="SimSun" w:cs="SimSun" w:hint="eastAsia"/>
          <w:sz w:val="24"/>
        </w:rPr>
        <w:t>地形图图式》（</w:t>
      </w:r>
      <w:r>
        <w:rPr>
          <w:rFonts w:ascii="SimSun" w:eastAsia="SimSun" w:hAnsi="SimSun" w:cs="SimSun" w:hint="eastAsia"/>
          <w:sz w:val="24"/>
        </w:rPr>
        <w:t>GB/T 20257.1-2017</w:t>
      </w:r>
      <w:r>
        <w:rPr>
          <w:rFonts w:ascii="SimSun" w:eastAsia="SimSun" w:hAnsi="SimSun" w:cs="SimSun" w:hint="eastAsia"/>
          <w:sz w:val="24"/>
        </w:rPr>
        <w:t>，以下简称《地形图图式》）；（评审项</w:t>
      </w:r>
      <w:r>
        <w:rPr>
          <w:rFonts w:ascii="SimSun" w:eastAsia="SimSun" w:hAnsi="SimSun" w:cs="SimSun" w:hint="eastAsia"/>
          <w:sz w:val="24"/>
        </w:rPr>
        <w:t>10</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9</w:t>
      </w:r>
      <w:r>
        <w:rPr>
          <w:rFonts w:ascii="SimSun" w:eastAsia="SimSun" w:hAnsi="SimSun" w:cs="SimSun" w:hint="eastAsia"/>
          <w:sz w:val="24"/>
        </w:rPr>
        <w:t>、《</w:t>
      </w:r>
      <w:r>
        <w:rPr>
          <w:rFonts w:ascii="SimSun" w:eastAsia="SimSun" w:hAnsi="SimSun" w:cs="SimSun" w:hint="eastAsia"/>
          <w:sz w:val="24"/>
        </w:rPr>
        <w:t>1:500 1:1000 1:2000</w:t>
      </w:r>
      <w:r>
        <w:rPr>
          <w:rFonts w:ascii="SimSun" w:eastAsia="SimSun" w:hAnsi="SimSun" w:cs="SimSun" w:hint="eastAsia"/>
          <w:sz w:val="24"/>
        </w:rPr>
        <w:t>外业数字测图技术规程》（</w:t>
      </w:r>
      <w:r>
        <w:rPr>
          <w:rFonts w:ascii="SimSun" w:eastAsia="SimSun" w:hAnsi="SimSun" w:cs="SimSun" w:hint="eastAsia"/>
          <w:sz w:val="24"/>
        </w:rPr>
        <w:t>GB/T 14912-2017</w:t>
      </w:r>
      <w:r>
        <w:rPr>
          <w:rFonts w:ascii="SimSun" w:eastAsia="SimSun" w:hAnsi="SimSun" w:cs="SimSun" w:hint="eastAsia"/>
          <w:sz w:val="24"/>
        </w:rPr>
        <w:t>）；</w:t>
      </w:r>
      <w:r>
        <w:rPr>
          <w:rFonts w:ascii="SimSun" w:eastAsia="SimSun" w:hAnsi="SimSun" w:cs="SimSun" w:hint="eastAsia"/>
          <w:sz w:val="24"/>
        </w:rPr>
        <w:t xml:space="preserve"> </w:t>
      </w:r>
      <w:r>
        <w:rPr>
          <w:rFonts w:ascii="SimSun" w:eastAsia="SimSun" w:hAnsi="SimSun" w:cs="SimSun" w:hint="eastAsia"/>
          <w:sz w:val="24"/>
        </w:rPr>
        <w:t>（评审项</w:t>
      </w:r>
      <w:r>
        <w:rPr>
          <w:rFonts w:ascii="SimSun" w:eastAsia="SimSun" w:hAnsi="SimSun" w:cs="SimSun" w:hint="eastAsia"/>
          <w:sz w:val="24"/>
        </w:rPr>
        <w:t>11</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10</w:t>
      </w:r>
      <w:r>
        <w:rPr>
          <w:rFonts w:ascii="SimSun" w:eastAsia="SimSun" w:hAnsi="SimSun" w:cs="SimSun" w:hint="eastAsia"/>
          <w:sz w:val="24"/>
        </w:rPr>
        <w:t>、《土地勘测定界规程》（</w:t>
      </w:r>
      <w:r>
        <w:rPr>
          <w:rFonts w:ascii="SimSun" w:eastAsia="SimSun" w:hAnsi="SimSun" w:cs="SimSun" w:hint="eastAsia"/>
          <w:sz w:val="24"/>
        </w:rPr>
        <w:t>TD/T 1008-2007</w:t>
      </w:r>
      <w:r>
        <w:rPr>
          <w:rFonts w:ascii="SimSun" w:eastAsia="SimSun" w:hAnsi="SimSun" w:cs="SimSun" w:hint="eastAsia"/>
          <w:sz w:val="24"/>
        </w:rPr>
        <w:t>）；（评审项</w:t>
      </w:r>
      <w:r>
        <w:rPr>
          <w:rFonts w:ascii="SimSun" w:eastAsia="SimSun" w:hAnsi="SimSun" w:cs="SimSun" w:hint="eastAsia"/>
          <w:sz w:val="24"/>
        </w:rPr>
        <w:t>12</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11</w:t>
      </w:r>
      <w:r>
        <w:rPr>
          <w:rFonts w:ascii="SimSun" w:eastAsia="SimSun" w:hAnsi="SimSun" w:cs="SimSun" w:hint="eastAsia"/>
          <w:sz w:val="24"/>
        </w:rPr>
        <w:t>、《</w:t>
      </w:r>
      <w:hyperlink r:id="rId7" w:history="1">
        <w:r>
          <w:rPr>
            <w:rFonts w:ascii="SimSun" w:eastAsia="SimSun" w:hAnsi="SimSun" w:cs="SimSun" w:hint="eastAsia"/>
            <w:sz w:val="24"/>
          </w:rPr>
          <w:t>土地利用现状分类</w:t>
        </w:r>
      </w:hyperlink>
      <w:r>
        <w:rPr>
          <w:rFonts w:ascii="SimSun" w:eastAsia="SimSun" w:hAnsi="SimSun" w:cs="SimSun" w:hint="eastAsia"/>
          <w:sz w:val="24"/>
        </w:rPr>
        <w:t>》（</w:t>
      </w:r>
      <w:hyperlink r:id="rId8" w:history="1">
        <w:r>
          <w:rPr>
            <w:rFonts w:ascii="SimSun" w:eastAsia="SimSun" w:hAnsi="SimSun" w:cs="SimSun" w:hint="eastAsia"/>
            <w:sz w:val="24"/>
          </w:rPr>
          <w:t>GB/T 21010-2017</w:t>
        </w:r>
      </w:hyperlink>
      <w:r>
        <w:rPr>
          <w:rFonts w:ascii="SimSun" w:eastAsia="SimSun" w:hAnsi="SimSun" w:cs="SimSun" w:hint="eastAsia"/>
          <w:sz w:val="24"/>
        </w:rPr>
        <w:t>）；（评审项</w:t>
      </w:r>
      <w:r>
        <w:rPr>
          <w:rFonts w:ascii="SimSun" w:eastAsia="SimSun" w:hAnsi="SimSun" w:cs="SimSun" w:hint="eastAsia"/>
          <w:sz w:val="24"/>
        </w:rPr>
        <w:t>13</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12</w:t>
      </w:r>
      <w:r>
        <w:rPr>
          <w:rFonts w:ascii="SimSun" w:eastAsia="SimSun" w:hAnsi="SimSun" w:cs="SimSun" w:hint="eastAsia"/>
          <w:sz w:val="24"/>
        </w:rPr>
        <w:t>、《</w:t>
      </w:r>
      <w:r>
        <w:rPr>
          <w:rFonts w:ascii="SimSun" w:eastAsia="SimSun" w:hAnsi="SimSun" w:cs="SimSun" w:hint="eastAsia"/>
          <w:sz w:val="24"/>
        </w:rPr>
        <w:t>1:500 1:1000 1:2000</w:t>
      </w:r>
      <w:r>
        <w:rPr>
          <w:rFonts w:ascii="SimSun" w:eastAsia="SimSun" w:hAnsi="SimSun" w:cs="SimSun" w:hint="eastAsia"/>
          <w:sz w:val="24"/>
        </w:rPr>
        <w:t>地形图航空摄影规范》（</w:t>
      </w:r>
      <w:r>
        <w:rPr>
          <w:rFonts w:ascii="SimSun" w:eastAsia="SimSun" w:hAnsi="SimSun" w:cs="SimSun" w:hint="eastAsia"/>
          <w:sz w:val="24"/>
        </w:rPr>
        <w:t>GB/T 6962-2005</w:t>
      </w:r>
      <w:r>
        <w:rPr>
          <w:rFonts w:ascii="SimSun" w:eastAsia="SimSun" w:hAnsi="SimSun" w:cs="SimSun" w:hint="eastAsia"/>
          <w:sz w:val="24"/>
        </w:rPr>
        <w:t>）；（评审项</w:t>
      </w:r>
      <w:r>
        <w:rPr>
          <w:rFonts w:ascii="SimSun" w:eastAsia="SimSun" w:hAnsi="SimSun" w:cs="SimSun" w:hint="eastAsia"/>
          <w:sz w:val="24"/>
        </w:rPr>
        <w:t>14</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13</w:t>
      </w:r>
      <w:r>
        <w:rPr>
          <w:rFonts w:ascii="SimSun" w:eastAsia="SimSun" w:hAnsi="SimSun" w:cs="SimSun" w:hint="eastAsia"/>
          <w:sz w:val="24"/>
        </w:rPr>
        <w:t>、《</w:t>
      </w:r>
      <w:hyperlink r:id="rId9" w:history="1">
        <w:r>
          <w:rPr>
            <w:rFonts w:ascii="SimSun" w:eastAsia="SimSun" w:hAnsi="SimSun" w:cs="SimSun" w:hint="eastAsia"/>
            <w:sz w:val="24"/>
          </w:rPr>
          <w:t xml:space="preserve">1:500 1:1000 1:2 000 </w:t>
        </w:r>
        <w:r>
          <w:rPr>
            <w:rFonts w:ascii="SimSun" w:eastAsia="SimSun" w:hAnsi="SimSun" w:cs="SimSun" w:hint="eastAsia"/>
            <w:sz w:val="24"/>
          </w:rPr>
          <w:t>地形图航空摄影测量数字化测图规范</w:t>
        </w:r>
      </w:hyperlink>
      <w:r>
        <w:rPr>
          <w:rFonts w:ascii="SimSun" w:eastAsia="SimSun" w:hAnsi="SimSun" w:cs="SimSun" w:hint="eastAsia"/>
          <w:sz w:val="24"/>
        </w:rPr>
        <w:t>》（</w:t>
      </w:r>
      <w:hyperlink r:id="rId10" w:history="1">
        <w:r>
          <w:rPr>
            <w:rFonts w:ascii="SimSun" w:eastAsia="SimSun" w:hAnsi="SimSun" w:cs="SimSun" w:hint="eastAsia"/>
            <w:sz w:val="24"/>
          </w:rPr>
          <w:t>GB/T 15967-2008</w:t>
        </w:r>
      </w:hyperlink>
      <w:r>
        <w:rPr>
          <w:rFonts w:ascii="SimSun" w:eastAsia="SimSun" w:hAnsi="SimSun" w:cs="SimSun" w:hint="eastAsia"/>
          <w:sz w:val="24"/>
        </w:rPr>
        <w:t>）；（评审项</w:t>
      </w:r>
      <w:r>
        <w:rPr>
          <w:rFonts w:ascii="SimSun" w:eastAsia="SimSun" w:hAnsi="SimSun" w:cs="SimSun" w:hint="eastAsia"/>
          <w:sz w:val="24"/>
        </w:rPr>
        <w:t>15</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14</w:t>
      </w:r>
      <w:r>
        <w:rPr>
          <w:rFonts w:ascii="SimSun" w:eastAsia="SimSun" w:hAnsi="SimSun" w:cs="SimSun" w:hint="eastAsia"/>
          <w:sz w:val="24"/>
        </w:rPr>
        <w:t>、《</w:t>
      </w:r>
      <w:hyperlink r:id="rId11" w:history="1">
        <w:r>
          <w:rPr>
            <w:rFonts w:ascii="SimSun" w:eastAsia="SimSun" w:hAnsi="SimSun" w:cs="SimSun" w:hint="eastAsia"/>
            <w:sz w:val="24"/>
          </w:rPr>
          <w:t xml:space="preserve">1:500 1:1000 1:2 000 </w:t>
        </w:r>
        <w:r>
          <w:rPr>
            <w:rFonts w:ascii="SimSun" w:eastAsia="SimSun" w:hAnsi="SimSun" w:cs="SimSun" w:hint="eastAsia"/>
            <w:sz w:val="24"/>
          </w:rPr>
          <w:t>地形图航空摄影测量内业规范</w:t>
        </w:r>
      </w:hyperlink>
      <w:r>
        <w:rPr>
          <w:rFonts w:ascii="SimSun" w:eastAsia="SimSun" w:hAnsi="SimSun" w:cs="SimSun" w:hint="eastAsia"/>
          <w:sz w:val="24"/>
        </w:rPr>
        <w:t>》（</w:t>
      </w:r>
      <w:hyperlink r:id="rId12" w:history="1">
        <w:r>
          <w:rPr>
            <w:rFonts w:ascii="SimSun" w:eastAsia="SimSun" w:hAnsi="SimSun" w:cs="SimSun" w:hint="eastAsia"/>
            <w:sz w:val="24"/>
          </w:rPr>
          <w:t xml:space="preserve">GB/T </w:t>
        </w:r>
        <w:r>
          <w:rPr>
            <w:rFonts w:ascii="SimSun" w:eastAsia="SimSun" w:hAnsi="SimSun" w:cs="SimSun" w:hint="eastAsia"/>
            <w:sz w:val="24"/>
          </w:rPr>
          <w:lastRenderedPageBreak/>
          <w:t>7930-2008</w:t>
        </w:r>
      </w:hyperlink>
      <w:r>
        <w:rPr>
          <w:rFonts w:ascii="SimSun" w:eastAsia="SimSun" w:hAnsi="SimSun" w:cs="SimSun" w:hint="eastAsia"/>
          <w:sz w:val="24"/>
        </w:rPr>
        <w:t>）；（评审项</w:t>
      </w:r>
      <w:r>
        <w:rPr>
          <w:rFonts w:ascii="SimSun" w:eastAsia="SimSun" w:hAnsi="SimSun" w:cs="SimSun" w:hint="eastAsia"/>
          <w:sz w:val="24"/>
        </w:rPr>
        <w:t>16</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15</w:t>
      </w:r>
      <w:r>
        <w:rPr>
          <w:rFonts w:ascii="SimSun" w:eastAsia="SimSun" w:hAnsi="SimSun" w:cs="SimSun" w:hint="eastAsia"/>
          <w:sz w:val="24"/>
        </w:rPr>
        <w:t>、《基础地理信息标准数据基本规定》（</w:t>
      </w:r>
      <w:r>
        <w:rPr>
          <w:rFonts w:ascii="SimSun" w:eastAsia="SimSun" w:hAnsi="SimSun" w:cs="SimSun" w:hint="eastAsia"/>
          <w:sz w:val="24"/>
        </w:rPr>
        <w:t>GB 21139-2007</w:t>
      </w:r>
      <w:r>
        <w:rPr>
          <w:rFonts w:ascii="SimSun" w:eastAsia="SimSun" w:hAnsi="SimSun" w:cs="SimSun" w:hint="eastAsia"/>
          <w:sz w:val="24"/>
        </w:rPr>
        <w:t>）；（评审项</w:t>
      </w:r>
      <w:r>
        <w:rPr>
          <w:rFonts w:ascii="SimSun" w:eastAsia="SimSun" w:hAnsi="SimSun" w:cs="SimSun" w:hint="eastAsia"/>
          <w:sz w:val="24"/>
        </w:rPr>
        <w:t>17</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16</w:t>
      </w:r>
      <w:r>
        <w:rPr>
          <w:rFonts w:ascii="SimSun" w:eastAsia="SimSun" w:hAnsi="SimSun" w:cs="SimSun" w:hint="eastAsia"/>
          <w:sz w:val="24"/>
        </w:rPr>
        <w:t>、《基础地理信息要素分类与代码》（</w:t>
      </w:r>
      <w:r>
        <w:rPr>
          <w:rFonts w:ascii="SimSun" w:eastAsia="SimSun" w:hAnsi="SimSun" w:cs="SimSun" w:hint="eastAsia"/>
          <w:sz w:val="24"/>
        </w:rPr>
        <w:t>GB/T 13923-2006</w:t>
      </w:r>
      <w:r>
        <w:rPr>
          <w:rFonts w:ascii="SimSun" w:eastAsia="SimSun" w:hAnsi="SimSun" w:cs="SimSun" w:hint="eastAsia"/>
          <w:sz w:val="24"/>
        </w:rPr>
        <w:t>）；（评审项</w:t>
      </w:r>
      <w:r>
        <w:rPr>
          <w:rFonts w:ascii="SimSun" w:eastAsia="SimSun" w:hAnsi="SimSun" w:cs="SimSun" w:hint="eastAsia"/>
          <w:sz w:val="24"/>
        </w:rPr>
        <w:t>18</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17</w:t>
      </w:r>
      <w:r>
        <w:rPr>
          <w:rFonts w:ascii="SimSun" w:eastAsia="SimSun" w:hAnsi="SimSun" w:cs="SimSun" w:hint="eastAsia"/>
          <w:sz w:val="24"/>
        </w:rPr>
        <w:t>、《测绘成果质量检查与验收》（</w:t>
      </w:r>
      <w:r>
        <w:rPr>
          <w:rFonts w:ascii="SimSun" w:eastAsia="SimSun" w:hAnsi="SimSun" w:cs="SimSun" w:hint="eastAsia"/>
          <w:sz w:val="24"/>
        </w:rPr>
        <w:t>GB/T 24356-2009</w:t>
      </w:r>
      <w:r>
        <w:rPr>
          <w:rFonts w:ascii="SimSun" w:eastAsia="SimSun" w:hAnsi="SimSun" w:cs="SimSun" w:hint="eastAsia"/>
          <w:sz w:val="24"/>
        </w:rPr>
        <w:t>）。（评审项</w:t>
      </w:r>
      <w:r>
        <w:rPr>
          <w:rFonts w:ascii="SimSun" w:eastAsia="SimSun" w:hAnsi="SimSun" w:cs="SimSun" w:hint="eastAsia"/>
          <w:sz w:val="24"/>
        </w:rPr>
        <w:t>19</w:t>
      </w:r>
      <w:r>
        <w:rPr>
          <w:rFonts w:ascii="SimSun" w:eastAsia="SimSun" w:hAnsi="SimSun" w:cs="SimSun" w:hint="eastAsia"/>
          <w:sz w:val="24"/>
        </w:rPr>
        <w:t>）</w:t>
      </w:r>
    </w:p>
    <w:p w:rsidR="00D87D24" w:rsidRDefault="004759CB">
      <w:pPr>
        <w:pStyle w:val="2"/>
        <w:ind w:firstLineChars="200" w:firstLine="480"/>
        <w:rPr>
          <w:rFonts w:ascii="SimSun" w:eastAsia="SimSun" w:hAnsi="SimSun" w:cs="SimSun"/>
          <w:sz w:val="24"/>
          <w:szCs w:val="24"/>
          <w:highlight w:val="yellow"/>
        </w:rPr>
      </w:pPr>
      <w:r>
        <w:rPr>
          <w:rFonts w:ascii="SimSun" w:eastAsia="SimSun" w:hAnsi="SimSun" w:cs="SimSun" w:hint="eastAsia"/>
          <w:sz w:val="24"/>
          <w:szCs w:val="24"/>
          <w:highlight w:val="yellow"/>
        </w:rPr>
        <w:t>以上标准若出现更新或</w:t>
      </w:r>
      <w:r>
        <w:rPr>
          <w:rFonts w:ascii="SimSun" w:eastAsia="SimSun" w:hAnsi="SimSun" w:cs="SimSun" w:hint="eastAsia"/>
          <w:sz w:val="24"/>
          <w:szCs w:val="24"/>
          <w:highlight w:val="yellow"/>
        </w:rPr>
        <w:t>替换，以新标准为准。未明确的标准要求，也以国家及行业最新标准为准。</w:t>
      </w:r>
      <w:r>
        <w:rPr>
          <w:rFonts w:ascii="SimSun" w:eastAsia="SimSun" w:hAnsi="SimSun" w:cs="SimSun" w:hint="eastAsia"/>
          <w:sz w:val="24"/>
          <w:szCs w:val="24"/>
        </w:rPr>
        <w:t>（评审项</w:t>
      </w:r>
      <w:r>
        <w:rPr>
          <w:rFonts w:ascii="SimSun" w:eastAsia="SimSun" w:hAnsi="SimSun" w:cs="SimSun" w:hint="eastAsia"/>
          <w:sz w:val="24"/>
          <w:szCs w:val="24"/>
        </w:rPr>
        <w:t>20</w:t>
      </w:r>
      <w:r>
        <w:rPr>
          <w:rFonts w:ascii="SimSun" w:eastAsia="SimSun" w:hAnsi="SimSun" w:cs="SimSun" w:hint="eastAsia"/>
          <w:sz w:val="24"/>
          <w:szCs w:val="24"/>
        </w:rPr>
        <w:t>）</w:t>
      </w:r>
    </w:p>
    <w:p w:rsidR="00D87D24" w:rsidRDefault="004759CB">
      <w:pPr>
        <w:pStyle w:val="2"/>
        <w:rPr>
          <w:rFonts w:ascii="SimSun" w:eastAsia="SimSun" w:hAnsi="SimSun" w:cs="SimSun"/>
          <w:sz w:val="24"/>
          <w:szCs w:val="24"/>
        </w:rPr>
      </w:pPr>
      <w:r>
        <w:rPr>
          <w:rFonts w:ascii="SimSun" w:eastAsia="SimSun" w:hAnsi="SimSun" w:cs="SimSun" w:hint="eastAsia"/>
          <w:sz w:val="24"/>
          <w:szCs w:val="24"/>
        </w:rPr>
        <w:t>（四）数学基础要求</w:t>
      </w:r>
    </w:p>
    <w:p w:rsidR="00D87D24" w:rsidRDefault="004759CB">
      <w:pPr>
        <w:ind w:firstLine="560"/>
        <w:rPr>
          <w:rFonts w:ascii="SimSun" w:eastAsia="SimSun" w:hAnsi="SimSun" w:cs="SimSun"/>
          <w:sz w:val="24"/>
        </w:rPr>
      </w:pPr>
      <w:r>
        <w:rPr>
          <w:rFonts w:ascii="SimSun" w:eastAsia="SimSun" w:hAnsi="SimSun" w:cs="SimSun" w:hint="eastAsia"/>
          <w:sz w:val="24"/>
        </w:rPr>
        <w:t>1</w:t>
      </w:r>
      <w:r>
        <w:rPr>
          <w:rFonts w:ascii="SimSun" w:eastAsia="SimSun" w:hAnsi="SimSun" w:cs="SimSun" w:hint="eastAsia"/>
          <w:sz w:val="24"/>
        </w:rPr>
        <w:t>、平面坐标系统：</w:t>
      </w:r>
      <w:r>
        <w:rPr>
          <w:rFonts w:ascii="SimSun" w:eastAsia="SimSun" w:hAnsi="SimSun" w:cs="SimSun" w:hint="eastAsia"/>
          <w:sz w:val="24"/>
        </w:rPr>
        <w:t>2000</w:t>
      </w:r>
      <w:r>
        <w:rPr>
          <w:rFonts w:ascii="SimSun" w:eastAsia="SimSun" w:hAnsi="SimSun" w:cs="SimSun" w:hint="eastAsia"/>
          <w:sz w:val="24"/>
        </w:rPr>
        <w:t>国家大地坐标系；（评审项</w:t>
      </w:r>
      <w:r>
        <w:rPr>
          <w:rFonts w:ascii="SimSun" w:eastAsia="SimSun" w:hAnsi="SimSun" w:cs="SimSun" w:hint="eastAsia"/>
          <w:sz w:val="24"/>
        </w:rPr>
        <w:t>21</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2</w:t>
      </w:r>
      <w:r>
        <w:rPr>
          <w:rFonts w:ascii="SimSun" w:eastAsia="SimSun" w:hAnsi="SimSun" w:cs="SimSun" w:hint="eastAsia"/>
          <w:sz w:val="24"/>
        </w:rPr>
        <w:t>、高程基准：</w:t>
      </w:r>
      <w:r>
        <w:rPr>
          <w:rFonts w:ascii="SimSun" w:eastAsia="SimSun" w:hAnsi="SimSun" w:cs="SimSun" w:hint="eastAsia"/>
          <w:sz w:val="24"/>
        </w:rPr>
        <w:t>1985</w:t>
      </w:r>
      <w:r>
        <w:rPr>
          <w:rFonts w:ascii="SimSun" w:eastAsia="SimSun" w:hAnsi="SimSun" w:cs="SimSun" w:hint="eastAsia"/>
          <w:sz w:val="24"/>
        </w:rPr>
        <w:t>国家高程基准；（评审项</w:t>
      </w:r>
      <w:r>
        <w:rPr>
          <w:rFonts w:ascii="SimSun" w:eastAsia="SimSun" w:hAnsi="SimSun" w:cs="SimSun" w:hint="eastAsia"/>
          <w:sz w:val="24"/>
        </w:rPr>
        <w:t>22</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3</w:t>
      </w:r>
      <w:r>
        <w:rPr>
          <w:rFonts w:ascii="SimSun" w:eastAsia="SimSun" w:hAnsi="SimSun" w:cs="SimSun" w:hint="eastAsia"/>
          <w:sz w:val="24"/>
        </w:rPr>
        <w:t>、投影方式：高斯</w:t>
      </w:r>
      <w:r>
        <w:rPr>
          <w:rFonts w:ascii="SimSun" w:eastAsia="SimSun" w:hAnsi="SimSun" w:cs="SimSun" w:hint="eastAsia"/>
          <w:sz w:val="24"/>
        </w:rPr>
        <w:t>-</w:t>
      </w:r>
      <w:r>
        <w:rPr>
          <w:rFonts w:ascii="SimSun" w:eastAsia="SimSun" w:hAnsi="SimSun" w:cs="SimSun" w:hint="eastAsia"/>
          <w:sz w:val="24"/>
        </w:rPr>
        <w:t>克吕格投影，中央子午线为</w:t>
      </w:r>
      <w:r>
        <w:rPr>
          <w:rFonts w:ascii="SimSun" w:eastAsia="SimSun" w:hAnsi="SimSun" w:cs="SimSun" w:hint="eastAsia"/>
          <w:sz w:val="24"/>
        </w:rPr>
        <w:t>120</w:t>
      </w:r>
      <w:r>
        <w:rPr>
          <w:rFonts w:ascii="SimSun" w:eastAsia="SimSun" w:hAnsi="SimSun" w:cs="SimSun" w:hint="eastAsia"/>
          <w:sz w:val="24"/>
        </w:rPr>
        <w:t>°，投影高程为</w:t>
      </w:r>
      <w:r>
        <w:rPr>
          <w:rFonts w:ascii="SimSun" w:eastAsia="SimSun" w:hAnsi="SimSun" w:cs="SimSun" w:hint="eastAsia"/>
          <w:sz w:val="24"/>
        </w:rPr>
        <w:t>0m</w:t>
      </w:r>
      <w:r>
        <w:rPr>
          <w:rFonts w:ascii="SimSun" w:eastAsia="SimSun" w:hAnsi="SimSun" w:cs="SimSun" w:hint="eastAsia"/>
          <w:sz w:val="24"/>
        </w:rPr>
        <w:t>。（评审项</w:t>
      </w:r>
      <w:r>
        <w:rPr>
          <w:rFonts w:ascii="SimSun" w:eastAsia="SimSun" w:hAnsi="SimSun" w:cs="SimSun" w:hint="eastAsia"/>
          <w:sz w:val="24"/>
        </w:rPr>
        <w:t>23</w:t>
      </w:r>
      <w:r>
        <w:rPr>
          <w:rFonts w:ascii="SimSun" w:eastAsia="SimSun" w:hAnsi="SimSun" w:cs="SimSun" w:hint="eastAsia"/>
          <w:sz w:val="24"/>
        </w:rPr>
        <w:t>）</w:t>
      </w:r>
    </w:p>
    <w:p w:rsidR="00D87D24" w:rsidRDefault="004759CB">
      <w:pPr>
        <w:pStyle w:val="2"/>
        <w:rPr>
          <w:rFonts w:ascii="SimSun" w:eastAsia="SimSun" w:hAnsi="SimSun" w:cs="SimSun"/>
          <w:sz w:val="24"/>
          <w:szCs w:val="24"/>
        </w:rPr>
      </w:pPr>
      <w:r>
        <w:rPr>
          <w:rFonts w:ascii="SimSun" w:eastAsia="SimSun" w:hAnsi="SimSun" w:cs="SimSun" w:hint="eastAsia"/>
          <w:sz w:val="24"/>
          <w:szCs w:val="24"/>
        </w:rPr>
        <w:t>（五）成果要求</w:t>
      </w:r>
    </w:p>
    <w:p w:rsidR="00D87D24" w:rsidRDefault="004759CB">
      <w:pPr>
        <w:ind w:firstLine="560"/>
        <w:rPr>
          <w:rFonts w:ascii="SimSun" w:eastAsia="SimSun" w:hAnsi="SimSun" w:cs="SimSun"/>
          <w:sz w:val="24"/>
        </w:rPr>
      </w:pPr>
      <w:r>
        <w:rPr>
          <w:rFonts w:ascii="SimSun" w:eastAsia="SimSun" w:hAnsi="SimSun" w:cs="SimSun" w:hint="eastAsia"/>
          <w:sz w:val="24"/>
        </w:rPr>
        <w:t>1.</w:t>
      </w:r>
      <w:r>
        <w:rPr>
          <w:rFonts w:ascii="SimSun" w:eastAsia="SimSun" w:hAnsi="SimSun" w:cs="SimSun" w:hint="eastAsia"/>
          <w:sz w:val="24"/>
        </w:rPr>
        <w:t>根据采购人的要求进行分批次提交测绘报告及符合要求的格式成果数据；（评审项</w:t>
      </w:r>
      <w:r>
        <w:rPr>
          <w:rFonts w:ascii="SimSun" w:eastAsia="SimSun" w:hAnsi="SimSun" w:cs="SimSun" w:hint="eastAsia"/>
          <w:sz w:val="24"/>
        </w:rPr>
        <w:t>24</w:t>
      </w:r>
      <w:r>
        <w:rPr>
          <w:rFonts w:ascii="SimSun" w:eastAsia="SimSun" w:hAnsi="SimSun" w:cs="SimSun" w:hint="eastAsia"/>
          <w:sz w:val="24"/>
        </w:rPr>
        <w:t>）</w:t>
      </w:r>
    </w:p>
    <w:p w:rsidR="00D87D24" w:rsidRDefault="004759CB">
      <w:pPr>
        <w:ind w:firstLine="482"/>
        <w:rPr>
          <w:rFonts w:ascii="SimSun" w:eastAsia="SimSun" w:hAnsi="SimSun" w:cs="SimSun"/>
          <w:sz w:val="24"/>
        </w:rPr>
      </w:pPr>
      <w:r>
        <w:rPr>
          <w:rFonts w:ascii="SimSun" w:eastAsia="SimSun" w:hAnsi="SimSun" w:cs="SimSun" w:hint="eastAsia"/>
          <w:b/>
          <w:bCs/>
          <w:kern w:val="0"/>
          <w:sz w:val="24"/>
        </w:rPr>
        <w:t>★</w:t>
      </w:r>
      <w:r>
        <w:rPr>
          <w:rFonts w:ascii="SimSun" w:eastAsia="SimSun" w:hAnsi="SimSun" w:cs="SimSun" w:hint="eastAsia"/>
          <w:sz w:val="24"/>
        </w:rPr>
        <w:t>2.</w:t>
      </w:r>
      <w:r>
        <w:rPr>
          <w:rFonts w:ascii="SimSun" w:eastAsia="SimSun" w:hAnsi="SimSun" w:cs="SimSun" w:hint="eastAsia"/>
          <w:sz w:val="24"/>
        </w:rPr>
        <w:t>成果资料应满足土地征收、收购、优先购买或收回、前期开发及储备土地管护过程中涉及的测绘相关技术要求。（评审项</w:t>
      </w:r>
      <w:r>
        <w:rPr>
          <w:rFonts w:ascii="SimSun" w:eastAsia="SimSun" w:hAnsi="SimSun" w:cs="SimSun" w:hint="eastAsia"/>
          <w:sz w:val="24"/>
        </w:rPr>
        <w:t>2</w:t>
      </w:r>
      <w:r>
        <w:rPr>
          <w:rFonts w:ascii="SimSun" w:eastAsia="SimSun" w:hAnsi="SimSun" w:cs="SimSun" w:hint="eastAsia"/>
          <w:sz w:val="24"/>
        </w:rPr>
        <w:t>5</w:t>
      </w:r>
      <w:r>
        <w:rPr>
          <w:rFonts w:ascii="SimSun" w:eastAsia="SimSun" w:hAnsi="SimSun" w:cs="SimSun" w:hint="eastAsia"/>
          <w:sz w:val="24"/>
        </w:rPr>
        <w:t>）</w:t>
      </w:r>
    </w:p>
    <w:p w:rsidR="00D87D24" w:rsidRDefault="004759CB">
      <w:pPr>
        <w:pStyle w:val="2"/>
        <w:rPr>
          <w:rFonts w:ascii="SimSun" w:eastAsia="SimSun" w:hAnsi="SimSun" w:cs="SimSun"/>
          <w:sz w:val="24"/>
          <w:szCs w:val="24"/>
        </w:rPr>
      </w:pPr>
      <w:r>
        <w:rPr>
          <w:rFonts w:ascii="SimSun" w:eastAsia="SimSun" w:hAnsi="SimSun" w:cs="SimSun" w:hint="eastAsia"/>
          <w:sz w:val="24"/>
          <w:szCs w:val="24"/>
        </w:rPr>
        <w:t>（六）验收标准</w:t>
      </w:r>
    </w:p>
    <w:p w:rsidR="00D87D24" w:rsidRDefault="004759CB">
      <w:pPr>
        <w:ind w:firstLine="560"/>
        <w:rPr>
          <w:rFonts w:ascii="SimSun" w:eastAsia="SimSun" w:hAnsi="SimSun" w:cs="SimSun"/>
          <w:sz w:val="24"/>
        </w:rPr>
      </w:pPr>
      <w:r>
        <w:rPr>
          <w:rFonts w:ascii="SimSun" w:eastAsia="SimSun" w:hAnsi="SimSun" w:cs="SimSun" w:hint="eastAsia"/>
          <w:sz w:val="24"/>
        </w:rPr>
        <w:t>1.</w:t>
      </w:r>
      <w:r>
        <w:rPr>
          <w:rFonts w:ascii="SimSun" w:eastAsia="SimSun" w:hAnsi="SimSun" w:cs="SimSun" w:hint="eastAsia"/>
          <w:sz w:val="24"/>
        </w:rPr>
        <w:t>服务工作成果的验收标准：按国家行业有关规范标准。（评审项</w:t>
      </w:r>
      <w:r>
        <w:rPr>
          <w:rFonts w:ascii="SimSun" w:eastAsia="SimSun" w:hAnsi="SimSun" w:cs="SimSun" w:hint="eastAsia"/>
          <w:sz w:val="24"/>
        </w:rPr>
        <w:t>26</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2.</w:t>
      </w:r>
      <w:r>
        <w:rPr>
          <w:rFonts w:ascii="SimSun" w:eastAsia="SimSun" w:hAnsi="SimSun" w:cs="SimSun" w:hint="eastAsia"/>
          <w:sz w:val="24"/>
        </w:rPr>
        <w:t>质量要求：按国家行业有关规范标准测绘及自然资源主管部门要求。（评审项</w:t>
      </w:r>
      <w:r>
        <w:rPr>
          <w:rFonts w:ascii="SimSun" w:eastAsia="SimSun" w:hAnsi="SimSun" w:cs="SimSun" w:hint="eastAsia"/>
          <w:sz w:val="24"/>
        </w:rPr>
        <w:t>27</w:t>
      </w:r>
      <w:r>
        <w:rPr>
          <w:rFonts w:ascii="SimSun" w:eastAsia="SimSun" w:hAnsi="SimSun" w:cs="SimSun" w:hint="eastAsia"/>
          <w:sz w:val="24"/>
        </w:rPr>
        <w:t>）</w:t>
      </w:r>
    </w:p>
    <w:p w:rsidR="00D87D24" w:rsidRDefault="004759CB">
      <w:pPr>
        <w:outlineLvl w:val="0"/>
        <w:rPr>
          <w:rFonts w:ascii="SimSun" w:eastAsia="SimSun" w:hAnsi="SimSun" w:cs="SimSun"/>
          <w:sz w:val="24"/>
        </w:rPr>
      </w:pPr>
      <w:r>
        <w:rPr>
          <w:rFonts w:ascii="SimSun" w:eastAsia="SimSun" w:hAnsi="SimSun" w:cs="SimSun" w:hint="eastAsia"/>
          <w:sz w:val="24"/>
        </w:rPr>
        <w:t>（七）其它要求</w:t>
      </w:r>
    </w:p>
    <w:p w:rsidR="00D87D24" w:rsidRDefault="004759CB">
      <w:pPr>
        <w:ind w:firstLine="560"/>
        <w:rPr>
          <w:rFonts w:ascii="SimSun" w:eastAsia="SimSun" w:hAnsi="SimSun" w:cs="SimSun"/>
          <w:sz w:val="24"/>
        </w:rPr>
      </w:pPr>
      <w:r>
        <w:rPr>
          <w:rFonts w:ascii="SimSun" w:eastAsia="SimSun" w:hAnsi="SimSun" w:cs="SimSun" w:hint="eastAsia"/>
          <w:b/>
          <w:bCs/>
          <w:kern w:val="0"/>
          <w:sz w:val="24"/>
        </w:rPr>
        <w:t>★</w:t>
      </w:r>
      <w:r>
        <w:rPr>
          <w:rFonts w:ascii="SimSun" w:eastAsia="SimSun" w:hAnsi="SimSun" w:cs="SimSun" w:hint="eastAsia"/>
          <w:sz w:val="24"/>
        </w:rPr>
        <w:t>1.</w:t>
      </w:r>
      <w:r>
        <w:rPr>
          <w:rFonts w:ascii="SimSun" w:eastAsia="SimSun" w:hAnsi="SimSun" w:cs="SimSun" w:hint="eastAsia"/>
          <w:sz w:val="24"/>
        </w:rPr>
        <w:t>本项目一经中标，中标人不得更换项目管理团队（项目管理团队人员</w:t>
      </w:r>
      <w:r>
        <w:rPr>
          <w:rFonts w:ascii="SimSun" w:eastAsia="SimSun" w:hAnsi="SimSun" w:cs="SimSun" w:hint="eastAsia"/>
          <w:sz w:val="24"/>
          <w:highlight w:val="yellow"/>
        </w:rPr>
        <w:t>需配备</w:t>
      </w:r>
      <w:r>
        <w:rPr>
          <w:rFonts w:ascii="SimSun" w:eastAsia="SimSun" w:hAnsi="SimSun" w:cs="SimSun" w:hint="eastAsia"/>
          <w:sz w:val="24"/>
        </w:rPr>
        <w:t>包含但不限于项目总负责、技术负责、质量负责等人员），如确须更换须取得采购人同意。中标人需</w:t>
      </w:r>
      <w:r>
        <w:rPr>
          <w:rFonts w:ascii="SimSun" w:eastAsia="SimSun" w:hAnsi="SimSun" w:cs="SimSun" w:hint="eastAsia"/>
          <w:sz w:val="24"/>
          <w:highlight w:val="yellow"/>
        </w:rPr>
        <w:t>承诺</w:t>
      </w:r>
      <w:r>
        <w:rPr>
          <w:rFonts w:ascii="SimSun" w:eastAsia="SimSun" w:hAnsi="SimSun" w:cs="SimSun" w:hint="eastAsia"/>
          <w:sz w:val="24"/>
        </w:rPr>
        <w:t>在中标后，需在</w:t>
      </w:r>
      <w:r>
        <w:rPr>
          <w:rFonts w:ascii="SimSun" w:eastAsia="SimSun" w:hAnsi="SimSun" w:cs="SimSun" w:hint="eastAsia"/>
          <w:sz w:val="24"/>
        </w:rPr>
        <w:t>10</w:t>
      </w:r>
      <w:r>
        <w:rPr>
          <w:rFonts w:ascii="SimSun" w:eastAsia="SimSun" w:hAnsi="SimSun" w:cs="SimSun" w:hint="eastAsia"/>
          <w:sz w:val="24"/>
        </w:rPr>
        <w:t>个工作日内完成</w:t>
      </w:r>
      <w:r>
        <w:rPr>
          <w:rFonts w:ascii="SimSun" w:eastAsia="SimSun" w:hAnsi="SimSun" w:cs="SimSun" w:hint="eastAsia"/>
          <w:sz w:val="24"/>
        </w:rPr>
        <w:t xml:space="preserve"> </w:t>
      </w:r>
      <w:r>
        <w:rPr>
          <w:rFonts w:ascii="SimSun" w:eastAsia="SimSun" w:hAnsi="SimSun" w:cs="SimSun" w:hint="eastAsia"/>
          <w:sz w:val="24"/>
        </w:rPr>
        <w:t>“平潭综合实验区公共资源统一平台中介超市”中相关测绘资质的备案，并在投标人周边</w:t>
      </w:r>
      <w:r>
        <w:rPr>
          <w:rFonts w:ascii="SimSun" w:eastAsia="SimSun" w:hAnsi="SimSun" w:cs="SimSun" w:hint="eastAsia"/>
          <w:sz w:val="24"/>
        </w:rPr>
        <w:t>1</w:t>
      </w:r>
      <w:r>
        <w:rPr>
          <w:rFonts w:ascii="SimSun" w:eastAsia="SimSun" w:hAnsi="SimSun" w:cs="SimSun" w:hint="eastAsia"/>
          <w:sz w:val="24"/>
        </w:rPr>
        <w:t>公里区域内成立项目部（办公区域面积不小于</w:t>
      </w:r>
      <w:r>
        <w:rPr>
          <w:rFonts w:ascii="SimSun" w:eastAsia="SimSun" w:hAnsi="SimSun" w:cs="SimSun" w:hint="eastAsia"/>
          <w:sz w:val="24"/>
        </w:rPr>
        <w:t>300</w:t>
      </w:r>
      <w:r>
        <w:rPr>
          <w:rFonts w:ascii="SimSun" w:eastAsia="SimSun" w:hAnsi="SimSun" w:cs="SimSun" w:hint="eastAsia"/>
          <w:sz w:val="24"/>
        </w:rPr>
        <w:t>平方米），并保证项目管理团队人员及</w:t>
      </w:r>
      <w:r>
        <w:rPr>
          <w:rFonts w:ascii="SimSun" w:eastAsia="SimSun" w:hAnsi="SimSun" w:cs="SimSun" w:hint="eastAsia"/>
          <w:sz w:val="24"/>
        </w:rPr>
        <w:t>10</w:t>
      </w:r>
      <w:r>
        <w:rPr>
          <w:rFonts w:ascii="SimSun" w:eastAsia="SimSun" w:hAnsi="SimSun" w:cs="SimSun" w:hint="eastAsia"/>
          <w:sz w:val="24"/>
        </w:rPr>
        <w:t>名以上其他的技术人员常驻项目部，以便测绘工作的开展。</w:t>
      </w:r>
      <w:r>
        <w:rPr>
          <w:rFonts w:ascii="SimSun" w:eastAsia="SimSun" w:hAnsi="SimSun" w:cs="SimSun" w:hint="eastAsia"/>
          <w:b/>
          <w:bCs/>
          <w:sz w:val="24"/>
        </w:rPr>
        <w:t>需提供上述承诺函，否则视为无效投标。</w:t>
      </w:r>
      <w:r>
        <w:rPr>
          <w:rFonts w:ascii="SimSun" w:eastAsia="SimSun" w:hAnsi="SimSun" w:cs="SimSun" w:hint="eastAsia"/>
          <w:sz w:val="24"/>
        </w:rPr>
        <w:t>若中标人违反以上约定，视为虚假应标，采购人有权取消其中标资格，且须负责赔偿给采购人造成的全部损失。（评审项</w:t>
      </w:r>
      <w:r>
        <w:rPr>
          <w:rFonts w:ascii="SimSun" w:eastAsia="SimSun" w:hAnsi="SimSun" w:cs="SimSun" w:hint="eastAsia"/>
          <w:sz w:val="24"/>
        </w:rPr>
        <w:t>28</w:t>
      </w:r>
      <w:r>
        <w:rPr>
          <w:rFonts w:ascii="SimSun" w:eastAsia="SimSun" w:hAnsi="SimSun" w:cs="SimSun" w:hint="eastAsia"/>
          <w:sz w:val="24"/>
        </w:rPr>
        <w:t>）</w:t>
      </w:r>
    </w:p>
    <w:p w:rsidR="00D87D24" w:rsidRDefault="004759CB">
      <w:pPr>
        <w:ind w:firstLine="560"/>
        <w:rPr>
          <w:rFonts w:ascii="SimSun" w:eastAsia="SimSun" w:hAnsi="SimSun" w:cs="SimSun"/>
          <w:sz w:val="24"/>
        </w:rPr>
      </w:pPr>
      <w:r>
        <w:rPr>
          <w:rFonts w:ascii="SimSun" w:eastAsia="SimSun" w:hAnsi="SimSun" w:cs="SimSun" w:hint="eastAsia"/>
          <w:sz w:val="24"/>
        </w:rPr>
        <w:t>2.</w:t>
      </w:r>
      <w:r>
        <w:rPr>
          <w:rFonts w:ascii="SimSun" w:eastAsia="SimSun" w:hAnsi="SimSun" w:cs="SimSun" w:hint="eastAsia"/>
          <w:sz w:val="24"/>
        </w:rPr>
        <w:t>中标人须依据本招标文件的要求及投标承诺，提供符合要求的测绘人员、车辆设备及工具，并配备专业管理（属本公司的）技术人员进行技术指导，所需费用均由</w:t>
      </w:r>
      <w:r>
        <w:rPr>
          <w:rFonts w:ascii="SimSun" w:eastAsia="SimSun" w:hAnsi="SimSun" w:cs="SimSun" w:hint="eastAsia"/>
          <w:sz w:val="24"/>
        </w:rPr>
        <w:t>中标人承担。（评审项</w:t>
      </w:r>
      <w:r>
        <w:rPr>
          <w:rFonts w:ascii="SimSun" w:eastAsia="SimSun" w:hAnsi="SimSun" w:cs="SimSun" w:hint="eastAsia"/>
          <w:sz w:val="24"/>
        </w:rPr>
        <w:t>29</w:t>
      </w:r>
      <w:r>
        <w:rPr>
          <w:rFonts w:ascii="SimSun" w:eastAsia="SimSun" w:hAnsi="SimSun" w:cs="SimSun" w:hint="eastAsia"/>
          <w:sz w:val="24"/>
        </w:rPr>
        <w:t>）</w:t>
      </w:r>
    </w:p>
    <w:p w:rsidR="00D87D24" w:rsidRDefault="00D87D24">
      <w:pPr>
        <w:pStyle w:val="aa"/>
        <w:widowControl/>
        <w:spacing w:before="75" w:beforeAutospacing="0" w:after="75" w:afterAutospacing="0"/>
        <w:rPr>
          <w:rFonts w:ascii="SimSun" w:eastAsia="SimSun" w:hAnsi="SimSun" w:cs="SimSun"/>
        </w:rPr>
      </w:pPr>
    </w:p>
    <w:p w:rsidR="00D87D24" w:rsidRDefault="004759CB">
      <w:pPr>
        <w:pStyle w:val="aa"/>
        <w:widowControl/>
        <w:spacing w:before="75" w:beforeAutospacing="0" w:after="75" w:afterAutospacing="0"/>
        <w:outlineLvl w:val="0"/>
      </w:pPr>
      <w:r>
        <w:rPr>
          <w:rFonts w:ascii="SimSun" w:eastAsia="SimSun" w:hAnsi="SimSun" w:cs="SimSun" w:hint="eastAsia"/>
        </w:rPr>
        <w:t>三、商务条件</w:t>
      </w:r>
      <w:r>
        <w:rPr>
          <w:rStyle w:val="ab"/>
          <w:rFonts w:ascii="SimSun" w:eastAsia="SimSun" w:hAnsi="SimSun" w:cs="SimSun" w:hint="eastAsia"/>
          <w:bCs/>
        </w:rPr>
        <w:t>（以“★”标示的内容为不允许负偏离的实质性要求）</w:t>
      </w:r>
    </w:p>
    <w:p w:rsidR="00D87D24" w:rsidRDefault="004759CB">
      <w:pPr>
        <w:pStyle w:val="aa"/>
        <w:widowControl/>
        <w:spacing w:before="75" w:beforeAutospacing="0" w:after="75" w:afterAutospacing="0"/>
      </w:pPr>
      <w:r>
        <w:rPr>
          <w:rStyle w:val="ab"/>
          <w:rFonts w:ascii="SimSun" w:eastAsia="SimSun" w:hAnsi="SimSun" w:cs="SimSun" w:hint="eastAsia"/>
          <w:bCs/>
        </w:rPr>
        <w:t>包：</w:t>
      </w:r>
      <w:r>
        <w:rPr>
          <w:rStyle w:val="ab"/>
          <w:rFonts w:ascii="SimSun" w:eastAsia="SimSun" w:hAnsi="SimSun" w:cs="SimSun" w:hint="eastAsia"/>
          <w:bCs/>
        </w:rPr>
        <w:t>1</w:t>
      </w:r>
      <w:r>
        <w:rPr>
          <w:rStyle w:val="ab"/>
          <w:rFonts w:ascii="SimSun" w:eastAsia="SimSun" w:hAnsi="SimSun" w:cs="SimSun" w:hint="eastAsia"/>
          <w:bCs/>
        </w:rPr>
        <w:br/>
        <w:t>1</w:t>
      </w:r>
      <w:r>
        <w:rPr>
          <w:rStyle w:val="ab"/>
          <w:rFonts w:ascii="SimSun" w:eastAsia="SimSun" w:hAnsi="SimSun" w:cs="SimSun" w:hint="eastAsia"/>
          <w:bCs/>
        </w:rPr>
        <w:t>、交付地点：福建省平潭综合实验区金井商务运营中心</w:t>
      </w:r>
      <w:r>
        <w:rPr>
          <w:rStyle w:val="ab"/>
          <w:rFonts w:ascii="SimSun" w:eastAsia="SimSun" w:hAnsi="SimSun" w:cs="SimSun" w:hint="eastAsia"/>
          <w:bCs/>
        </w:rPr>
        <w:t>3</w:t>
      </w:r>
      <w:r>
        <w:rPr>
          <w:rStyle w:val="ab"/>
          <w:rFonts w:ascii="SimSun" w:eastAsia="SimSun" w:hAnsi="SimSun" w:cs="SimSun" w:hint="eastAsia"/>
          <w:bCs/>
        </w:rPr>
        <w:t>号楼</w:t>
      </w:r>
      <w:r>
        <w:rPr>
          <w:rStyle w:val="ab"/>
          <w:rFonts w:ascii="SimSun" w:eastAsia="SimSun" w:hAnsi="SimSun" w:cs="SimSun" w:hint="eastAsia"/>
          <w:bCs/>
        </w:rPr>
        <w:t>15</w:t>
      </w:r>
      <w:r>
        <w:rPr>
          <w:rStyle w:val="ab"/>
          <w:rFonts w:ascii="SimSun" w:eastAsia="SimSun" w:hAnsi="SimSun" w:cs="SimSun" w:hint="eastAsia"/>
          <w:bCs/>
        </w:rPr>
        <w:t>层平潭综合实验区自然资源服务中心。</w:t>
      </w:r>
      <w:r>
        <w:rPr>
          <w:rStyle w:val="ab"/>
          <w:rFonts w:ascii="SimSun" w:eastAsia="SimSun" w:hAnsi="SimSun" w:cs="SimSun" w:hint="eastAsia"/>
          <w:bCs/>
        </w:rPr>
        <w:br/>
        <w:t>2</w:t>
      </w:r>
      <w:r>
        <w:rPr>
          <w:rStyle w:val="ab"/>
          <w:rFonts w:ascii="SimSun" w:eastAsia="SimSun" w:hAnsi="SimSun" w:cs="SimSun" w:hint="eastAsia"/>
          <w:bCs/>
        </w:rPr>
        <w:t>、交付时间：每年度</w:t>
      </w:r>
      <w:r>
        <w:rPr>
          <w:rStyle w:val="ab"/>
          <w:rFonts w:ascii="SimSun" w:eastAsia="SimSun" w:hAnsi="SimSun" w:cs="SimSun" w:hint="eastAsia"/>
          <w:bCs/>
        </w:rPr>
        <w:t>12</w:t>
      </w:r>
      <w:r>
        <w:rPr>
          <w:rStyle w:val="ab"/>
          <w:rFonts w:ascii="SimSun" w:eastAsia="SimSun" w:hAnsi="SimSun" w:cs="SimSun" w:hint="eastAsia"/>
          <w:bCs/>
        </w:rPr>
        <w:t>月</w:t>
      </w:r>
      <w:r>
        <w:rPr>
          <w:rStyle w:val="ab"/>
          <w:rFonts w:ascii="SimSun" w:eastAsia="SimSun" w:hAnsi="SimSun" w:cs="SimSun" w:hint="eastAsia"/>
          <w:bCs/>
        </w:rPr>
        <w:t>31</w:t>
      </w:r>
      <w:r>
        <w:rPr>
          <w:rStyle w:val="ab"/>
          <w:rFonts w:ascii="SimSun" w:eastAsia="SimSun" w:hAnsi="SimSun" w:cs="SimSun" w:hint="eastAsia"/>
          <w:bCs/>
        </w:rPr>
        <w:t>日之前，且满足甲方工期需求。</w:t>
      </w:r>
      <w:r>
        <w:rPr>
          <w:rStyle w:val="ab"/>
          <w:rFonts w:ascii="SimSun" w:eastAsia="SimSun" w:hAnsi="SimSun" w:cs="SimSun" w:hint="eastAsia"/>
          <w:bCs/>
        </w:rPr>
        <w:br/>
        <w:t>3</w:t>
      </w:r>
      <w:r>
        <w:rPr>
          <w:rStyle w:val="ab"/>
          <w:rFonts w:ascii="SimSun" w:eastAsia="SimSun" w:hAnsi="SimSun" w:cs="SimSun" w:hint="eastAsia"/>
          <w:bCs/>
        </w:rPr>
        <w:t>、交付条件：根据国家、省和实验区对储备土地工作的节点要求，按时提供相应成果，同时满足招标文件及合同要求。</w:t>
      </w:r>
      <w:r>
        <w:rPr>
          <w:rStyle w:val="ab"/>
          <w:rFonts w:ascii="SimSun" w:eastAsia="SimSun" w:hAnsi="SimSun" w:cs="SimSun" w:hint="eastAsia"/>
          <w:bCs/>
        </w:rPr>
        <w:br/>
        <w:t>4</w:t>
      </w:r>
      <w:r>
        <w:rPr>
          <w:rStyle w:val="ab"/>
          <w:rFonts w:ascii="SimSun" w:eastAsia="SimSun" w:hAnsi="SimSun" w:cs="SimSun" w:hint="eastAsia"/>
          <w:bCs/>
        </w:rPr>
        <w:t>、是否收取履约保证金：否</w:t>
      </w:r>
      <w:r>
        <w:rPr>
          <w:rStyle w:val="ab"/>
          <w:rFonts w:ascii="SimSun" w:eastAsia="SimSun" w:hAnsi="SimSun" w:cs="SimSun" w:hint="eastAsia"/>
          <w:bCs/>
        </w:rPr>
        <w:br/>
        <w:t>5</w:t>
      </w:r>
      <w:r>
        <w:rPr>
          <w:rStyle w:val="ab"/>
          <w:rFonts w:ascii="SimSun" w:eastAsia="SimSun" w:hAnsi="SimSun" w:cs="SimSun" w:hint="eastAsia"/>
          <w:bCs/>
        </w:rPr>
        <w:t>、是否邀请投标人参与验收：否</w:t>
      </w:r>
      <w:r>
        <w:rPr>
          <w:rStyle w:val="ab"/>
          <w:rFonts w:ascii="SimSun" w:eastAsia="SimSun" w:hAnsi="SimSun" w:cs="SimSun" w:hint="eastAsia"/>
          <w:bCs/>
        </w:rPr>
        <w:br/>
        <w:t>6</w:t>
      </w:r>
      <w:r>
        <w:rPr>
          <w:rStyle w:val="ab"/>
          <w:rFonts w:ascii="SimSun" w:eastAsia="SimSun" w:hAnsi="SimSun" w:cs="SimSun" w:hint="eastAsia"/>
          <w:bCs/>
        </w:rPr>
        <w:t>、验收方式数据表格</w:t>
      </w:r>
    </w:p>
    <w:tbl>
      <w:tblPr>
        <w:tblW w:w="5009"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tblPr>
      <w:tblGrid>
        <w:gridCol w:w="1054"/>
        <w:gridCol w:w="7283"/>
      </w:tblGrid>
      <w:tr w:rsidR="00D87D24">
        <w:trPr>
          <w:tblHeader/>
        </w:trPr>
        <w:tc>
          <w:tcPr>
            <w:tcW w:w="632"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lastRenderedPageBreak/>
              <w:t>验收期次</w:t>
            </w:r>
          </w:p>
        </w:tc>
        <w:tc>
          <w:tcPr>
            <w:tcW w:w="4367"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验收期次说明</w:t>
            </w:r>
          </w:p>
        </w:tc>
      </w:tr>
      <w:tr w:rsidR="00D87D24">
        <w:tc>
          <w:tcPr>
            <w:tcW w:w="632"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1</w:t>
            </w:r>
          </w:p>
        </w:tc>
        <w:tc>
          <w:tcPr>
            <w:tcW w:w="4367"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根据国家、福建省、平潭综合实验区有关土地征收、农转用报批的法律、法规、规章和国家、行业标准，经采购人验收，达到验收合格标准（每年度</w:t>
            </w:r>
            <w:r>
              <w:rPr>
                <w:rFonts w:ascii="SimSun" w:eastAsia="SimSun" w:hAnsi="SimSun" w:cs="SimSun"/>
                <w:kern w:val="0"/>
                <w:sz w:val="24"/>
              </w:rPr>
              <w:t>1</w:t>
            </w:r>
            <w:r>
              <w:rPr>
                <w:rFonts w:ascii="SimSun" w:eastAsia="SimSun" w:hAnsi="SimSun" w:cs="SimSun"/>
                <w:kern w:val="0"/>
                <w:sz w:val="24"/>
              </w:rPr>
              <w:t>次）。</w:t>
            </w:r>
          </w:p>
        </w:tc>
      </w:tr>
    </w:tbl>
    <w:p w:rsidR="00D87D24" w:rsidRDefault="004759CB">
      <w:pPr>
        <w:widowControl/>
        <w:jc w:val="left"/>
      </w:pPr>
      <w:r>
        <w:rPr>
          <w:rStyle w:val="ab"/>
          <w:rFonts w:ascii="SimSun" w:eastAsia="SimSun" w:hAnsi="SimSun" w:cs="SimSun"/>
          <w:bCs/>
          <w:kern w:val="0"/>
          <w:sz w:val="24"/>
        </w:rPr>
        <w:t>7</w:t>
      </w:r>
      <w:r>
        <w:rPr>
          <w:rStyle w:val="ab"/>
          <w:rFonts w:ascii="SimSun" w:eastAsia="SimSun" w:hAnsi="SimSun" w:cs="SimSun"/>
          <w:bCs/>
          <w:kern w:val="0"/>
          <w:sz w:val="24"/>
        </w:rPr>
        <w:t>、支付方式数据表格</w:t>
      </w:r>
    </w:p>
    <w:tbl>
      <w:tblPr>
        <w:tblW w:w="5018"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tblPr>
      <w:tblGrid>
        <w:gridCol w:w="1056"/>
        <w:gridCol w:w="1443"/>
        <w:gridCol w:w="5853"/>
      </w:tblGrid>
      <w:tr w:rsidR="00D87D24">
        <w:trPr>
          <w:tblHeader/>
        </w:trPr>
        <w:tc>
          <w:tcPr>
            <w:tcW w:w="632"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支付期次</w:t>
            </w:r>
          </w:p>
        </w:tc>
        <w:tc>
          <w:tcPr>
            <w:tcW w:w="864"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支付比例</w:t>
            </w:r>
            <w:r>
              <w:rPr>
                <w:rFonts w:ascii="SimSun" w:eastAsia="SimSun" w:hAnsi="SimSun" w:cs="SimSun"/>
                <w:kern w:val="0"/>
                <w:sz w:val="24"/>
              </w:rPr>
              <w:t>(%)</w:t>
            </w:r>
          </w:p>
        </w:tc>
        <w:tc>
          <w:tcPr>
            <w:tcW w:w="350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支付期次说明</w:t>
            </w:r>
          </w:p>
        </w:tc>
      </w:tr>
      <w:tr w:rsidR="00D87D24">
        <w:tc>
          <w:tcPr>
            <w:tcW w:w="632"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1</w:t>
            </w:r>
          </w:p>
        </w:tc>
        <w:tc>
          <w:tcPr>
            <w:tcW w:w="864"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16.66</w:t>
            </w:r>
          </w:p>
        </w:tc>
        <w:tc>
          <w:tcPr>
            <w:tcW w:w="350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2022</w:t>
            </w:r>
            <w:r>
              <w:rPr>
                <w:rFonts w:ascii="SimSun" w:eastAsia="SimSun" w:hAnsi="SimSun" w:cs="SimSun"/>
                <w:kern w:val="0"/>
                <w:sz w:val="24"/>
              </w:rPr>
              <w:t>年上半年度按</w:t>
            </w:r>
            <w:r>
              <w:rPr>
                <w:rFonts w:ascii="SimSun" w:eastAsia="SimSun" w:hAnsi="SimSun" w:cs="SimSun"/>
                <w:kern w:val="0"/>
                <w:sz w:val="24"/>
              </w:rPr>
              <w:t>1—6</w:t>
            </w:r>
            <w:r>
              <w:rPr>
                <w:rFonts w:ascii="SimSun" w:eastAsia="SimSun" w:hAnsi="SimSun" w:cs="SimSun"/>
                <w:kern w:val="0"/>
                <w:sz w:val="24"/>
              </w:rPr>
              <w:t>月份实际工作量予以结算，支付金额</w:t>
            </w:r>
            <w:r>
              <w:rPr>
                <w:rFonts w:ascii="SimSun" w:eastAsia="SimSun" w:hAnsi="SimSun" w:cs="SimSun"/>
                <w:kern w:val="0"/>
                <w:sz w:val="24"/>
              </w:rPr>
              <w:t>100</w:t>
            </w:r>
            <w:r>
              <w:rPr>
                <w:rFonts w:ascii="SimSun" w:eastAsia="SimSun" w:hAnsi="SimSun" w:cs="SimSun"/>
                <w:kern w:val="0"/>
                <w:sz w:val="24"/>
              </w:rPr>
              <w:t>万元，支付金额占总金额的</w:t>
            </w:r>
            <w:r>
              <w:rPr>
                <w:rFonts w:ascii="SimSun" w:eastAsia="SimSun" w:hAnsi="SimSun" w:cs="SimSun"/>
                <w:kern w:val="0"/>
                <w:sz w:val="24"/>
              </w:rPr>
              <w:t>16.66%</w:t>
            </w:r>
          </w:p>
        </w:tc>
      </w:tr>
      <w:tr w:rsidR="00D87D24">
        <w:tc>
          <w:tcPr>
            <w:tcW w:w="632"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2</w:t>
            </w:r>
          </w:p>
        </w:tc>
        <w:tc>
          <w:tcPr>
            <w:tcW w:w="864"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16.66</w:t>
            </w:r>
          </w:p>
        </w:tc>
        <w:tc>
          <w:tcPr>
            <w:tcW w:w="350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2022</w:t>
            </w:r>
            <w:r>
              <w:rPr>
                <w:rFonts w:ascii="SimSun" w:eastAsia="SimSun" w:hAnsi="SimSun" w:cs="SimSun"/>
                <w:kern w:val="0"/>
                <w:sz w:val="24"/>
              </w:rPr>
              <w:t>年下半年度按</w:t>
            </w:r>
            <w:r>
              <w:rPr>
                <w:rFonts w:ascii="SimSun" w:eastAsia="SimSun" w:hAnsi="SimSun" w:cs="SimSun"/>
                <w:kern w:val="0"/>
                <w:sz w:val="24"/>
              </w:rPr>
              <w:t>6-12</w:t>
            </w:r>
            <w:r>
              <w:rPr>
                <w:rFonts w:ascii="SimSun" w:eastAsia="SimSun" w:hAnsi="SimSun" w:cs="SimSun"/>
                <w:kern w:val="0"/>
                <w:sz w:val="24"/>
              </w:rPr>
              <w:t>月份实际工作量予以结算，支付金额</w:t>
            </w:r>
            <w:r>
              <w:rPr>
                <w:rFonts w:ascii="SimSun" w:eastAsia="SimSun" w:hAnsi="SimSun" w:cs="SimSun"/>
                <w:kern w:val="0"/>
                <w:sz w:val="24"/>
              </w:rPr>
              <w:t>100</w:t>
            </w:r>
            <w:r>
              <w:rPr>
                <w:rFonts w:ascii="SimSun" w:eastAsia="SimSun" w:hAnsi="SimSun" w:cs="SimSun"/>
                <w:kern w:val="0"/>
                <w:sz w:val="24"/>
              </w:rPr>
              <w:t>万元（</w:t>
            </w:r>
            <w:r>
              <w:rPr>
                <w:rFonts w:ascii="SimSun" w:eastAsia="SimSun" w:hAnsi="SimSun" w:cs="SimSun"/>
                <w:kern w:val="0"/>
                <w:sz w:val="24"/>
              </w:rPr>
              <w:t>2022</w:t>
            </w:r>
            <w:r>
              <w:rPr>
                <w:rFonts w:ascii="SimSun" w:eastAsia="SimSun" w:hAnsi="SimSun" w:cs="SimSun"/>
                <w:kern w:val="0"/>
                <w:sz w:val="24"/>
              </w:rPr>
              <w:t>年度实际工作量超过</w:t>
            </w:r>
            <w:r>
              <w:rPr>
                <w:rFonts w:ascii="SimSun" w:eastAsia="SimSun" w:hAnsi="SimSun" w:cs="SimSun"/>
                <w:kern w:val="0"/>
                <w:sz w:val="24"/>
              </w:rPr>
              <w:t>200</w:t>
            </w:r>
            <w:r>
              <w:rPr>
                <w:rFonts w:ascii="SimSun" w:eastAsia="SimSun" w:hAnsi="SimSun" w:cs="SimSun"/>
                <w:kern w:val="0"/>
                <w:sz w:val="24"/>
              </w:rPr>
              <w:t>万元按</w:t>
            </w:r>
            <w:r>
              <w:rPr>
                <w:rFonts w:ascii="SimSun" w:eastAsia="SimSun" w:hAnsi="SimSun" w:cs="SimSun"/>
                <w:kern w:val="0"/>
                <w:sz w:val="24"/>
              </w:rPr>
              <w:t>200</w:t>
            </w:r>
            <w:r>
              <w:rPr>
                <w:rFonts w:ascii="SimSun" w:eastAsia="SimSun" w:hAnsi="SimSun" w:cs="SimSun"/>
                <w:kern w:val="0"/>
                <w:sz w:val="24"/>
              </w:rPr>
              <w:t>万元结算），支付金额占总金额的</w:t>
            </w:r>
            <w:r>
              <w:rPr>
                <w:rFonts w:ascii="SimSun" w:eastAsia="SimSun" w:hAnsi="SimSun" w:cs="SimSun"/>
                <w:kern w:val="0"/>
                <w:sz w:val="24"/>
              </w:rPr>
              <w:t>16.66%</w:t>
            </w:r>
          </w:p>
        </w:tc>
      </w:tr>
      <w:tr w:rsidR="00D87D24">
        <w:tc>
          <w:tcPr>
            <w:tcW w:w="632"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3</w:t>
            </w:r>
          </w:p>
        </w:tc>
        <w:tc>
          <w:tcPr>
            <w:tcW w:w="864"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16.67</w:t>
            </w:r>
          </w:p>
        </w:tc>
        <w:tc>
          <w:tcPr>
            <w:tcW w:w="350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2023</w:t>
            </w:r>
            <w:r>
              <w:rPr>
                <w:rFonts w:ascii="SimSun" w:eastAsia="SimSun" w:hAnsi="SimSun" w:cs="SimSun"/>
                <w:kern w:val="0"/>
                <w:sz w:val="24"/>
              </w:rPr>
              <w:t>年上半年度按</w:t>
            </w:r>
            <w:r>
              <w:rPr>
                <w:rFonts w:ascii="SimSun" w:eastAsia="SimSun" w:hAnsi="SimSun" w:cs="SimSun"/>
                <w:kern w:val="0"/>
                <w:sz w:val="24"/>
              </w:rPr>
              <w:t>1—6</w:t>
            </w:r>
            <w:r>
              <w:rPr>
                <w:rFonts w:ascii="SimSun" w:eastAsia="SimSun" w:hAnsi="SimSun" w:cs="SimSun"/>
                <w:kern w:val="0"/>
                <w:sz w:val="24"/>
              </w:rPr>
              <w:t>月份实际工作量予以结算，支付金额</w:t>
            </w:r>
            <w:r>
              <w:rPr>
                <w:rFonts w:ascii="SimSun" w:eastAsia="SimSun" w:hAnsi="SimSun" w:cs="SimSun"/>
                <w:kern w:val="0"/>
                <w:sz w:val="24"/>
              </w:rPr>
              <w:t>100</w:t>
            </w:r>
            <w:r>
              <w:rPr>
                <w:rFonts w:ascii="SimSun" w:eastAsia="SimSun" w:hAnsi="SimSun" w:cs="SimSun"/>
                <w:kern w:val="0"/>
                <w:sz w:val="24"/>
              </w:rPr>
              <w:t>万元，支付金额占总金额的</w:t>
            </w:r>
            <w:r>
              <w:rPr>
                <w:rFonts w:ascii="SimSun" w:eastAsia="SimSun" w:hAnsi="SimSun" w:cs="SimSun"/>
                <w:kern w:val="0"/>
                <w:sz w:val="24"/>
              </w:rPr>
              <w:t>16.67%</w:t>
            </w:r>
          </w:p>
        </w:tc>
      </w:tr>
      <w:tr w:rsidR="00D87D24">
        <w:tc>
          <w:tcPr>
            <w:tcW w:w="632"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4</w:t>
            </w:r>
          </w:p>
        </w:tc>
        <w:tc>
          <w:tcPr>
            <w:tcW w:w="864"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16.67</w:t>
            </w:r>
          </w:p>
        </w:tc>
        <w:tc>
          <w:tcPr>
            <w:tcW w:w="350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2023</w:t>
            </w:r>
            <w:r>
              <w:rPr>
                <w:rFonts w:ascii="SimSun" w:eastAsia="SimSun" w:hAnsi="SimSun" w:cs="SimSun"/>
                <w:kern w:val="0"/>
                <w:sz w:val="24"/>
              </w:rPr>
              <w:t>年下半年度按</w:t>
            </w:r>
            <w:r>
              <w:rPr>
                <w:rFonts w:ascii="SimSun" w:eastAsia="SimSun" w:hAnsi="SimSun" w:cs="SimSun"/>
                <w:kern w:val="0"/>
                <w:sz w:val="24"/>
              </w:rPr>
              <w:t>6-12</w:t>
            </w:r>
            <w:r>
              <w:rPr>
                <w:rFonts w:ascii="SimSun" w:eastAsia="SimSun" w:hAnsi="SimSun" w:cs="SimSun"/>
                <w:kern w:val="0"/>
                <w:sz w:val="24"/>
              </w:rPr>
              <w:t>月份实际工作量予以结算，支付金额</w:t>
            </w:r>
            <w:r>
              <w:rPr>
                <w:rFonts w:ascii="SimSun" w:eastAsia="SimSun" w:hAnsi="SimSun" w:cs="SimSun"/>
                <w:kern w:val="0"/>
                <w:sz w:val="24"/>
              </w:rPr>
              <w:t>100</w:t>
            </w:r>
            <w:r>
              <w:rPr>
                <w:rFonts w:ascii="SimSun" w:eastAsia="SimSun" w:hAnsi="SimSun" w:cs="SimSun"/>
                <w:kern w:val="0"/>
                <w:sz w:val="24"/>
              </w:rPr>
              <w:t>万元（</w:t>
            </w:r>
            <w:r>
              <w:rPr>
                <w:rFonts w:ascii="SimSun" w:eastAsia="SimSun" w:hAnsi="SimSun" w:cs="SimSun"/>
                <w:kern w:val="0"/>
                <w:sz w:val="24"/>
              </w:rPr>
              <w:t>2023</w:t>
            </w:r>
            <w:r>
              <w:rPr>
                <w:rFonts w:ascii="SimSun" w:eastAsia="SimSun" w:hAnsi="SimSun" w:cs="SimSun"/>
                <w:kern w:val="0"/>
                <w:sz w:val="24"/>
              </w:rPr>
              <w:t>年度实际工作量超过</w:t>
            </w:r>
            <w:r>
              <w:rPr>
                <w:rFonts w:ascii="SimSun" w:eastAsia="SimSun" w:hAnsi="SimSun" w:cs="SimSun"/>
                <w:kern w:val="0"/>
                <w:sz w:val="24"/>
              </w:rPr>
              <w:t>200</w:t>
            </w:r>
            <w:r>
              <w:rPr>
                <w:rFonts w:ascii="SimSun" w:eastAsia="SimSun" w:hAnsi="SimSun" w:cs="SimSun"/>
                <w:kern w:val="0"/>
                <w:sz w:val="24"/>
              </w:rPr>
              <w:t>万元按</w:t>
            </w:r>
            <w:r>
              <w:rPr>
                <w:rFonts w:ascii="SimSun" w:eastAsia="SimSun" w:hAnsi="SimSun" w:cs="SimSun"/>
                <w:kern w:val="0"/>
                <w:sz w:val="24"/>
              </w:rPr>
              <w:t>200</w:t>
            </w:r>
            <w:r>
              <w:rPr>
                <w:rFonts w:ascii="SimSun" w:eastAsia="SimSun" w:hAnsi="SimSun" w:cs="SimSun"/>
                <w:kern w:val="0"/>
                <w:sz w:val="24"/>
              </w:rPr>
              <w:t>万元结算），支付金额占总金额的</w:t>
            </w:r>
            <w:r>
              <w:rPr>
                <w:rFonts w:ascii="SimSun" w:eastAsia="SimSun" w:hAnsi="SimSun" w:cs="SimSun"/>
                <w:kern w:val="0"/>
                <w:sz w:val="24"/>
              </w:rPr>
              <w:t>16.67%</w:t>
            </w:r>
          </w:p>
        </w:tc>
      </w:tr>
      <w:tr w:rsidR="00D87D24">
        <w:tc>
          <w:tcPr>
            <w:tcW w:w="632"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5</w:t>
            </w:r>
          </w:p>
        </w:tc>
        <w:tc>
          <w:tcPr>
            <w:tcW w:w="864"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16.67</w:t>
            </w:r>
          </w:p>
        </w:tc>
        <w:tc>
          <w:tcPr>
            <w:tcW w:w="350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2024</w:t>
            </w:r>
            <w:r>
              <w:rPr>
                <w:rFonts w:ascii="SimSun" w:eastAsia="SimSun" w:hAnsi="SimSun" w:cs="SimSun"/>
                <w:kern w:val="0"/>
                <w:sz w:val="24"/>
              </w:rPr>
              <w:t>年上半年度按</w:t>
            </w:r>
            <w:r>
              <w:rPr>
                <w:rFonts w:ascii="SimSun" w:eastAsia="SimSun" w:hAnsi="SimSun" w:cs="SimSun"/>
                <w:kern w:val="0"/>
                <w:sz w:val="24"/>
              </w:rPr>
              <w:t>1—6</w:t>
            </w:r>
            <w:r>
              <w:rPr>
                <w:rFonts w:ascii="SimSun" w:eastAsia="SimSun" w:hAnsi="SimSun" w:cs="SimSun"/>
                <w:kern w:val="0"/>
                <w:sz w:val="24"/>
              </w:rPr>
              <w:t>月份实际工作量予以结算，支付金额</w:t>
            </w:r>
            <w:r>
              <w:rPr>
                <w:rFonts w:ascii="SimSun" w:eastAsia="SimSun" w:hAnsi="SimSun" w:cs="SimSun"/>
                <w:kern w:val="0"/>
                <w:sz w:val="24"/>
              </w:rPr>
              <w:t>100</w:t>
            </w:r>
            <w:r>
              <w:rPr>
                <w:rFonts w:ascii="SimSun" w:eastAsia="SimSun" w:hAnsi="SimSun" w:cs="SimSun"/>
                <w:kern w:val="0"/>
                <w:sz w:val="24"/>
              </w:rPr>
              <w:t>万元，支付金额占总金额的</w:t>
            </w:r>
            <w:r>
              <w:rPr>
                <w:rFonts w:ascii="SimSun" w:eastAsia="SimSun" w:hAnsi="SimSun" w:cs="SimSun"/>
                <w:kern w:val="0"/>
                <w:sz w:val="24"/>
              </w:rPr>
              <w:t>16.67%</w:t>
            </w:r>
          </w:p>
        </w:tc>
      </w:tr>
      <w:tr w:rsidR="00D87D24">
        <w:tc>
          <w:tcPr>
            <w:tcW w:w="632"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6</w:t>
            </w:r>
          </w:p>
        </w:tc>
        <w:tc>
          <w:tcPr>
            <w:tcW w:w="864"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16.67</w:t>
            </w:r>
          </w:p>
        </w:tc>
        <w:tc>
          <w:tcPr>
            <w:tcW w:w="3503" w:type="pct"/>
            <w:tcBorders>
              <w:top w:val="outset" w:sz="6" w:space="0" w:color="auto"/>
              <w:left w:val="outset" w:sz="6" w:space="0" w:color="auto"/>
              <w:bottom w:val="outset" w:sz="6" w:space="0" w:color="auto"/>
              <w:right w:val="outset" w:sz="6" w:space="0" w:color="auto"/>
            </w:tcBorders>
            <w:shd w:val="clear" w:color="auto" w:fill="auto"/>
            <w:vAlign w:val="center"/>
          </w:tcPr>
          <w:p w:rsidR="00D87D24" w:rsidRDefault="004759CB">
            <w:pPr>
              <w:widowControl/>
              <w:jc w:val="left"/>
            </w:pPr>
            <w:r>
              <w:rPr>
                <w:rFonts w:ascii="SimSun" w:eastAsia="SimSun" w:hAnsi="SimSun" w:cs="SimSun"/>
                <w:kern w:val="0"/>
                <w:sz w:val="24"/>
              </w:rPr>
              <w:t>2024</w:t>
            </w:r>
            <w:r>
              <w:rPr>
                <w:rFonts w:ascii="SimSun" w:eastAsia="SimSun" w:hAnsi="SimSun" w:cs="SimSun"/>
                <w:kern w:val="0"/>
                <w:sz w:val="24"/>
              </w:rPr>
              <w:t>年下半年度按</w:t>
            </w:r>
            <w:r>
              <w:rPr>
                <w:rFonts w:ascii="SimSun" w:eastAsia="SimSun" w:hAnsi="SimSun" w:cs="SimSun"/>
                <w:kern w:val="0"/>
                <w:sz w:val="24"/>
              </w:rPr>
              <w:t>6-12</w:t>
            </w:r>
            <w:r>
              <w:rPr>
                <w:rFonts w:ascii="SimSun" w:eastAsia="SimSun" w:hAnsi="SimSun" w:cs="SimSun"/>
                <w:kern w:val="0"/>
                <w:sz w:val="24"/>
              </w:rPr>
              <w:t>月份实际工作量予以结算，支付金额</w:t>
            </w:r>
            <w:r>
              <w:rPr>
                <w:rFonts w:ascii="SimSun" w:eastAsia="SimSun" w:hAnsi="SimSun" w:cs="SimSun"/>
                <w:kern w:val="0"/>
                <w:sz w:val="24"/>
              </w:rPr>
              <w:t>100</w:t>
            </w:r>
            <w:r>
              <w:rPr>
                <w:rFonts w:ascii="SimSun" w:eastAsia="SimSun" w:hAnsi="SimSun" w:cs="SimSun"/>
                <w:kern w:val="0"/>
                <w:sz w:val="24"/>
              </w:rPr>
              <w:t>万元（</w:t>
            </w:r>
            <w:r>
              <w:rPr>
                <w:rFonts w:ascii="SimSun" w:eastAsia="SimSun" w:hAnsi="SimSun" w:cs="SimSun"/>
                <w:kern w:val="0"/>
                <w:sz w:val="24"/>
              </w:rPr>
              <w:t>2024</w:t>
            </w:r>
            <w:r>
              <w:rPr>
                <w:rFonts w:ascii="SimSun" w:eastAsia="SimSun" w:hAnsi="SimSun" w:cs="SimSun"/>
                <w:kern w:val="0"/>
                <w:sz w:val="24"/>
              </w:rPr>
              <w:t>年度实际工作量超过</w:t>
            </w:r>
            <w:r>
              <w:rPr>
                <w:rFonts w:ascii="SimSun" w:eastAsia="SimSun" w:hAnsi="SimSun" w:cs="SimSun"/>
                <w:kern w:val="0"/>
                <w:sz w:val="24"/>
              </w:rPr>
              <w:t>200</w:t>
            </w:r>
            <w:r>
              <w:rPr>
                <w:rFonts w:ascii="SimSun" w:eastAsia="SimSun" w:hAnsi="SimSun" w:cs="SimSun"/>
                <w:kern w:val="0"/>
                <w:sz w:val="24"/>
              </w:rPr>
              <w:t>万元按</w:t>
            </w:r>
            <w:r>
              <w:rPr>
                <w:rFonts w:ascii="SimSun" w:eastAsia="SimSun" w:hAnsi="SimSun" w:cs="SimSun"/>
                <w:kern w:val="0"/>
                <w:sz w:val="24"/>
              </w:rPr>
              <w:t>200</w:t>
            </w:r>
            <w:r>
              <w:rPr>
                <w:rFonts w:ascii="SimSun" w:eastAsia="SimSun" w:hAnsi="SimSun" w:cs="SimSun"/>
                <w:kern w:val="0"/>
                <w:sz w:val="24"/>
              </w:rPr>
              <w:t>万元结算），支付金额占总金额的</w:t>
            </w:r>
            <w:r>
              <w:rPr>
                <w:rFonts w:ascii="SimSun" w:eastAsia="SimSun" w:hAnsi="SimSun" w:cs="SimSun"/>
                <w:kern w:val="0"/>
                <w:sz w:val="24"/>
              </w:rPr>
              <w:t>16.67%</w:t>
            </w:r>
          </w:p>
        </w:tc>
      </w:tr>
    </w:tbl>
    <w:p w:rsidR="00D87D24" w:rsidRDefault="004759CB">
      <w:pPr>
        <w:pStyle w:val="aa"/>
        <w:widowControl/>
        <w:spacing w:before="75" w:beforeAutospacing="0" w:after="75" w:afterAutospacing="0"/>
      </w:pPr>
      <w:r>
        <w:t> </w:t>
      </w:r>
      <w:r>
        <w:rPr>
          <w:rFonts w:hint="eastAsia"/>
        </w:rPr>
        <w:t>8</w:t>
      </w:r>
      <w:r>
        <w:rPr>
          <w:rFonts w:hint="eastAsia"/>
        </w:rPr>
        <w:t>、根据项目现场的实际服务条件，应允许采购人对于项目实施顺序、服务范围、工作内容等方面的适度调整。投标人应该充分估计和接受因上述调整给自身带来的计划变更及损失，不得以任何理由拒绝。</w:t>
      </w:r>
    </w:p>
    <w:p w:rsidR="00D87D24" w:rsidRDefault="004759CB">
      <w:pPr>
        <w:pStyle w:val="aa"/>
        <w:widowControl/>
        <w:spacing w:before="75" w:beforeAutospacing="0" w:after="75" w:afterAutospacing="0"/>
      </w:pPr>
      <w:r>
        <w:rPr>
          <w:rFonts w:hint="eastAsia"/>
        </w:rPr>
        <w:t>9</w:t>
      </w:r>
      <w:r>
        <w:rPr>
          <w:rFonts w:hint="eastAsia"/>
        </w:rPr>
        <w:t>、采购人不组织现场踏勘，投标人应自行对服务地点情况和周围环境进行勘察，以获取编制投标文件和签署合同所需的资料。勘察现场所发生的费用、风险和责任由投标人自行承担。采购</w:t>
      </w:r>
      <w:r>
        <w:rPr>
          <w:rFonts w:hint="eastAsia"/>
        </w:rPr>
        <w:t>人提供的有关资料和数据，仅供参考，采购人对投标人由此而做出的推论、理解和结论概不负责，除采购人提供的资料外，完成本项目必需的其他资料由中标人自行解决。投标人因自身原因未实地踏勘的，签订合同时和履约过程中，不得以不完全了解现场情况为由，提出任何形式的增加款项或索赔要求。</w:t>
      </w:r>
    </w:p>
    <w:p w:rsidR="00D87D24" w:rsidRDefault="004759CB">
      <w:pPr>
        <w:pStyle w:val="aa"/>
        <w:widowControl/>
        <w:spacing w:before="75" w:beforeAutospacing="0" w:after="75" w:afterAutospacing="0"/>
      </w:pPr>
      <w:r>
        <w:rPr>
          <w:rFonts w:hint="eastAsia"/>
        </w:rPr>
        <w:t>10</w:t>
      </w:r>
      <w:r>
        <w:rPr>
          <w:rFonts w:hint="eastAsia"/>
        </w:rPr>
        <w:t>、售后服务要求</w:t>
      </w:r>
    </w:p>
    <w:p w:rsidR="00D87D24" w:rsidRDefault="004759CB">
      <w:pPr>
        <w:pStyle w:val="aa"/>
        <w:widowControl/>
        <w:spacing w:before="75" w:beforeAutospacing="0" w:after="75" w:afterAutospacing="0"/>
        <w:ind w:firstLineChars="200" w:firstLine="480"/>
      </w:pPr>
      <w:r>
        <w:rPr>
          <w:rFonts w:hint="eastAsia"/>
        </w:rPr>
        <w:t>（</w:t>
      </w:r>
      <w:r>
        <w:rPr>
          <w:rFonts w:hint="eastAsia"/>
        </w:rPr>
        <w:t>1</w:t>
      </w:r>
      <w:r>
        <w:rPr>
          <w:rFonts w:hint="eastAsia"/>
        </w:rPr>
        <w:t>）本项目售后服务期为每个年度的后一年。</w:t>
      </w:r>
    </w:p>
    <w:p w:rsidR="00D87D24" w:rsidRDefault="004759CB">
      <w:pPr>
        <w:pStyle w:val="aa"/>
        <w:widowControl/>
        <w:spacing w:before="75" w:beforeAutospacing="0" w:after="75" w:afterAutospacing="0"/>
        <w:ind w:firstLineChars="200" w:firstLine="480"/>
      </w:pPr>
      <w:r>
        <w:rPr>
          <w:rFonts w:hint="eastAsia"/>
        </w:rPr>
        <w:t>（</w:t>
      </w:r>
      <w:r>
        <w:rPr>
          <w:rFonts w:hint="eastAsia"/>
        </w:rPr>
        <w:t>2</w:t>
      </w:r>
      <w:r>
        <w:rPr>
          <w:rFonts w:hint="eastAsia"/>
        </w:rPr>
        <w:t>）在售后服务期限内，中标人应及时配合采购人对本项目成果提出的疑问、复查、上级抽查等其他合理要求。如成果数据与实际不符或出现丟漏等情况，中标人应及时补测。</w:t>
      </w:r>
    </w:p>
    <w:p w:rsidR="00D87D24" w:rsidRDefault="004759CB">
      <w:pPr>
        <w:pStyle w:val="aa"/>
        <w:widowControl/>
        <w:spacing w:before="75" w:beforeAutospacing="0" w:after="75" w:afterAutospacing="0"/>
        <w:ind w:firstLineChars="200" w:firstLine="480"/>
      </w:pPr>
      <w:r>
        <w:rPr>
          <w:rFonts w:hint="eastAsia"/>
        </w:rPr>
        <w:t>（</w:t>
      </w:r>
      <w:r>
        <w:rPr>
          <w:rFonts w:hint="eastAsia"/>
        </w:rPr>
        <w:t>3</w:t>
      </w:r>
      <w:r>
        <w:rPr>
          <w:rFonts w:hint="eastAsia"/>
        </w:rPr>
        <w:t>）中标人须在接到</w:t>
      </w:r>
      <w:r>
        <w:rPr>
          <w:rFonts w:hint="eastAsia"/>
        </w:rPr>
        <w:t>采购人电话通知后</w:t>
      </w:r>
      <w:r>
        <w:rPr>
          <w:rFonts w:hint="eastAsia"/>
        </w:rPr>
        <w:t>0.5</w:t>
      </w:r>
      <w:r>
        <w:rPr>
          <w:rFonts w:hint="eastAsia"/>
        </w:rPr>
        <w:t>小时内进行响应，</w:t>
      </w:r>
      <w:r>
        <w:rPr>
          <w:rFonts w:hint="eastAsia"/>
        </w:rPr>
        <w:t>1</w:t>
      </w:r>
      <w:r>
        <w:rPr>
          <w:rFonts w:hint="eastAsia"/>
        </w:rPr>
        <w:t>小时内赶到现场，</w:t>
      </w:r>
      <w:r>
        <w:rPr>
          <w:rFonts w:hint="eastAsia"/>
        </w:rPr>
        <w:t>2</w:t>
      </w:r>
      <w:r>
        <w:rPr>
          <w:rFonts w:hint="eastAsia"/>
        </w:rPr>
        <w:t>小时内提供问题解决方案，</w:t>
      </w:r>
      <w:r>
        <w:rPr>
          <w:rFonts w:hint="eastAsia"/>
        </w:rPr>
        <w:t>12</w:t>
      </w:r>
      <w:r>
        <w:rPr>
          <w:rFonts w:hint="eastAsia"/>
        </w:rPr>
        <w:t>小时内解决问题。</w:t>
      </w:r>
    </w:p>
    <w:p w:rsidR="00D87D24" w:rsidRDefault="004759CB">
      <w:pPr>
        <w:pStyle w:val="aa"/>
        <w:widowControl/>
        <w:spacing w:before="75" w:beforeAutospacing="0" w:after="75" w:afterAutospacing="0"/>
      </w:pPr>
      <w:r>
        <w:rPr>
          <w:rFonts w:hint="eastAsia"/>
        </w:rPr>
        <w:t>11</w:t>
      </w:r>
      <w:r>
        <w:rPr>
          <w:rFonts w:hint="eastAsia"/>
        </w:rPr>
        <w:t>、在签定采购合同之后，有下列情形之一的，将视为中标人违约，采购人有权提出追索和索赔：</w:t>
      </w:r>
    </w:p>
    <w:p w:rsidR="00D87D24" w:rsidRDefault="004759CB">
      <w:pPr>
        <w:pStyle w:val="aa"/>
        <w:widowControl/>
        <w:spacing w:before="75" w:beforeAutospacing="0" w:after="75" w:afterAutospacing="0"/>
        <w:ind w:firstLineChars="200" w:firstLine="480"/>
      </w:pPr>
      <w:r>
        <w:rPr>
          <w:rFonts w:hint="eastAsia"/>
        </w:rPr>
        <w:t>（</w:t>
      </w:r>
      <w:r>
        <w:rPr>
          <w:rFonts w:hint="eastAsia"/>
        </w:rPr>
        <w:t>1</w:t>
      </w:r>
      <w:r>
        <w:rPr>
          <w:rFonts w:hint="eastAsia"/>
        </w:rPr>
        <w:t>）签定合同后，中标人未按合同规定提供服务的；</w:t>
      </w:r>
    </w:p>
    <w:p w:rsidR="00D87D24" w:rsidRDefault="004759CB">
      <w:pPr>
        <w:pStyle w:val="aa"/>
        <w:widowControl/>
        <w:spacing w:before="75" w:beforeAutospacing="0" w:after="75" w:afterAutospacing="0"/>
        <w:ind w:firstLineChars="200" w:firstLine="480"/>
      </w:pPr>
      <w:r>
        <w:rPr>
          <w:rFonts w:hint="eastAsia"/>
        </w:rPr>
        <w:t>（</w:t>
      </w:r>
      <w:r>
        <w:rPr>
          <w:rFonts w:hint="eastAsia"/>
        </w:rPr>
        <w:t>2</w:t>
      </w:r>
      <w:r>
        <w:rPr>
          <w:rFonts w:hint="eastAsia"/>
        </w:rPr>
        <w:t>）中标人逾期完成测绘工作，导致采购人其他相关工作无法开展或延期；</w:t>
      </w:r>
    </w:p>
    <w:p w:rsidR="00D87D24" w:rsidRDefault="004759CB">
      <w:pPr>
        <w:pStyle w:val="aa"/>
        <w:widowControl/>
        <w:spacing w:before="75" w:beforeAutospacing="0" w:after="75" w:afterAutospacing="0"/>
        <w:ind w:firstLineChars="200" w:firstLine="480"/>
      </w:pPr>
      <w:r>
        <w:rPr>
          <w:rFonts w:hint="eastAsia"/>
        </w:rPr>
        <w:lastRenderedPageBreak/>
        <w:t>（</w:t>
      </w:r>
      <w:r>
        <w:rPr>
          <w:rFonts w:hint="eastAsia"/>
        </w:rPr>
        <w:t>3</w:t>
      </w:r>
      <w:r>
        <w:rPr>
          <w:rFonts w:hint="eastAsia"/>
        </w:rPr>
        <w:t>）中标人不能交付或不能完成合同的（不可抗力因素造成的除外）；</w:t>
      </w:r>
    </w:p>
    <w:p w:rsidR="00D87D24" w:rsidRDefault="004759CB">
      <w:pPr>
        <w:pStyle w:val="aa"/>
        <w:widowControl/>
        <w:spacing w:before="75" w:beforeAutospacing="0" w:after="75" w:afterAutospacing="0"/>
        <w:ind w:firstLineChars="200" w:firstLine="480"/>
      </w:pPr>
      <w:r>
        <w:rPr>
          <w:rFonts w:hint="eastAsia"/>
        </w:rPr>
        <w:t>（</w:t>
      </w:r>
      <w:r>
        <w:rPr>
          <w:rFonts w:hint="eastAsia"/>
        </w:rPr>
        <w:t>4</w:t>
      </w:r>
      <w:r>
        <w:rPr>
          <w:rFonts w:hint="eastAsia"/>
        </w:rPr>
        <w:t>）中标人未能按合同规定履行其义务的；</w:t>
      </w:r>
    </w:p>
    <w:p w:rsidR="00D87D24" w:rsidRDefault="004759CB">
      <w:pPr>
        <w:pStyle w:val="aa"/>
        <w:widowControl/>
        <w:spacing w:before="75" w:beforeAutospacing="0" w:after="75" w:afterAutospacing="0"/>
        <w:ind w:firstLineChars="200" w:firstLine="480"/>
      </w:pPr>
      <w:r>
        <w:rPr>
          <w:rFonts w:hint="eastAsia"/>
        </w:rPr>
        <w:t>（</w:t>
      </w:r>
      <w:r>
        <w:rPr>
          <w:rFonts w:hint="eastAsia"/>
        </w:rPr>
        <w:t>5</w:t>
      </w:r>
      <w:r>
        <w:rPr>
          <w:rFonts w:hint="eastAsia"/>
        </w:rPr>
        <w:t>）在签定采购合同之后，中标人要求解除合同的。</w:t>
      </w:r>
    </w:p>
    <w:p w:rsidR="00D87D24" w:rsidRDefault="004759CB">
      <w:pPr>
        <w:pStyle w:val="aa"/>
        <w:widowControl/>
        <w:spacing w:before="75" w:beforeAutospacing="0" w:after="75" w:afterAutospacing="0"/>
      </w:pPr>
      <w:r>
        <w:rPr>
          <w:rFonts w:hint="eastAsia"/>
        </w:rPr>
        <w:t> 12</w:t>
      </w:r>
      <w:r>
        <w:rPr>
          <w:rFonts w:hint="eastAsia"/>
        </w:rPr>
        <w:t>、因中标人原因发生重大质量事故，除依约承担赔偿责任外，还将按有关质量管理办法规定执行。同时，采购人有权保留更换中标人的权利，并报相关行政主管部门处罚。</w:t>
      </w:r>
    </w:p>
    <w:p w:rsidR="00D87D24" w:rsidRDefault="004759CB">
      <w:pPr>
        <w:pStyle w:val="aa"/>
        <w:widowControl/>
        <w:spacing w:before="75" w:beforeAutospacing="0" w:after="75" w:afterAutospacing="0"/>
      </w:pPr>
      <w:r>
        <w:rPr>
          <w:rFonts w:hint="eastAsia"/>
        </w:rPr>
        <w:t> 13</w:t>
      </w:r>
      <w:r>
        <w:rPr>
          <w:rFonts w:hint="eastAsia"/>
        </w:rPr>
        <w:t>、若发生死亡安全事故，除按国家有关安全管理规定及采购人有关安全管理办法执行外，并报相关行政主管部门处罚；发生重大安全事故或特大安全事故，除按国家有关安全管理规定及采购人有关安全管理办法执行外，采购人有权终止合同，给采购人造成的损失，还应承担赔偿责任。</w:t>
      </w:r>
    </w:p>
    <w:p w:rsidR="00D87D24" w:rsidRDefault="004759CB">
      <w:pPr>
        <w:pStyle w:val="aa"/>
        <w:widowControl/>
        <w:spacing w:before="75" w:beforeAutospacing="0" w:after="75" w:afterAutospacing="0"/>
      </w:pPr>
      <w:r>
        <w:rPr>
          <w:rFonts w:hint="eastAsia"/>
        </w:rPr>
        <w:t>14</w:t>
      </w:r>
      <w:r>
        <w:rPr>
          <w:rFonts w:hint="eastAsia"/>
        </w:rPr>
        <w:t>、在明确违约责任后，中标人应在接到书面通知书起七天内支付违约金、赔偿金等。</w:t>
      </w:r>
    </w:p>
    <w:p w:rsidR="00D87D24" w:rsidRDefault="00D87D24">
      <w:pPr>
        <w:pStyle w:val="aa"/>
        <w:widowControl/>
        <w:spacing w:before="75" w:beforeAutospacing="0" w:after="75" w:afterAutospacing="0"/>
        <w:rPr>
          <w:ins w:id="7" w:author="admin" w:date="2022-07-20T14:56:00Z"/>
          <w:rFonts w:ascii="SimSun" w:eastAsia="SimSun" w:hAnsi="SimSun" w:cs="SimSun"/>
        </w:rPr>
      </w:pPr>
    </w:p>
    <w:p w:rsidR="00D87D24" w:rsidRDefault="004759CB">
      <w:pPr>
        <w:pStyle w:val="aa"/>
        <w:widowControl/>
        <w:spacing w:before="75" w:beforeAutospacing="0" w:after="75" w:afterAutospacing="0"/>
        <w:outlineLvl w:val="0"/>
      </w:pPr>
      <w:r>
        <w:rPr>
          <w:rFonts w:ascii="SimSun" w:eastAsia="SimSun" w:hAnsi="SimSun" w:cs="SimSun" w:hint="eastAsia"/>
        </w:rPr>
        <w:t>四、其他事项</w:t>
      </w:r>
    </w:p>
    <w:p w:rsidR="00D87D24" w:rsidRDefault="004759CB">
      <w:pPr>
        <w:pStyle w:val="aa"/>
        <w:widowControl/>
        <w:spacing w:before="75" w:beforeAutospacing="0" w:after="75" w:afterAutospacing="0"/>
      </w:pPr>
      <w:r>
        <w:rPr>
          <w:rFonts w:ascii="SimSun" w:eastAsia="SimSun" w:hAnsi="SimSun" w:cs="SimSun" w:hint="eastAsia"/>
        </w:rPr>
        <w:t>1</w:t>
      </w:r>
      <w:r>
        <w:rPr>
          <w:rFonts w:ascii="SimSun" w:eastAsia="SimSun" w:hAnsi="SimSun" w:cs="SimSun" w:hint="eastAsia"/>
        </w:rPr>
        <w:t>、除招标文件另有规定外，若出现有关法律、法规和规章有强制性规定但招标文件未列明的情形，则投标人应按照有关法律、法规和规章强制性规定执行。</w:t>
      </w:r>
    </w:p>
    <w:p w:rsidR="00D87D24" w:rsidRDefault="004759CB">
      <w:pPr>
        <w:pStyle w:val="aa"/>
        <w:widowControl/>
        <w:spacing w:before="75" w:beforeAutospacing="0" w:after="75" w:afterAutospacing="0"/>
      </w:pPr>
      <w:r>
        <w:t>2</w:t>
      </w:r>
      <w:r>
        <w:t>、其他：</w:t>
      </w:r>
    </w:p>
    <w:p w:rsidR="00D87D24" w:rsidRDefault="004759CB">
      <w:pPr>
        <w:pStyle w:val="aa"/>
        <w:widowControl/>
        <w:spacing w:before="75" w:beforeAutospacing="0" w:after="75" w:afterAutospacing="0"/>
        <w:ind w:firstLineChars="200" w:firstLine="480"/>
        <w:rPr>
          <w:rFonts w:ascii="SimSun" w:eastAsia="SimSun" w:hAnsi="SimSun" w:cs="SimSun"/>
        </w:rPr>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中标人提供的设备和服务应具有自主独立知识产权。中标人应保证采购人不受到第三方关于侵犯版权和专利权的指控，任何第三方如果提出指控，中标人应与第三方交涉，承担可能发生的一切法律责任、费用和后果，并赔偿采购人的损失。</w:t>
      </w:r>
    </w:p>
    <w:p w:rsidR="00D87D24" w:rsidRDefault="004759CB">
      <w:pPr>
        <w:pStyle w:val="aa"/>
        <w:widowControl/>
        <w:spacing w:before="75" w:beforeAutospacing="0" w:after="75" w:afterAutospacing="0"/>
        <w:ind w:firstLineChars="200" w:firstLine="480"/>
        <w:rPr>
          <w:rFonts w:ascii="SimSun" w:eastAsia="SimSun" w:hAnsi="SimSun" w:cs="SimSun"/>
        </w:rPr>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）本项目不允许中标人以任何名义和理由在中标后将中标项目的主体、非主体、关键性工作、非关键性工作进行转包、分包。在履行合同过程中如有发现，采</w:t>
      </w:r>
      <w:r>
        <w:rPr>
          <w:rFonts w:ascii="SimSun" w:eastAsia="SimSun" w:hAnsi="SimSun" w:cs="SimSun" w:hint="eastAsia"/>
        </w:rPr>
        <w:t>购人有权单方终止合同。视为中标人违约，中标人违约对采购人造成的损失的，需另行支付相应的赔偿，并追究相关法律责任。</w:t>
      </w:r>
    </w:p>
    <w:p w:rsidR="00D87D24" w:rsidRDefault="004759CB">
      <w:pPr>
        <w:pStyle w:val="aa"/>
        <w:widowControl/>
        <w:spacing w:before="75" w:beforeAutospacing="0" w:after="75" w:afterAutospacing="0"/>
        <w:ind w:firstLineChars="200" w:firstLine="480"/>
      </w:pPr>
      <w:r>
        <w:rPr>
          <w:rFonts w:ascii="SimSun" w:eastAsia="SimSun" w:hAnsi="SimSun" w:cs="SimSun" w:hint="eastAsia"/>
        </w:rPr>
        <w:t>（</w:t>
      </w:r>
      <w:r>
        <w:rPr>
          <w:rFonts w:ascii="SimSun" w:eastAsia="SimSun" w:hAnsi="SimSun" w:cs="SimSun" w:hint="eastAsia"/>
        </w:rPr>
        <w:t>3</w:t>
      </w:r>
      <w:r>
        <w:rPr>
          <w:rFonts w:ascii="SimSun" w:eastAsia="SimSun" w:hAnsi="SimSun" w:cs="SimSun" w:hint="eastAsia"/>
        </w:rPr>
        <w:t>）本招标文件未明确的其它约定事项或条款，待采购人与中标人签订合同时，由双方协商订立。</w:t>
      </w:r>
      <w:r>
        <w:br w:type="page"/>
      </w:r>
    </w:p>
    <w:p w:rsidR="00D87D24" w:rsidRDefault="004759CB">
      <w:pPr>
        <w:pStyle w:val="aa"/>
        <w:widowControl/>
        <w:spacing w:before="75" w:beforeAutospacing="0" w:after="75" w:afterAutospacing="0"/>
        <w:jc w:val="center"/>
      </w:pPr>
      <w:r>
        <w:rPr>
          <w:rStyle w:val="ab"/>
          <w:rFonts w:ascii="SimSun" w:eastAsia="SimSun" w:hAnsi="SimSun" w:cs="SimSun" w:hint="eastAsia"/>
          <w:bCs/>
          <w:sz w:val="31"/>
          <w:szCs w:val="31"/>
        </w:rPr>
        <w:lastRenderedPageBreak/>
        <w:t>第六章</w:t>
      </w:r>
      <w:r>
        <w:rPr>
          <w:rStyle w:val="ab"/>
          <w:rFonts w:ascii="SimSun" w:eastAsia="SimSun" w:hAnsi="SimSun" w:cs="SimSun" w:hint="eastAsia"/>
          <w:bCs/>
          <w:sz w:val="31"/>
          <w:szCs w:val="31"/>
        </w:rPr>
        <w:t>   </w:t>
      </w:r>
      <w:r>
        <w:rPr>
          <w:rStyle w:val="ab"/>
          <w:rFonts w:ascii="SimSun" w:eastAsia="SimSun" w:hAnsi="SimSun" w:cs="SimSun" w:hint="eastAsia"/>
          <w:bCs/>
          <w:sz w:val="31"/>
          <w:szCs w:val="31"/>
        </w:rPr>
        <w:t>政府采购合同（参考文本）</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jc w:val="center"/>
      </w:pPr>
      <w:r>
        <w:rPr>
          <w:rStyle w:val="ab"/>
          <w:rFonts w:ascii="SimSun" w:eastAsia="SimSun" w:hAnsi="SimSun" w:cs="SimSun" w:hint="eastAsia"/>
          <w:bCs/>
        </w:rPr>
        <w:t>编制说明</w:t>
      </w:r>
    </w:p>
    <w:p w:rsidR="00D87D24" w:rsidRDefault="004759CB">
      <w:pPr>
        <w:pStyle w:val="aa"/>
        <w:widowControl/>
        <w:spacing w:before="75" w:beforeAutospacing="0" w:after="75" w:afterAutospacing="0"/>
      </w:pPr>
      <w:r>
        <w:rPr>
          <w:rStyle w:val="ab"/>
          <w:rFonts w:ascii="SimSun" w:eastAsia="SimSun" w:hAnsi="SimSun" w:cs="SimSun" w:hint="eastAsia"/>
          <w:bCs/>
        </w:rPr>
        <w:t>1</w:t>
      </w:r>
      <w:r>
        <w:rPr>
          <w:rStyle w:val="ab"/>
          <w:rFonts w:ascii="SimSun" w:eastAsia="SimSun" w:hAnsi="SimSun" w:cs="SimSun" w:hint="eastAsia"/>
          <w:bCs/>
        </w:rPr>
        <w:t>、签订合同应遵守政府采购法、民法典。</w:t>
      </w:r>
    </w:p>
    <w:p w:rsidR="00D87D24" w:rsidRDefault="004759CB">
      <w:pPr>
        <w:pStyle w:val="aa"/>
        <w:widowControl/>
        <w:spacing w:before="75" w:beforeAutospacing="0" w:after="75" w:afterAutospacing="0"/>
      </w:pPr>
      <w:r>
        <w:rPr>
          <w:rStyle w:val="ab"/>
          <w:rFonts w:ascii="SimSun" w:eastAsia="SimSun" w:hAnsi="SimSun" w:cs="SimSun" w:hint="eastAsia"/>
          <w:bCs/>
        </w:rPr>
        <w:t>2</w:t>
      </w:r>
      <w:r>
        <w:rPr>
          <w:rStyle w:val="ab"/>
          <w:rFonts w:ascii="SimSun" w:eastAsia="SimSun" w:hAnsi="SimSun" w:cs="SimSun" w:hint="eastAsia"/>
          <w:bCs/>
        </w:rPr>
        <w:t>、签订合同时，采购人与中标人应结合招标文件第五章规定填列相应内容。招标文件第五章已有规定的，双方均不得变更或调整；招标文件第五章未作规定的，双方可通过友好协商进行约定。</w:t>
      </w:r>
    </w:p>
    <w:p w:rsidR="00D87D24" w:rsidRDefault="004759CB">
      <w:pPr>
        <w:pStyle w:val="aa"/>
        <w:widowControl/>
        <w:spacing w:before="75" w:beforeAutospacing="0" w:after="240" w:afterAutospacing="0"/>
      </w:pPr>
      <w:r>
        <w:rPr>
          <w:rStyle w:val="ab"/>
          <w:rFonts w:ascii="SimSun" w:eastAsia="SimSun" w:hAnsi="SimSun" w:cs="SimSun" w:hint="eastAsia"/>
          <w:bCs/>
        </w:rPr>
        <w:t>3</w:t>
      </w:r>
      <w:r>
        <w:rPr>
          <w:rStyle w:val="ab"/>
          <w:rFonts w:ascii="SimSun" w:eastAsia="SimSun" w:hAnsi="SimSun" w:cs="SimSun" w:hint="eastAsia"/>
          <w:bCs/>
        </w:rPr>
        <w:t>、国家有关部门对若干合同有规范文本的，可</w:t>
      </w:r>
      <w:r>
        <w:rPr>
          <w:rStyle w:val="ab"/>
          <w:rFonts w:ascii="SimSun" w:eastAsia="SimSun" w:hAnsi="SimSun" w:cs="SimSun" w:hint="eastAsia"/>
          <w:bCs/>
        </w:rPr>
        <w:t>使用相应合同文本。</w:t>
      </w:r>
    </w:p>
    <w:p w:rsidR="00D87D24" w:rsidRDefault="004759CB">
      <w:pPr>
        <w:pStyle w:val="aa"/>
        <w:widowControl/>
        <w:spacing w:before="75" w:beforeAutospacing="0" w:after="75" w:afterAutospacing="0"/>
      </w:pPr>
      <w:r>
        <w:rPr>
          <w:rFonts w:ascii="SimSun" w:eastAsia="SimSun" w:hAnsi="SimSun" w:cs="SimSun" w:hint="eastAsia"/>
        </w:rPr>
        <w:t>甲方：</w:t>
      </w:r>
      <w:r>
        <w:rPr>
          <w:rFonts w:ascii="SimSun" w:eastAsia="SimSun" w:hAnsi="SimSun" w:cs="SimSun" w:hint="eastAsia"/>
          <w:u w:val="single"/>
        </w:rPr>
        <w:t>（采购人全称）</w:t>
      </w:r>
    </w:p>
    <w:p w:rsidR="00D87D24" w:rsidRDefault="004759CB">
      <w:pPr>
        <w:pStyle w:val="aa"/>
        <w:widowControl/>
        <w:spacing w:before="75" w:beforeAutospacing="0" w:after="75" w:afterAutospacing="0"/>
      </w:pPr>
      <w:r>
        <w:rPr>
          <w:rFonts w:ascii="SimSun" w:eastAsia="SimSun" w:hAnsi="SimSun" w:cs="SimSun" w:hint="eastAsia"/>
        </w:rPr>
        <w:t>乙方：</w:t>
      </w:r>
      <w:r>
        <w:rPr>
          <w:rFonts w:ascii="SimSun" w:eastAsia="SimSun" w:hAnsi="SimSun" w:cs="SimSun" w:hint="eastAsia"/>
          <w:u w:val="single"/>
        </w:rPr>
        <w:t>（中标人全称）</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ind w:firstLine="480"/>
      </w:pPr>
      <w:r>
        <w:rPr>
          <w:rFonts w:ascii="SimSun" w:eastAsia="SimSun" w:hAnsi="SimSun" w:cs="SimSun" w:hint="eastAsia"/>
        </w:rPr>
        <w:t>根据项目编号为</w:t>
      </w:r>
      <w:r>
        <w:rPr>
          <w:rFonts w:ascii="SimSun" w:eastAsia="SimSun" w:hAnsi="SimSun" w:cs="SimSun" w:hint="eastAsia"/>
          <w:u w:val="single"/>
        </w:rPr>
        <w:t>            </w:t>
      </w:r>
      <w:r>
        <w:rPr>
          <w:rFonts w:ascii="SimSun" w:eastAsia="SimSun" w:hAnsi="SimSun" w:cs="SimSun" w:hint="eastAsia"/>
        </w:rPr>
        <w:t>的</w:t>
      </w:r>
      <w:r>
        <w:rPr>
          <w:rFonts w:ascii="SimSun" w:eastAsia="SimSun" w:hAnsi="SimSun" w:cs="SimSun" w:hint="eastAsia"/>
          <w:u w:val="single"/>
        </w:rPr>
        <w:t>（填写“项目名称”）</w:t>
      </w:r>
      <w:r>
        <w:rPr>
          <w:rFonts w:ascii="SimSun" w:eastAsia="SimSun" w:hAnsi="SimSun" w:cs="SimSun" w:hint="eastAsia"/>
        </w:rPr>
        <w:t>项目（以下简称：“本项目”）的招标结果，乙方为中标人。现经甲乙双方友好协商，就以下事项达成一致并签订本合同：</w:t>
      </w:r>
    </w:p>
    <w:p w:rsidR="00D87D24" w:rsidRDefault="004759CB">
      <w:pPr>
        <w:pStyle w:val="aa"/>
        <w:widowControl/>
        <w:spacing w:before="75" w:beforeAutospacing="0" w:after="75" w:afterAutospacing="0"/>
        <w:ind w:firstLine="480"/>
      </w:pPr>
      <w:r>
        <w:rPr>
          <w:rFonts w:ascii="SimSun" w:eastAsia="SimSun" w:hAnsi="SimSun" w:cs="SimSun" w:hint="eastAsia"/>
        </w:rPr>
        <w:t>1</w:t>
      </w:r>
      <w:r>
        <w:rPr>
          <w:rFonts w:ascii="SimSun" w:eastAsia="SimSun" w:hAnsi="SimSun" w:cs="SimSun" w:hint="eastAsia"/>
        </w:rPr>
        <w:t>、下列合同文件是构成本合同不可分割的部分：</w:t>
      </w:r>
    </w:p>
    <w:p w:rsidR="00D87D24" w:rsidRDefault="004759CB">
      <w:pPr>
        <w:pStyle w:val="aa"/>
        <w:widowControl/>
        <w:spacing w:before="75" w:beforeAutospacing="0" w:after="75" w:afterAutospacing="0"/>
        <w:ind w:firstLine="480"/>
      </w:pPr>
      <w:r>
        <w:rPr>
          <w:rFonts w:ascii="SimSun" w:eastAsia="SimSun" w:hAnsi="SimSun" w:cs="SimSun" w:hint="eastAsia"/>
        </w:rPr>
        <w:t>1.1</w:t>
      </w:r>
      <w:r>
        <w:rPr>
          <w:rFonts w:ascii="SimSun" w:eastAsia="SimSun" w:hAnsi="SimSun" w:cs="SimSun" w:hint="eastAsia"/>
        </w:rPr>
        <w:t>合同条款；</w:t>
      </w:r>
    </w:p>
    <w:p w:rsidR="00D87D24" w:rsidRDefault="004759CB">
      <w:pPr>
        <w:pStyle w:val="aa"/>
        <w:widowControl/>
        <w:spacing w:before="75" w:beforeAutospacing="0" w:after="75" w:afterAutospacing="0"/>
        <w:ind w:firstLine="480"/>
      </w:pPr>
      <w:r>
        <w:rPr>
          <w:rFonts w:ascii="SimSun" w:eastAsia="SimSun" w:hAnsi="SimSun" w:cs="SimSun" w:hint="eastAsia"/>
        </w:rPr>
        <w:t>1.2</w:t>
      </w:r>
      <w:r>
        <w:rPr>
          <w:rFonts w:ascii="SimSun" w:eastAsia="SimSun" w:hAnsi="SimSun" w:cs="SimSun" w:hint="eastAsia"/>
        </w:rPr>
        <w:t>招标文件、乙方的投标文件；</w:t>
      </w:r>
    </w:p>
    <w:p w:rsidR="00D87D24" w:rsidRDefault="004759CB">
      <w:pPr>
        <w:pStyle w:val="aa"/>
        <w:widowControl/>
        <w:spacing w:before="75" w:beforeAutospacing="0" w:after="75" w:afterAutospacing="0"/>
        <w:ind w:firstLine="480"/>
      </w:pPr>
      <w:r>
        <w:rPr>
          <w:rFonts w:ascii="SimSun" w:eastAsia="SimSun" w:hAnsi="SimSun" w:cs="SimSun" w:hint="eastAsia"/>
        </w:rPr>
        <w:t>1.3</w:t>
      </w:r>
      <w:r>
        <w:rPr>
          <w:rFonts w:ascii="SimSun" w:eastAsia="SimSun" w:hAnsi="SimSun" w:cs="SimSun" w:hint="eastAsia"/>
        </w:rPr>
        <w:t>其他文件或材料：□无。□（若有联合协议或分包意向协议）。</w:t>
      </w:r>
    </w:p>
    <w:p w:rsidR="00D87D24" w:rsidRDefault="004759CB">
      <w:pPr>
        <w:pStyle w:val="aa"/>
        <w:widowControl/>
        <w:spacing w:before="75" w:beforeAutospacing="0" w:after="75" w:afterAutospacing="0"/>
        <w:ind w:firstLine="480"/>
      </w:pPr>
      <w:r>
        <w:rPr>
          <w:rFonts w:ascii="SimSun" w:eastAsia="SimSun" w:hAnsi="SimSun" w:cs="SimSun" w:hint="eastAsia"/>
        </w:rPr>
        <w:t>2</w:t>
      </w:r>
      <w:r>
        <w:rPr>
          <w:rFonts w:ascii="SimSun" w:eastAsia="SimSun" w:hAnsi="SimSun" w:cs="SimSun" w:hint="eastAsia"/>
        </w:rPr>
        <w:t>、合同标的</w:t>
      </w:r>
    </w:p>
    <w:p w:rsidR="00D87D24" w:rsidRDefault="004759CB">
      <w:pPr>
        <w:pStyle w:val="aa"/>
        <w:widowControl/>
        <w:spacing w:before="75" w:beforeAutospacing="0" w:after="75" w:afterAutospacing="0"/>
        <w:ind w:firstLine="480"/>
      </w:pPr>
      <w:r>
        <w:rPr>
          <w:rFonts w:ascii="SimSun" w:eastAsia="SimSun" w:hAnsi="SimSun" w:cs="SimSun" w:hint="eastAsia"/>
          <w:u w:val="single"/>
        </w:rPr>
        <w:t>（按照实际情况编制填写，可以是表格或文字描述）</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3</w:t>
      </w:r>
      <w:r>
        <w:rPr>
          <w:rFonts w:ascii="SimSun" w:eastAsia="SimSun" w:hAnsi="SimSun" w:cs="SimSun" w:hint="eastAsia"/>
        </w:rPr>
        <w:t>、合同总金额</w:t>
      </w:r>
    </w:p>
    <w:p w:rsidR="00D87D24" w:rsidRDefault="004759CB">
      <w:pPr>
        <w:pStyle w:val="aa"/>
        <w:widowControl/>
        <w:spacing w:before="75" w:beforeAutospacing="0" w:after="75" w:afterAutospacing="0"/>
        <w:ind w:firstLine="480"/>
      </w:pPr>
      <w:r>
        <w:rPr>
          <w:rFonts w:ascii="SimSun" w:eastAsia="SimSun" w:hAnsi="SimSun" w:cs="SimSun" w:hint="eastAsia"/>
        </w:rPr>
        <w:t>3.1</w:t>
      </w:r>
      <w:r>
        <w:rPr>
          <w:rFonts w:ascii="SimSun" w:eastAsia="SimSun" w:hAnsi="SimSun" w:cs="SimSun" w:hint="eastAsia"/>
        </w:rPr>
        <w:t>合同总金额为人民币大写：</w:t>
      </w:r>
      <w:r>
        <w:rPr>
          <w:rFonts w:ascii="SimSun" w:eastAsia="SimSun" w:hAnsi="SimSun" w:cs="SimSun" w:hint="eastAsia"/>
          <w:u w:val="single"/>
        </w:rPr>
        <w:t>              </w:t>
      </w:r>
      <w:r>
        <w:rPr>
          <w:rFonts w:ascii="SimSun" w:eastAsia="SimSun" w:hAnsi="SimSun" w:cs="SimSun" w:hint="eastAsia"/>
        </w:rPr>
        <w:t>元（￥</w:t>
      </w:r>
      <w:r>
        <w:rPr>
          <w:rFonts w:ascii="SimSun" w:eastAsia="SimSun" w:hAnsi="SimSun" w:cs="SimSun" w:hint="eastAsia"/>
          <w:u w:val="single"/>
        </w:rPr>
        <w:t>              </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4</w:t>
      </w:r>
      <w:r>
        <w:rPr>
          <w:rFonts w:ascii="SimSun" w:eastAsia="SimSun" w:hAnsi="SimSun" w:cs="SimSun" w:hint="eastAsia"/>
        </w:rPr>
        <w:t>、合同标的交付时间、地点和条件</w:t>
      </w:r>
    </w:p>
    <w:p w:rsidR="00D87D24" w:rsidRDefault="004759CB">
      <w:pPr>
        <w:pStyle w:val="aa"/>
        <w:widowControl/>
        <w:spacing w:before="75" w:beforeAutospacing="0" w:after="75" w:afterAutospacing="0"/>
        <w:ind w:firstLine="480"/>
      </w:pPr>
      <w:r>
        <w:rPr>
          <w:rFonts w:ascii="SimSun" w:eastAsia="SimSun" w:hAnsi="SimSun" w:cs="SimSun" w:hint="eastAsia"/>
        </w:rPr>
        <w:t>4.1</w:t>
      </w:r>
      <w:r>
        <w:rPr>
          <w:rFonts w:ascii="SimSun" w:eastAsia="SimSun" w:hAnsi="SimSun" w:cs="SimSun" w:hint="eastAsia"/>
        </w:rPr>
        <w:t>交付时间：</w:t>
      </w:r>
      <w:r>
        <w:rPr>
          <w:rFonts w:ascii="SimSun" w:eastAsia="SimSun" w:hAnsi="SimSun" w:cs="SimSun" w:hint="eastAsia"/>
          <w:u w:val="single"/>
        </w:rPr>
        <w:t>                     </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4.2</w:t>
      </w:r>
      <w:r>
        <w:rPr>
          <w:rFonts w:ascii="SimSun" w:eastAsia="SimSun" w:hAnsi="SimSun" w:cs="SimSun" w:hint="eastAsia"/>
        </w:rPr>
        <w:t>交付地点：</w:t>
      </w:r>
      <w:r>
        <w:rPr>
          <w:rFonts w:ascii="SimSun" w:eastAsia="SimSun" w:hAnsi="SimSun" w:cs="SimSun" w:hint="eastAsia"/>
          <w:u w:val="single"/>
        </w:rPr>
        <w:t>                     </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4.3</w:t>
      </w:r>
      <w:r>
        <w:rPr>
          <w:rFonts w:ascii="SimSun" w:eastAsia="SimSun" w:hAnsi="SimSun" w:cs="SimSun" w:hint="eastAsia"/>
        </w:rPr>
        <w:t>交付条件：</w:t>
      </w:r>
      <w:r>
        <w:rPr>
          <w:rFonts w:ascii="SimSun" w:eastAsia="SimSun" w:hAnsi="SimSun" w:cs="SimSun" w:hint="eastAsia"/>
          <w:u w:val="single"/>
        </w:rPr>
        <w:t>                     </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5</w:t>
      </w:r>
      <w:r>
        <w:rPr>
          <w:rFonts w:ascii="SimSun" w:eastAsia="SimSun" w:hAnsi="SimSun" w:cs="SimSun" w:hint="eastAsia"/>
        </w:rPr>
        <w:t>、合同标的应符合招标文件、乙方投标文件的规定或约定，具体如下：</w:t>
      </w:r>
    </w:p>
    <w:p w:rsidR="00D87D24" w:rsidRDefault="004759CB">
      <w:pPr>
        <w:pStyle w:val="aa"/>
        <w:widowControl/>
        <w:spacing w:before="75" w:beforeAutospacing="0" w:after="75" w:afterAutospacing="0"/>
        <w:ind w:firstLine="480"/>
      </w:pPr>
      <w:r>
        <w:rPr>
          <w:rFonts w:ascii="SimSun" w:eastAsia="SimSun" w:hAnsi="SimSun" w:cs="SimSun" w:hint="eastAsia"/>
          <w:u w:val="single"/>
        </w:rPr>
        <w:t>（按照实际情况编制填写，可以是表格或文字描述）</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6</w:t>
      </w:r>
      <w:r>
        <w:rPr>
          <w:rFonts w:ascii="SimSun" w:eastAsia="SimSun" w:hAnsi="SimSun" w:cs="SimSun" w:hint="eastAsia"/>
        </w:rPr>
        <w:t>、验收</w:t>
      </w:r>
    </w:p>
    <w:p w:rsidR="00D87D24" w:rsidRDefault="004759CB">
      <w:pPr>
        <w:pStyle w:val="aa"/>
        <w:widowControl/>
        <w:spacing w:before="75" w:beforeAutospacing="0" w:after="75" w:afterAutospacing="0"/>
        <w:ind w:firstLine="480"/>
      </w:pPr>
      <w:r>
        <w:rPr>
          <w:rFonts w:ascii="SimSun" w:eastAsia="SimSun" w:hAnsi="SimSun" w:cs="SimSun" w:hint="eastAsia"/>
        </w:rPr>
        <w:t>6.1</w:t>
      </w:r>
      <w:r>
        <w:rPr>
          <w:rFonts w:ascii="SimSun" w:eastAsia="SimSun" w:hAnsi="SimSun" w:cs="SimSun" w:hint="eastAsia"/>
        </w:rPr>
        <w:t>验收应按照招标文件、乙方投标文件的规定或约定进行，具体如下：</w:t>
      </w:r>
    </w:p>
    <w:p w:rsidR="00D87D24" w:rsidRDefault="004759CB">
      <w:pPr>
        <w:pStyle w:val="aa"/>
        <w:widowControl/>
        <w:spacing w:before="75" w:beforeAutospacing="0" w:after="75" w:afterAutospacing="0"/>
        <w:ind w:firstLine="480"/>
      </w:pPr>
      <w:r>
        <w:rPr>
          <w:rFonts w:ascii="SimSun" w:eastAsia="SimSun" w:hAnsi="SimSun" w:cs="SimSun" w:hint="eastAsia"/>
          <w:u w:val="single"/>
        </w:rPr>
        <w:t>（按照实际情况编制填写，可以是表格或文字描述）</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6.2</w:t>
      </w:r>
      <w:r>
        <w:rPr>
          <w:rFonts w:ascii="SimSun" w:eastAsia="SimSun" w:hAnsi="SimSun" w:cs="SimSun" w:hint="eastAsia"/>
        </w:rPr>
        <w:t>本项目是否邀请其他投标人参与验收：</w:t>
      </w:r>
    </w:p>
    <w:p w:rsidR="00D87D24" w:rsidRDefault="004759CB">
      <w:pPr>
        <w:pStyle w:val="aa"/>
        <w:widowControl/>
        <w:spacing w:before="75" w:beforeAutospacing="0" w:after="75" w:afterAutospacing="0"/>
        <w:ind w:firstLine="480"/>
      </w:pPr>
      <w:r>
        <w:rPr>
          <w:rFonts w:ascii="SimSun" w:eastAsia="SimSun" w:hAnsi="SimSun" w:cs="SimSun" w:hint="eastAsia"/>
        </w:rPr>
        <w:t>□不邀请。□邀请，具体如下：</w:t>
      </w:r>
      <w:r>
        <w:rPr>
          <w:rFonts w:ascii="SimSun" w:eastAsia="SimSun" w:hAnsi="SimSun" w:cs="SimSun" w:hint="eastAsia"/>
          <w:u w:val="single"/>
        </w:rPr>
        <w:t>（按照招标文件规定填写）</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7</w:t>
      </w:r>
      <w:r>
        <w:rPr>
          <w:rFonts w:ascii="SimSun" w:eastAsia="SimSun" w:hAnsi="SimSun" w:cs="SimSun" w:hint="eastAsia"/>
        </w:rPr>
        <w:t>、合同款项的支付应按照招标文件的规定进行，具体如下：</w:t>
      </w:r>
    </w:p>
    <w:p w:rsidR="00D87D24" w:rsidRDefault="004759CB">
      <w:pPr>
        <w:pStyle w:val="aa"/>
        <w:widowControl/>
        <w:spacing w:before="75" w:beforeAutospacing="0" w:after="75" w:afterAutospacing="0"/>
        <w:ind w:firstLine="480"/>
      </w:pPr>
      <w:r>
        <w:rPr>
          <w:rFonts w:ascii="SimSun" w:eastAsia="SimSun" w:hAnsi="SimSun" w:cs="SimSun" w:hint="eastAsia"/>
          <w:u w:val="single"/>
        </w:rPr>
        <w:lastRenderedPageBreak/>
        <w:t>（按照实际情况编制填写，可以是表格或文字描述，包括一次性支付或分期支付等）</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8</w:t>
      </w:r>
      <w:r>
        <w:rPr>
          <w:rFonts w:ascii="SimSun" w:eastAsia="SimSun" w:hAnsi="SimSun" w:cs="SimSun" w:hint="eastAsia"/>
        </w:rPr>
        <w:t>、履约保证金</w:t>
      </w:r>
    </w:p>
    <w:p w:rsidR="00D87D24" w:rsidRDefault="004759CB">
      <w:pPr>
        <w:pStyle w:val="aa"/>
        <w:widowControl/>
        <w:spacing w:before="75" w:beforeAutospacing="0" w:after="75" w:afterAutospacing="0"/>
        <w:ind w:firstLine="480"/>
      </w:pPr>
      <w:r>
        <w:rPr>
          <w:rFonts w:ascii="SimSun" w:eastAsia="SimSun" w:hAnsi="SimSun" w:cs="SimSun" w:hint="eastAsia"/>
        </w:rPr>
        <w:t>□无。□有，具体如下：</w:t>
      </w:r>
      <w:r>
        <w:rPr>
          <w:rFonts w:ascii="SimSun" w:eastAsia="SimSun" w:hAnsi="SimSun" w:cs="SimSun" w:hint="eastAsia"/>
          <w:u w:val="single"/>
        </w:rPr>
        <w:t>（按照招标文件规定填写）</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9</w:t>
      </w:r>
      <w:r>
        <w:rPr>
          <w:rFonts w:ascii="SimSun" w:eastAsia="SimSun" w:hAnsi="SimSun" w:cs="SimSun" w:hint="eastAsia"/>
        </w:rPr>
        <w:t>、合同有效期</w:t>
      </w:r>
    </w:p>
    <w:p w:rsidR="00D87D24" w:rsidRDefault="004759CB">
      <w:pPr>
        <w:pStyle w:val="aa"/>
        <w:widowControl/>
        <w:spacing w:before="75" w:beforeAutospacing="0" w:after="75" w:afterAutospacing="0"/>
        <w:ind w:firstLine="480"/>
      </w:pPr>
      <w:r>
        <w:rPr>
          <w:rFonts w:ascii="SimSun" w:eastAsia="SimSun" w:hAnsi="SimSun" w:cs="SimSun" w:hint="eastAsia"/>
          <w:u w:val="single"/>
        </w:rPr>
        <w:t>（按照实际情况编制填写，可以是表格或文字描述）</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10</w:t>
      </w:r>
      <w:r>
        <w:rPr>
          <w:rFonts w:ascii="SimSun" w:eastAsia="SimSun" w:hAnsi="SimSun" w:cs="SimSun" w:hint="eastAsia"/>
        </w:rPr>
        <w:t>、违约责任</w:t>
      </w:r>
    </w:p>
    <w:p w:rsidR="00D87D24" w:rsidRDefault="004759CB">
      <w:pPr>
        <w:pStyle w:val="aa"/>
        <w:widowControl/>
        <w:spacing w:before="75" w:beforeAutospacing="0" w:after="75" w:afterAutospacing="0"/>
        <w:ind w:firstLine="480"/>
      </w:pPr>
      <w:r>
        <w:rPr>
          <w:rFonts w:ascii="SimSun" w:eastAsia="SimSun" w:hAnsi="SimSun" w:cs="SimSun" w:hint="eastAsia"/>
          <w:u w:val="single"/>
        </w:rPr>
        <w:t>（按照实际情况编制填写，可以是表格或文字描述）</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11</w:t>
      </w:r>
      <w:r>
        <w:rPr>
          <w:rFonts w:ascii="SimSun" w:eastAsia="SimSun" w:hAnsi="SimSun" w:cs="SimSun" w:hint="eastAsia"/>
        </w:rPr>
        <w:t>、知识产权</w:t>
      </w:r>
    </w:p>
    <w:p w:rsidR="00D87D24" w:rsidRDefault="004759CB">
      <w:pPr>
        <w:pStyle w:val="aa"/>
        <w:widowControl/>
        <w:spacing w:before="75" w:beforeAutospacing="0" w:after="75" w:afterAutospacing="0"/>
        <w:ind w:firstLine="480"/>
      </w:pPr>
      <w:r>
        <w:rPr>
          <w:rFonts w:ascii="SimSun" w:eastAsia="SimSun" w:hAnsi="SimSun" w:cs="SimSun" w:hint="eastAsia"/>
        </w:rPr>
        <w:t>11.1</w:t>
      </w:r>
      <w:r>
        <w:rPr>
          <w:rFonts w:ascii="SimSun" w:eastAsia="SimSun" w:hAnsi="SimSun" w:cs="SimSun" w:hint="eastAsia"/>
        </w:rPr>
        <w:t>乙方提供的采购标的应符合国家知识产权法律、法规的规定且非假冒伪劣品；乙方还应保证甲方不受到第三方关于侵犯知识产权及专利权、商标权或工业设计权等知识产权方面的指控，若任何第三方提出此方面指控均与甲方无关，乙方应与第三方交涉，并承担可能发生的一切法律责任、费用和后果；若甲方因此而遭致损失，则乙方应赔偿该损失。</w:t>
      </w:r>
    </w:p>
    <w:p w:rsidR="00D87D24" w:rsidRDefault="004759CB">
      <w:pPr>
        <w:pStyle w:val="aa"/>
        <w:widowControl/>
        <w:spacing w:before="75" w:beforeAutospacing="0" w:after="75" w:afterAutospacing="0"/>
        <w:ind w:firstLine="480"/>
      </w:pPr>
      <w:r>
        <w:rPr>
          <w:rFonts w:ascii="SimSun" w:eastAsia="SimSun" w:hAnsi="SimSun" w:cs="SimSun" w:hint="eastAsia"/>
        </w:rPr>
        <w:t>11.2</w:t>
      </w:r>
      <w:r>
        <w:rPr>
          <w:rFonts w:ascii="SimSun" w:eastAsia="SimSun" w:hAnsi="SimSun" w:cs="SimSun" w:hint="eastAsia"/>
        </w:rPr>
        <w:t>若乙方提供的采购标的不符合国家知识产权法律、法规的规定或被有关主管机关认定为假冒伪劣品，则乙方中标资格将被取消；甲方还将按照有关法律、法规和规章的规定进行处理，具体如下：</w:t>
      </w:r>
      <w:r>
        <w:rPr>
          <w:rFonts w:ascii="SimSun" w:eastAsia="SimSun" w:hAnsi="SimSun" w:cs="SimSun" w:hint="eastAsia"/>
          <w:u w:val="single"/>
        </w:rPr>
        <w:t>（按照实际情况编制</w:t>
      </w:r>
      <w:r>
        <w:rPr>
          <w:rFonts w:ascii="SimSun" w:eastAsia="SimSun" w:hAnsi="SimSun" w:cs="SimSun" w:hint="eastAsia"/>
          <w:u w:val="single"/>
        </w:rPr>
        <w:t>填写）</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12</w:t>
      </w:r>
      <w:r>
        <w:rPr>
          <w:rFonts w:ascii="SimSun" w:eastAsia="SimSun" w:hAnsi="SimSun" w:cs="SimSun" w:hint="eastAsia"/>
        </w:rPr>
        <w:t>、解决争议的方法</w:t>
      </w:r>
    </w:p>
    <w:p w:rsidR="00D87D24" w:rsidRDefault="004759CB">
      <w:pPr>
        <w:pStyle w:val="aa"/>
        <w:widowControl/>
        <w:spacing w:before="75" w:beforeAutospacing="0" w:after="75" w:afterAutospacing="0"/>
        <w:ind w:firstLine="480"/>
      </w:pPr>
      <w:r>
        <w:rPr>
          <w:rFonts w:ascii="SimSun" w:eastAsia="SimSun" w:hAnsi="SimSun" w:cs="SimSun" w:hint="eastAsia"/>
        </w:rPr>
        <w:t>12.1</w:t>
      </w:r>
      <w:r>
        <w:rPr>
          <w:rFonts w:ascii="SimSun" w:eastAsia="SimSun" w:hAnsi="SimSun" w:cs="SimSun" w:hint="eastAsia"/>
        </w:rPr>
        <w:t>甲、乙双方协商解决。</w:t>
      </w:r>
    </w:p>
    <w:p w:rsidR="00D87D24" w:rsidRDefault="004759CB">
      <w:pPr>
        <w:pStyle w:val="aa"/>
        <w:widowControl/>
        <w:spacing w:before="75" w:beforeAutospacing="0" w:after="75" w:afterAutospacing="0"/>
        <w:ind w:firstLine="480"/>
      </w:pPr>
      <w:r>
        <w:rPr>
          <w:rFonts w:ascii="SimSun" w:eastAsia="SimSun" w:hAnsi="SimSun" w:cs="SimSun" w:hint="eastAsia"/>
        </w:rPr>
        <w:t>12.2</w:t>
      </w:r>
      <w:r>
        <w:rPr>
          <w:rFonts w:ascii="SimSun" w:eastAsia="SimSun" w:hAnsi="SimSun" w:cs="SimSun" w:hint="eastAsia"/>
        </w:rPr>
        <w:t>若协商解决不成，则通过下列途径之一解决：</w:t>
      </w:r>
    </w:p>
    <w:p w:rsidR="00D87D24" w:rsidRDefault="004759CB">
      <w:pPr>
        <w:pStyle w:val="aa"/>
        <w:widowControl/>
        <w:spacing w:before="75" w:beforeAutospacing="0" w:after="75" w:afterAutospacing="0"/>
        <w:ind w:firstLine="480"/>
      </w:pPr>
      <w:r>
        <w:rPr>
          <w:rFonts w:ascii="SimSun" w:eastAsia="SimSun" w:hAnsi="SimSun" w:cs="SimSun" w:hint="eastAsia"/>
        </w:rPr>
        <w:t>□提交仲裁委员会仲裁，具体如下：</w:t>
      </w:r>
      <w:r>
        <w:rPr>
          <w:rFonts w:ascii="SimSun" w:eastAsia="SimSun" w:hAnsi="SimSun" w:cs="SimSun" w:hint="eastAsia"/>
          <w:u w:val="single"/>
        </w:rPr>
        <w:t>（按照实际情况编制填写）</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□向人民法院提起诉讼，具体如下：</w:t>
      </w:r>
      <w:r>
        <w:rPr>
          <w:rFonts w:ascii="SimSun" w:eastAsia="SimSun" w:hAnsi="SimSun" w:cs="SimSun" w:hint="eastAsia"/>
          <w:u w:val="single"/>
        </w:rPr>
        <w:t>（按照实际情况编制填写）</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13</w:t>
      </w:r>
      <w:r>
        <w:rPr>
          <w:rFonts w:ascii="SimSun" w:eastAsia="SimSun" w:hAnsi="SimSun" w:cs="SimSun" w:hint="eastAsia"/>
        </w:rPr>
        <w:t>、不可抗力</w:t>
      </w:r>
    </w:p>
    <w:p w:rsidR="00D87D24" w:rsidRDefault="004759CB">
      <w:pPr>
        <w:pStyle w:val="aa"/>
        <w:widowControl/>
        <w:spacing w:before="75" w:beforeAutospacing="0" w:after="75" w:afterAutospacing="0"/>
        <w:ind w:firstLine="480"/>
      </w:pPr>
      <w:r>
        <w:rPr>
          <w:rFonts w:ascii="SimSun" w:eastAsia="SimSun" w:hAnsi="SimSun" w:cs="SimSun" w:hint="eastAsia"/>
        </w:rPr>
        <w:t>13.1</w:t>
      </w:r>
      <w:r>
        <w:rPr>
          <w:rFonts w:ascii="SimSun" w:eastAsia="SimSun" w:hAnsi="SimSun" w:cs="SimSun" w:hint="eastAsia"/>
        </w:rPr>
        <w:t>因不可抗力造成违约的，遭受不可抗力一方应及时向对方通报不能履行或不能完全履行的理由，并在随后取得有关主管机关证明后的</w:t>
      </w:r>
      <w:r>
        <w:rPr>
          <w:rFonts w:ascii="Calibri" w:hAnsi="Calibri" w:cs="Calibri"/>
        </w:rPr>
        <w:t>15</w:t>
      </w:r>
      <w:r>
        <w:rPr>
          <w:rFonts w:ascii="SimSun" w:eastAsia="SimSun" w:hAnsi="SimSun" w:cs="SimSun" w:hint="eastAsia"/>
        </w:rPr>
        <w:t>日内向另一方提供不可抗力发生及持续期间的充分证据。基于以上行为，允许遭受不可抗力一方延期履行、部分履行或不履行合同，并根据情况可部分或全</w:t>
      </w:r>
      <w:r>
        <w:rPr>
          <w:rFonts w:ascii="SimSun" w:eastAsia="SimSun" w:hAnsi="SimSun" w:cs="SimSun" w:hint="eastAsia"/>
        </w:rPr>
        <w:t>部免于承担违约责任。</w:t>
      </w:r>
    </w:p>
    <w:p w:rsidR="00D87D24" w:rsidRDefault="004759CB">
      <w:pPr>
        <w:pStyle w:val="aa"/>
        <w:widowControl/>
        <w:spacing w:before="75" w:beforeAutospacing="0" w:after="75" w:afterAutospacing="0"/>
        <w:ind w:firstLine="480"/>
      </w:pPr>
      <w:r>
        <w:rPr>
          <w:rFonts w:ascii="SimSun" w:eastAsia="SimSun" w:hAnsi="SimSun" w:cs="SimSun" w:hint="eastAsia"/>
        </w:rPr>
        <w:t>13.2</w:t>
      </w:r>
      <w:r>
        <w:rPr>
          <w:rFonts w:ascii="SimSun" w:eastAsia="SimSun" w:hAnsi="SimSun" w:cs="SimSun" w:hint="eastAsia"/>
        </w:rPr>
        <w:t>本合同中的不可抗力指不能预见、不能避免、不能克服的客观情况，包括但不限于：自然灾害如地震、台风、洪水、火灾及政府行为、法律规定或其适用的变化或其他任何无法预见、避免或控制的事件。</w:t>
      </w:r>
    </w:p>
    <w:p w:rsidR="00D87D24" w:rsidRDefault="004759CB">
      <w:pPr>
        <w:pStyle w:val="aa"/>
        <w:widowControl/>
        <w:spacing w:before="75" w:beforeAutospacing="0" w:after="75" w:afterAutospacing="0"/>
        <w:ind w:firstLine="480"/>
      </w:pPr>
      <w:r>
        <w:rPr>
          <w:rFonts w:ascii="SimSun" w:eastAsia="SimSun" w:hAnsi="SimSun" w:cs="SimSun" w:hint="eastAsia"/>
        </w:rPr>
        <w:t>14</w:t>
      </w:r>
      <w:r>
        <w:rPr>
          <w:rFonts w:ascii="SimSun" w:eastAsia="SimSun" w:hAnsi="SimSun" w:cs="SimSun" w:hint="eastAsia"/>
        </w:rPr>
        <w:t>、合同条款</w:t>
      </w:r>
    </w:p>
    <w:p w:rsidR="00D87D24" w:rsidRDefault="004759CB">
      <w:pPr>
        <w:pStyle w:val="aa"/>
        <w:widowControl/>
        <w:spacing w:before="75" w:beforeAutospacing="0" w:after="75" w:afterAutospacing="0"/>
        <w:ind w:firstLine="480"/>
      </w:pPr>
      <w:r>
        <w:rPr>
          <w:rFonts w:ascii="SimSun" w:eastAsia="SimSun" w:hAnsi="SimSun" w:cs="SimSun" w:hint="eastAsia"/>
          <w:u w:val="single"/>
        </w:rPr>
        <w:t>（按照实际情况编制填写。招标文件第五章已有规定的，双方均不得变更或调整；招标文件第五章未作规定的，双方可通过友好协商进行约定）</w:t>
      </w:r>
      <w:r>
        <w:rPr>
          <w:rFonts w:ascii="SimSun" w:eastAsia="SimSun" w:hAnsi="SimSun" w:cs="SimSun" w:hint="eastAsia"/>
        </w:rPr>
        <w:t>。</w:t>
      </w:r>
    </w:p>
    <w:p w:rsidR="00D87D24" w:rsidRDefault="004759CB">
      <w:pPr>
        <w:pStyle w:val="aa"/>
        <w:widowControl/>
        <w:spacing w:before="75" w:beforeAutospacing="0" w:after="75" w:afterAutospacing="0"/>
        <w:ind w:firstLine="480"/>
      </w:pPr>
      <w:r>
        <w:rPr>
          <w:rFonts w:ascii="SimSun" w:eastAsia="SimSun" w:hAnsi="SimSun" w:cs="SimSun" w:hint="eastAsia"/>
        </w:rPr>
        <w:t>15</w:t>
      </w:r>
      <w:r>
        <w:rPr>
          <w:rFonts w:ascii="SimSun" w:eastAsia="SimSun" w:hAnsi="SimSun" w:cs="SimSun" w:hint="eastAsia"/>
        </w:rPr>
        <w:t>、其他约定</w:t>
      </w:r>
    </w:p>
    <w:p w:rsidR="00D87D24" w:rsidRDefault="004759CB">
      <w:pPr>
        <w:pStyle w:val="aa"/>
        <w:widowControl/>
        <w:spacing w:before="75" w:beforeAutospacing="0" w:after="75" w:afterAutospacing="0"/>
        <w:ind w:firstLine="480"/>
      </w:pPr>
      <w:r>
        <w:rPr>
          <w:rFonts w:ascii="SimSun" w:eastAsia="SimSun" w:hAnsi="SimSun" w:cs="SimSun" w:hint="eastAsia"/>
        </w:rPr>
        <w:t>15.1</w:t>
      </w:r>
      <w:r>
        <w:rPr>
          <w:rFonts w:ascii="SimSun" w:eastAsia="SimSun" w:hAnsi="SimSun" w:cs="SimSun" w:hint="eastAsia"/>
        </w:rPr>
        <w:t>合同文件与本合同具有同等法律效力。</w:t>
      </w:r>
    </w:p>
    <w:p w:rsidR="00D87D24" w:rsidRDefault="004759CB">
      <w:pPr>
        <w:pStyle w:val="aa"/>
        <w:widowControl/>
        <w:spacing w:before="75" w:beforeAutospacing="0" w:after="75" w:afterAutospacing="0"/>
        <w:ind w:firstLine="480"/>
      </w:pPr>
      <w:r>
        <w:rPr>
          <w:rFonts w:ascii="SimSun" w:eastAsia="SimSun" w:hAnsi="SimSun" w:cs="SimSun" w:hint="eastAsia"/>
        </w:rPr>
        <w:t>15.2</w:t>
      </w:r>
      <w:r>
        <w:rPr>
          <w:rFonts w:ascii="SimSun" w:eastAsia="SimSun" w:hAnsi="SimSun" w:cs="SimSun" w:hint="eastAsia"/>
        </w:rPr>
        <w:t>本合同未尽事宜，双方可另行补充。</w:t>
      </w:r>
    </w:p>
    <w:p w:rsidR="00D87D24" w:rsidRDefault="004759CB">
      <w:pPr>
        <w:pStyle w:val="aa"/>
        <w:widowControl/>
        <w:spacing w:before="75" w:beforeAutospacing="0" w:after="75" w:afterAutospacing="0"/>
        <w:ind w:firstLine="480"/>
      </w:pPr>
      <w:r>
        <w:rPr>
          <w:rFonts w:ascii="SimSun" w:eastAsia="SimSun" w:hAnsi="SimSun" w:cs="SimSun" w:hint="eastAsia"/>
        </w:rPr>
        <w:lastRenderedPageBreak/>
        <w:t>15.3</w:t>
      </w:r>
      <w:r>
        <w:rPr>
          <w:rFonts w:ascii="SimSun" w:eastAsia="SimSun" w:hAnsi="SimSun" w:cs="SimSun" w:hint="eastAsia"/>
        </w:rPr>
        <w:t>合同生效：自签订之日起生效；通过福建省政府采购</w:t>
      </w:r>
      <w:r>
        <w:rPr>
          <w:rFonts w:ascii="SimSun" w:eastAsia="SimSun" w:hAnsi="SimSun" w:cs="SimSun" w:hint="eastAsia"/>
        </w:rPr>
        <w:t>网上公开信息系统采用电子形式签订合同的，签订之日以系统记载的双方使用各自</w:t>
      </w:r>
      <w:r>
        <w:rPr>
          <w:rFonts w:ascii="Calibri" w:hAnsi="Calibri" w:cs="Calibri"/>
        </w:rPr>
        <w:t>CA</w:t>
      </w:r>
      <w:r>
        <w:rPr>
          <w:rFonts w:ascii="SimSun" w:eastAsia="SimSun" w:hAnsi="SimSun" w:cs="SimSun" w:hint="eastAsia"/>
        </w:rPr>
        <w:t>证书在合同上加盖单位公章或合同章的日期中的最晚时间为准。</w:t>
      </w:r>
    </w:p>
    <w:p w:rsidR="00D87D24" w:rsidRDefault="004759CB">
      <w:pPr>
        <w:pStyle w:val="aa"/>
        <w:widowControl/>
        <w:spacing w:before="75" w:beforeAutospacing="0" w:after="75" w:afterAutospacing="0"/>
        <w:ind w:firstLine="480"/>
      </w:pPr>
      <w:r>
        <w:rPr>
          <w:rFonts w:ascii="SimSun" w:eastAsia="SimSun" w:hAnsi="SimSun" w:cs="SimSun" w:hint="eastAsia"/>
        </w:rPr>
        <w:t>15.4</w:t>
      </w:r>
      <w:r>
        <w:rPr>
          <w:rFonts w:ascii="SimSun" w:eastAsia="SimSun" w:hAnsi="SimSun" w:cs="SimSun" w:hint="eastAsia"/>
        </w:rPr>
        <w:t>本合同一式</w:t>
      </w:r>
      <w:r>
        <w:rPr>
          <w:rFonts w:ascii="SimSun" w:eastAsia="SimSun" w:hAnsi="SimSun" w:cs="SimSun" w:hint="eastAsia"/>
          <w:u w:val="single"/>
        </w:rPr>
        <w:t>（填写具体份数）</w:t>
      </w:r>
      <w:r>
        <w:rPr>
          <w:rFonts w:ascii="SimSun" w:eastAsia="SimSun" w:hAnsi="SimSun" w:cs="SimSun" w:hint="eastAsia"/>
        </w:rPr>
        <w:t>份，经双方授权代表签字并盖章后生效。甲方、乙方各执</w:t>
      </w:r>
      <w:r>
        <w:rPr>
          <w:rFonts w:ascii="SimSun" w:eastAsia="SimSun" w:hAnsi="SimSun" w:cs="SimSun" w:hint="eastAsia"/>
          <w:u w:val="single"/>
        </w:rPr>
        <w:t>（填写具体份数）</w:t>
      </w:r>
      <w:r>
        <w:rPr>
          <w:rFonts w:ascii="SimSun" w:eastAsia="SimSun" w:hAnsi="SimSun" w:cs="SimSun" w:hint="eastAsia"/>
        </w:rPr>
        <w:t>份，送</w:t>
      </w:r>
      <w:r>
        <w:rPr>
          <w:rFonts w:ascii="SimSun" w:eastAsia="SimSun" w:hAnsi="SimSun" w:cs="SimSun" w:hint="eastAsia"/>
          <w:u w:val="single"/>
        </w:rPr>
        <w:t>（填写需要备案的监管部门的全称）</w:t>
      </w:r>
      <w:r>
        <w:rPr>
          <w:rFonts w:ascii="SimSun" w:eastAsia="SimSun" w:hAnsi="SimSun" w:cs="SimSun" w:hint="eastAsia"/>
        </w:rPr>
        <w:t>备案</w:t>
      </w:r>
      <w:r>
        <w:rPr>
          <w:rFonts w:ascii="SimSun" w:eastAsia="SimSun" w:hAnsi="SimSun" w:cs="SimSun" w:hint="eastAsia"/>
          <w:u w:val="single"/>
        </w:rPr>
        <w:t>（填写具体份数）</w:t>
      </w:r>
      <w:r>
        <w:rPr>
          <w:rFonts w:ascii="SimSun" w:eastAsia="SimSun" w:hAnsi="SimSun" w:cs="SimSun" w:hint="eastAsia"/>
        </w:rPr>
        <w:t>份，具有同等效力。</w:t>
      </w:r>
    </w:p>
    <w:p w:rsidR="00D87D24" w:rsidRDefault="004759CB">
      <w:pPr>
        <w:pStyle w:val="aa"/>
        <w:widowControl/>
        <w:spacing w:before="75" w:beforeAutospacing="0" w:after="75" w:afterAutospacing="0"/>
        <w:ind w:firstLine="480"/>
      </w:pPr>
      <w:r>
        <w:rPr>
          <w:rFonts w:ascii="SimSun" w:eastAsia="SimSun" w:hAnsi="SimSun" w:cs="SimSun" w:hint="eastAsia"/>
        </w:rPr>
        <w:t>15.5</w:t>
      </w:r>
      <w:r>
        <w:rPr>
          <w:rFonts w:ascii="SimSun" w:eastAsia="SimSun" w:hAnsi="SimSun" w:cs="SimSun" w:hint="eastAsia"/>
        </w:rPr>
        <w:t>其他：□无。□</w:t>
      </w:r>
      <w:r>
        <w:rPr>
          <w:rFonts w:ascii="SimSun" w:eastAsia="SimSun" w:hAnsi="SimSun" w:cs="SimSun" w:hint="eastAsia"/>
          <w:u w:val="single"/>
        </w:rPr>
        <w:t>（按照实际情况编制填写需要增加的内容）</w:t>
      </w:r>
      <w:r>
        <w:rPr>
          <w:rFonts w:ascii="SimSun" w:eastAsia="SimSun" w:hAnsi="SimSun" w:cs="SimSun" w:hint="eastAsia"/>
        </w:rPr>
        <w:t>。</w:t>
      </w:r>
    </w:p>
    <w:p w:rsidR="00D87D24" w:rsidRDefault="004759CB">
      <w:pPr>
        <w:pStyle w:val="aa"/>
        <w:widowControl/>
        <w:spacing w:before="75" w:beforeAutospacing="0" w:after="75" w:afterAutospacing="0"/>
        <w:jc w:val="center"/>
      </w:pPr>
      <w:r>
        <w:rPr>
          <w:rFonts w:ascii="SimSun" w:eastAsia="SimSun" w:hAnsi="SimSun" w:cs="SimSun" w:hint="eastAsia"/>
        </w:rPr>
        <w:t>（以下无正文）</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pPr>
      <w:r>
        <w:rPr>
          <w:rFonts w:ascii="SimSun" w:eastAsia="SimSun" w:hAnsi="SimSun" w:cs="SimSun" w:hint="eastAsia"/>
        </w:rPr>
        <w:t>甲方：</w:t>
      </w:r>
      <w:r>
        <w:rPr>
          <w:rFonts w:ascii="SimSun" w:eastAsia="SimSun" w:hAnsi="SimSun" w:cs="SimSun" w:hint="eastAsia"/>
        </w:rPr>
        <w:t>                </w:t>
      </w:r>
      <w:r>
        <w:rPr>
          <w:rFonts w:ascii="SimSun" w:eastAsia="SimSun" w:hAnsi="SimSun" w:cs="SimSun" w:hint="eastAsia"/>
        </w:rPr>
        <w:t>乙方：</w:t>
      </w:r>
    </w:p>
    <w:p w:rsidR="00D87D24" w:rsidRDefault="004759CB">
      <w:pPr>
        <w:pStyle w:val="aa"/>
        <w:widowControl/>
        <w:spacing w:before="75" w:beforeAutospacing="0" w:after="75" w:afterAutospacing="0"/>
      </w:pPr>
      <w:r>
        <w:rPr>
          <w:rFonts w:ascii="SimSun" w:eastAsia="SimSun" w:hAnsi="SimSun" w:cs="SimSun" w:hint="eastAsia"/>
        </w:rPr>
        <w:t>住所：</w:t>
      </w:r>
      <w:r>
        <w:rPr>
          <w:rFonts w:ascii="SimSun" w:eastAsia="SimSun" w:hAnsi="SimSun" w:cs="SimSun" w:hint="eastAsia"/>
        </w:rPr>
        <w:t>                </w:t>
      </w:r>
      <w:r>
        <w:rPr>
          <w:rFonts w:ascii="SimSun" w:eastAsia="SimSun" w:hAnsi="SimSun" w:cs="SimSun" w:hint="eastAsia"/>
        </w:rPr>
        <w:t>住所：</w:t>
      </w:r>
    </w:p>
    <w:p w:rsidR="00D87D24" w:rsidRDefault="004759CB">
      <w:pPr>
        <w:pStyle w:val="aa"/>
        <w:widowControl/>
        <w:spacing w:before="75" w:beforeAutospacing="0" w:after="75" w:afterAutospacing="0"/>
      </w:pPr>
      <w:r>
        <w:rPr>
          <w:rFonts w:ascii="SimSun" w:eastAsia="SimSun" w:hAnsi="SimSun" w:cs="SimSun" w:hint="eastAsia"/>
        </w:rPr>
        <w:t>单位负责人：</w:t>
      </w:r>
      <w:r>
        <w:rPr>
          <w:rFonts w:ascii="SimSun" w:eastAsia="SimSun" w:hAnsi="SimSun" w:cs="SimSun" w:hint="eastAsia"/>
        </w:rPr>
        <w:t>             </w:t>
      </w:r>
      <w:r>
        <w:rPr>
          <w:rFonts w:ascii="SimSun" w:eastAsia="SimSun" w:hAnsi="SimSun" w:cs="SimSun" w:hint="eastAsia"/>
        </w:rPr>
        <w:t>单位负责人：</w:t>
      </w:r>
    </w:p>
    <w:p w:rsidR="00D87D24" w:rsidRDefault="004759CB">
      <w:pPr>
        <w:pStyle w:val="aa"/>
        <w:widowControl/>
        <w:spacing w:before="75" w:beforeAutospacing="0" w:after="75" w:afterAutospacing="0"/>
      </w:pPr>
      <w:r>
        <w:rPr>
          <w:rFonts w:ascii="SimSun" w:eastAsia="SimSun" w:hAnsi="SimSun" w:cs="SimSun" w:hint="eastAsia"/>
        </w:rPr>
        <w:t>委托代理人：</w:t>
      </w:r>
      <w:r>
        <w:rPr>
          <w:rFonts w:ascii="SimSun" w:eastAsia="SimSun" w:hAnsi="SimSun" w:cs="SimSun" w:hint="eastAsia"/>
        </w:rPr>
        <w:t>             </w:t>
      </w:r>
      <w:r>
        <w:rPr>
          <w:rFonts w:ascii="SimSun" w:eastAsia="SimSun" w:hAnsi="SimSun" w:cs="SimSun" w:hint="eastAsia"/>
        </w:rPr>
        <w:t>委托代理人：</w:t>
      </w:r>
    </w:p>
    <w:p w:rsidR="00D87D24" w:rsidRDefault="004759CB">
      <w:pPr>
        <w:pStyle w:val="aa"/>
        <w:widowControl/>
        <w:spacing w:before="75" w:beforeAutospacing="0" w:after="75" w:afterAutospacing="0"/>
      </w:pPr>
      <w:r>
        <w:rPr>
          <w:rFonts w:ascii="SimSun" w:eastAsia="SimSun" w:hAnsi="SimSun" w:cs="SimSun" w:hint="eastAsia"/>
        </w:rPr>
        <w:t>联系方法：</w:t>
      </w:r>
      <w:r>
        <w:rPr>
          <w:rFonts w:ascii="SimSun" w:eastAsia="SimSun" w:hAnsi="SimSun" w:cs="SimSun" w:hint="eastAsia"/>
        </w:rPr>
        <w:t>                  </w:t>
      </w:r>
      <w:r>
        <w:rPr>
          <w:rFonts w:ascii="SimSun" w:eastAsia="SimSun" w:hAnsi="SimSun" w:cs="SimSun" w:hint="eastAsia"/>
        </w:rPr>
        <w:t>联系方法：</w:t>
      </w:r>
      <w:r>
        <w:rPr>
          <w:rFonts w:ascii="SimSun" w:eastAsia="SimSun" w:hAnsi="SimSun" w:cs="SimSun" w:hint="eastAsia"/>
        </w:rPr>
        <w:br/>
      </w:r>
      <w:r>
        <w:rPr>
          <w:rFonts w:ascii="SimSun" w:eastAsia="SimSun" w:hAnsi="SimSun" w:cs="SimSun" w:hint="eastAsia"/>
        </w:rPr>
        <w:t>纳税人识别号：</w:t>
      </w:r>
      <w:r>
        <w:rPr>
          <w:rFonts w:ascii="SimSun" w:eastAsia="SimSun" w:hAnsi="SimSun" w:cs="SimSun" w:hint="eastAsia"/>
        </w:rPr>
        <w:t xml:space="preserve">                </w:t>
      </w:r>
      <w:r>
        <w:rPr>
          <w:rFonts w:ascii="SimSun" w:eastAsia="SimSun" w:hAnsi="SimSun" w:cs="SimSun" w:hint="eastAsia"/>
        </w:rPr>
        <w:t>纳税人识别号：</w:t>
      </w:r>
    </w:p>
    <w:p w:rsidR="00D87D24" w:rsidRDefault="004759CB">
      <w:pPr>
        <w:pStyle w:val="aa"/>
        <w:widowControl/>
        <w:spacing w:before="75" w:beforeAutospacing="0" w:after="75" w:afterAutospacing="0"/>
      </w:pPr>
      <w:r>
        <w:rPr>
          <w:rFonts w:ascii="SimSun" w:eastAsia="SimSun" w:hAnsi="SimSun" w:cs="SimSun" w:hint="eastAsia"/>
        </w:rPr>
        <w:t>开户银行：</w:t>
      </w:r>
      <w:r>
        <w:rPr>
          <w:rFonts w:ascii="SimSun" w:eastAsia="SimSun" w:hAnsi="SimSun" w:cs="SimSun" w:hint="eastAsia"/>
        </w:rPr>
        <w:t>              </w:t>
      </w:r>
      <w:r>
        <w:rPr>
          <w:rFonts w:ascii="SimSun" w:eastAsia="SimSun" w:hAnsi="SimSun" w:cs="SimSun" w:hint="eastAsia"/>
        </w:rPr>
        <w:t>开户银行：</w:t>
      </w:r>
    </w:p>
    <w:p w:rsidR="00D87D24" w:rsidRDefault="004759CB">
      <w:pPr>
        <w:pStyle w:val="aa"/>
        <w:widowControl/>
        <w:spacing w:before="75" w:beforeAutospacing="0" w:after="75" w:afterAutospacing="0"/>
      </w:pPr>
      <w:r>
        <w:rPr>
          <w:rFonts w:ascii="SimSun" w:eastAsia="SimSun" w:hAnsi="SimSun" w:cs="SimSun" w:hint="eastAsia"/>
        </w:rPr>
        <w:t>账号：</w:t>
      </w:r>
      <w:r>
        <w:rPr>
          <w:rFonts w:ascii="SimSun" w:eastAsia="SimSun" w:hAnsi="SimSun" w:cs="SimSun" w:hint="eastAsia"/>
        </w:rPr>
        <w:t>               </w:t>
      </w:r>
      <w:r>
        <w:rPr>
          <w:rFonts w:ascii="SimSun" w:eastAsia="SimSun" w:hAnsi="SimSun" w:cs="SimSun" w:hint="eastAsia"/>
        </w:rPr>
        <w:t>账号：</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pPr>
      <w:r>
        <w:rPr>
          <w:rFonts w:ascii="SimSun" w:eastAsia="SimSun" w:hAnsi="SimSun" w:cs="SimSun" w:hint="eastAsia"/>
        </w:rPr>
        <w:t> </w:t>
      </w:r>
    </w:p>
    <w:p w:rsidR="00D87D24" w:rsidRDefault="004759CB">
      <w:pPr>
        <w:pStyle w:val="aa"/>
        <w:widowControl/>
        <w:spacing w:before="75" w:beforeAutospacing="0" w:after="75" w:afterAutospacing="0"/>
      </w:pPr>
      <w:r>
        <w:rPr>
          <w:rFonts w:ascii="SimSun" w:eastAsia="SimSun" w:hAnsi="SimSun" w:cs="SimSun" w:hint="eastAsia"/>
        </w:rPr>
        <w:t>签订地点：</w:t>
      </w:r>
      <w:r>
        <w:rPr>
          <w:rFonts w:ascii="SimSun" w:eastAsia="SimSun" w:hAnsi="SimSun" w:cs="SimSun" w:hint="eastAsia"/>
          <w:u w:val="single"/>
        </w:rPr>
        <w:t>                </w:t>
      </w:r>
    </w:p>
    <w:p w:rsidR="00D87D24" w:rsidRDefault="004759CB">
      <w:pPr>
        <w:pStyle w:val="aa"/>
        <w:widowControl/>
        <w:spacing w:before="75" w:beforeAutospacing="0" w:after="75" w:afterAutospacing="0"/>
      </w:pPr>
      <w:r>
        <w:rPr>
          <w:rFonts w:ascii="SimSun" w:eastAsia="SimSun" w:hAnsi="SimSun" w:cs="SimSun" w:hint="eastAsia"/>
        </w:rPr>
        <w:t>签订日期：</w:t>
      </w:r>
      <w:r>
        <w:rPr>
          <w:rFonts w:ascii="SimSun" w:eastAsia="SimSun" w:hAnsi="SimSun" w:cs="SimSun" w:hint="eastAsia"/>
          <w:u w:val="single"/>
        </w:rPr>
        <w:t>    </w:t>
      </w:r>
      <w:r>
        <w:rPr>
          <w:rFonts w:ascii="SimSun" w:eastAsia="SimSun" w:hAnsi="SimSun" w:cs="SimSun" w:hint="eastAsia"/>
        </w:rPr>
        <w:t>年</w:t>
      </w:r>
      <w:r>
        <w:rPr>
          <w:rFonts w:ascii="SimSun" w:eastAsia="SimSun" w:hAnsi="SimSun" w:cs="SimSun" w:hint="eastAsia"/>
          <w:u w:val="single"/>
        </w:rPr>
        <w:t>   </w:t>
      </w:r>
      <w:r>
        <w:rPr>
          <w:rFonts w:ascii="SimSun" w:eastAsia="SimSun" w:hAnsi="SimSun" w:cs="SimSun" w:hint="eastAsia"/>
        </w:rPr>
        <w:t>月</w:t>
      </w:r>
      <w:r>
        <w:rPr>
          <w:rFonts w:ascii="SimSun" w:eastAsia="SimSun" w:hAnsi="SimSun" w:cs="SimSun" w:hint="eastAsia"/>
          <w:u w:val="single"/>
        </w:rPr>
        <w:t>   </w:t>
      </w:r>
      <w:r>
        <w:rPr>
          <w:rFonts w:ascii="SimSun" w:eastAsia="SimSun" w:hAnsi="SimSun" w:cs="SimSun" w:hint="eastAsia"/>
        </w:rPr>
        <w:t>日</w:t>
      </w:r>
    </w:p>
    <w:p w:rsidR="00D87D24" w:rsidRDefault="004759CB">
      <w:pPr>
        <w:pStyle w:val="aa"/>
        <w:widowControl/>
        <w:spacing w:before="75" w:beforeAutospacing="0" w:after="75" w:afterAutospacing="0"/>
        <w:jc w:val="center"/>
      </w:pPr>
      <w:r>
        <w:t> </w:t>
      </w:r>
    </w:p>
    <w:p w:rsidR="00D87D24" w:rsidRDefault="004759CB">
      <w:pPr>
        <w:pStyle w:val="aa"/>
        <w:widowControl/>
        <w:spacing w:before="75" w:beforeAutospacing="0" w:after="240" w:afterAutospacing="0"/>
      </w:pPr>
      <w:r>
        <w:t> </w:t>
      </w:r>
    </w:p>
    <w:p w:rsidR="00D87D24" w:rsidRDefault="004759CB">
      <w:pPr>
        <w:pStyle w:val="aa"/>
        <w:widowControl/>
        <w:spacing w:before="75" w:beforeAutospacing="0" w:after="75" w:afterAutospacing="0"/>
      </w:pPr>
      <w:r>
        <w:rPr>
          <w:rFonts w:ascii="Calibri" w:hAnsi="Calibri" w:cs="Calibri"/>
          <w:sz w:val="21"/>
          <w:szCs w:val="21"/>
        </w:rPr>
        <w:t>                                                </w:t>
      </w:r>
      <w:r>
        <w:rPr>
          <w:rFonts w:ascii="Calibri" w:hAnsi="Calibri" w:cs="Calibri"/>
          <w:sz w:val="21"/>
          <w:szCs w:val="21"/>
        </w:rPr>
        <w:t>                                  </w:t>
      </w:r>
    </w:p>
    <w:p w:rsidR="00D87D24" w:rsidRDefault="004759CB">
      <w:pPr>
        <w:rPr>
          <w:rStyle w:val="ab"/>
          <w:rFonts w:ascii="SimSun" w:eastAsia="SimSun" w:hAnsi="SimSun" w:cs="SimSun"/>
          <w:bCs/>
          <w:sz w:val="31"/>
          <w:szCs w:val="31"/>
        </w:rPr>
      </w:pPr>
      <w:r>
        <w:rPr>
          <w:rStyle w:val="ab"/>
          <w:rFonts w:ascii="SimSun" w:eastAsia="SimSun" w:hAnsi="SimSun" w:cs="SimSun" w:hint="eastAsia"/>
          <w:bCs/>
          <w:sz w:val="31"/>
          <w:szCs w:val="31"/>
        </w:rPr>
        <w:br w:type="page"/>
      </w:r>
    </w:p>
    <w:p w:rsidR="00D87D24" w:rsidRDefault="004759CB">
      <w:pPr>
        <w:pStyle w:val="aa"/>
        <w:widowControl/>
        <w:spacing w:before="75" w:beforeAutospacing="0" w:after="75" w:afterAutospacing="0"/>
        <w:jc w:val="center"/>
      </w:pPr>
      <w:r>
        <w:rPr>
          <w:rStyle w:val="ab"/>
          <w:rFonts w:ascii="SimSun" w:eastAsia="SimSun" w:hAnsi="SimSun" w:cs="SimSun" w:hint="eastAsia"/>
          <w:bCs/>
          <w:sz w:val="31"/>
          <w:szCs w:val="31"/>
        </w:rPr>
        <w:lastRenderedPageBreak/>
        <w:t>第七章</w:t>
      </w:r>
      <w:r>
        <w:rPr>
          <w:rStyle w:val="ab"/>
          <w:rFonts w:ascii="SimSun" w:eastAsia="SimSun" w:hAnsi="SimSun" w:cs="SimSun" w:hint="eastAsia"/>
          <w:bCs/>
          <w:sz w:val="31"/>
          <w:szCs w:val="31"/>
        </w:rPr>
        <w:t>   </w:t>
      </w:r>
      <w:r>
        <w:rPr>
          <w:rStyle w:val="ab"/>
          <w:rFonts w:ascii="SimSun" w:eastAsia="SimSun" w:hAnsi="SimSun" w:cs="SimSun" w:hint="eastAsia"/>
          <w:bCs/>
          <w:sz w:val="31"/>
          <w:szCs w:val="31"/>
        </w:rPr>
        <w:t>投标文件格式</w:t>
      </w:r>
    </w:p>
    <w:p w:rsidR="00D87D24" w:rsidRDefault="00D87D24">
      <w:pPr>
        <w:pStyle w:val="aa"/>
        <w:widowControl/>
        <w:spacing w:beforeAutospacing="0" w:after="150" w:afterAutospacing="0"/>
        <w:jc w:val="center"/>
        <w:rPr>
          <w:rStyle w:val="ab"/>
          <w:rFonts w:ascii="SimSun" w:eastAsia="SimSun" w:hAnsi="SimSun" w:cs="SimSun"/>
          <w:bCs/>
        </w:rPr>
      </w:pPr>
    </w:p>
    <w:p w:rsidR="00D87D24" w:rsidRDefault="004759CB">
      <w:pPr>
        <w:pStyle w:val="aa"/>
        <w:widowControl/>
        <w:spacing w:beforeAutospacing="0" w:after="150" w:afterAutospacing="0"/>
        <w:jc w:val="center"/>
      </w:pPr>
      <w:r>
        <w:rPr>
          <w:rStyle w:val="ab"/>
          <w:rFonts w:ascii="SimSun" w:eastAsia="SimSun" w:hAnsi="SimSun" w:cs="SimSun" w:hint="eastAsia"/>
          <w:bCs/>
        </w:rPr>
        <w:t>编制说明</w:t>
      </w:r>
    </w:p>
    <w:p w:rsidR="00D87D24" w:rsidRDefault="004759CB">
      <w:pPr>
        <w:pStyle w:val="aa"/>
        <w:widowControl/>
        <w:spacing w:beforeAutospacing="0" w:after="150" w:afterAutospacing="0"/>
      </w:pPr>
      <w:r>
        <w:rPr>
          <w:rFonts w:ascii="SimSun" w:eastAsia="SimSun" w:hAnsi="SimSun" w:cs="SimSun" w:hint="eastAsia"/>
        </w:rPr>
        <w:t> </w:t>
      </w:r>
    </w:p>
    <w:p w:rsidR="00D87D24" w:rsidRDefault="004759CB">
      <w:pPr>
        <w:pStyle w:val="aa"/>
        <w:widowControl/>
        <w:spacing w:beforeAutospacing="0" w:after="150" w:afterAutospacing="0"/>
        <w:ind w:firstLine="480"/>
      </w:pPr>
      <w:r>
        <w:rPr>
          <w:rFonts w:ascii="SimSun" w:eastAsia="SimSun" w:hAnsi="SimSun" w:cs="SimSun" w:hint="eastAsia"/>
        </w:rPr>
        <w:t>1</w:t>
      </w:r>
      <w:r>
        <w:rPr>
          <w:rFonts w:ascii="SimSun" w:eastAsia="SimSun" w:hAnsi="SimSun" w:cs="SimSun" w:hint="eastAsia"/>
        </w:rPr>
        <w:t>、除招标文件另有规定外，本章中：</w:t>
      </w:r>
    </w:p>
    <w:p w:rsidR="00D87D24" w:rsidRDefault="004759CB">
      <w:pPr>
        <w:pStyle w:val="aa"/>
        <w:widowControl/>
        <w:spacing w:beforeAutospacing="0" w:after="150" w:afterAutospacing="0"/>
        <w:ind w:firstLine="480"/>
      </w:pPr>
      <w:r>
        <w:rPr>
          <w:rFonts w:ascii="SimSun" w:eastAsia="SimSun" w:hAnsi="SimSun" w:cs="SimSun" w:hint="eastAsia"/>
        </w:rPr>
        <w:t>1.1</w:t>
      </w:r>
      <w:r>
        <w:rPr>
          <w:rFonts w:ascii="SimSun" w:eastAsia="SimSun" w:hAnsi="SimSun" w:cs="SimSun" w:hint="eastAsia"/>
        </w:rPr>
        <w:t>涉及投标人的</w:t>
      </w:r>
      <w:r>
        <w:rPr>
          <w:rStyle w:val="ab"/>
          <w:rFonts w:ascii="SimSun" w:eastAsia="SimSun" w:hAnsi="SimSun" w:cs="SimSun" w:hint="eastAsia"/>
          <w:bCs/>
        </w:rPr>
        <w:t>“全称”</w:t>
      </w:r>
      <w:r>
        <w:rPr>
          <w:rFonts w:ascii="SimSun" w:eastAsia="SimSun" w:hAnsi="SimSun" w:cs="SimSun" w:hint="eastAsia"/>
        </w:rPr>
        <w:t>：</w:t>
      </w:r>
    </w:p>
    <w:p w:rsidR="00D87D24" w:rsidRDefault="004759CB">
      <w:pPr>
        <w:pStyle w:val="aa"/>
        <w:widowControl/>
        <w:spacing w:beforeAutospacing="0" w:after="150"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）不接受联合体投标的，指</w:t>
      </w:r>
      <w:r>
        <w:rPr>
          <w:rStyle w:val="ab"/>
          <w:rFonts w:ascii="SimSun" w:eastAsia="SimSun" w:hAnsi="SimSun" w:cs="SimSun" w:hint="eastAsia"/>
          <w:bCs/>
        </w:rPr>
        <w:t>投标人的全称</w:t>
      </w:r>
      <w:r>
        <w:rPr>
          <w:rFonts w:ascii="SimSun" w:eastAsia="SimSun" w:hAnsi="SimSun" w:cs="SimSun" w:hint="eastAsia"/>
        </w:rPr>
        <w:t>。</w:t>
      </w:r>
    </w:p>
    <w:p w:rsidR="00D87D24" w:rsidRDefault="004759CB">
      <w:pPr>
        <w:pStyle w:val="aa"/>
        <w:widowControl/>
        <w:spacing w:beforeAutospacing="0" w:after="150"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）接受联合体投标且投标人为联合体的，指</w:t>
      </w:r>
      <w:r>
        <w:rPr>
          <w:rStyle w:val="ab"/>
          <w:rFonts w:ascii="SimSun" w:eastAsia="SimSun" w:hAnsi="SimSun" w:cs="SimSun" w:hint="eastAsia"/>
          <w:bCs/>
        </w:rPr>
        <w:t>牵头方的全称</w:t>
      </w:r>
      <w:r>
        <w:rPr>
          <w:rFonts w:ascii="SimSun" w:eastAsia="SimSun" w:hAnsi="SimSun" w:cs="SimSun" w:hint="eastAsia"/>
        </w:rPr>
        <w:t>并加注</w:t>
      </w:r>
      <w:r>
        <w:rPr>
          <w:rStyle w:val="ab"/>
          <w:rFonts w:ascii="SimSun" w:eastAsia="SimSun" w:hAnsi="SimSun" w:cs="SimSun" w:hint="eastAsia"/>
          <w:bCs/>
        </w:rPr>
        <w:t>（联合体牵头方）</w:t>
      </w:r>
      <w:r>
        <w:rPr>
          <w:rFonts w:ascii="SimSun" w:eastAsia="SimSun" w:hAnsi="SimSun" w:cs="SimSun" w:hint="eastAsia"/>
        </w:rPr>
        <w:t>，即应表述为：</w:t>
      </w:r>
      <w:r>
        <w:rPr>
          <w:rStyle w:val="ab"/>
          <w:rFonts w:ascii="SimSun" w:eastAsia="SimSun" w:hAnsi="SimSun" w:cs="SimSun" w:hint="eastAsia"/>
          <w:bCs/>
        </w:rPr>
        <w:t>“牵头方的全称（联合体牵头方）”</w:t>
      </w:r>
      <w:r>
        <w:rPr>
          <w:rFonts w:ascii="SimSun" w:eastAsia="SimSun" w:hAnsi="SimSun" w:cs="SimSun" w:hint="eastAsia"/>
        </w:rPr>
        <w:t>。</w:t>
      </w:r>
    </w:p>
    <w:p w:rsidR="00D87D24" w:rsidRDefault="004759CB">
      <w:pPr>
        <w:pStyle w:val="aa"/>
        <w:widowControl/>
        <w:spacing w:beforeAutospacing="0" w:after="150" w:afterAutospacing="0"/>
        <w:ind w:firstLine="480"/>
      </w:pPr>
      <w:r>
        <w:rPr>
          <w:rFonts w:ascii="SimSun" w:eastAsia="SimSun" w:hAnsi="SimSun" w:cs="SimSun" w:hint="eastAsia"/>
        </w:rPr>
        <w:t>1.2</w:t>
      </w:r>
      <w:r>
        <w:rPr>
          <w:rFonts w:ascii="SimSun" w:eastAsia="SimSun" w:hAnsi="SimSun" w:cs="SimSun" w:hint="eastAsia"/>
        </w:rPr>
        <w:t>涉及投标人</w:t>
      </w:r>
      <w:r>
        <w:rPr>
          <w:rStyle w:val="ab"/>
          <w:rFonts w:ascii="SimSun" w:eastAsia="SimSun" w:hAnsi="SimSun" w:cs="SimSun" w:hint="eastAsia"/>
          <w:bCs/>
        </w:rPr>
        <w:t>“加盖单位公章”</w:t>
      </w:r>
      <w:r>
        <w:rPr>
          <w:rFonts w:ascii="SimSun" w:eastAsia="SimSun" w:hAnsi="SimSun" w:cs="SimSun" w:hint="eastAsia"/>
        </w:rPr>
        <w:t>：</w:t>
      </w:r>
    </w:p>
    <w:p w:rsidR="00D87D24" w:rsidRDefault="004759CB">
      <w:pPr>
        <w:pStyle w:val="aa"/>
        <w:widowControl/>
        <w:spacing w:beforeAutospacing="0" w:after="150"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）不接受联合体投标的，指</w:t>
      </w:r>
      <w:r>
        <w:rPr>
          <w:rStyle w:val="ab"/>
          <w:rFonts w:ascii="SimSun" w:eastAsia="SimSun" w:hAnsi="SimSun" w:cs="SimSun" w:hint="eastAsia"/>
          <w:bCs/>
        </w:rPr>
        <w:t>加盖投标人的单位公章</w:t>
      </w:r>
      <w:r>
        <w:rPr>
          <w:rFonts w:ascii="SimSun" w:eastAsia="SimSun" w:hAnsi="SimSun" w:cs="SimSun" w:hint="eastAsia"/>
        </w:rPr>
        <w:t>。</w:t>
      </w:r>
    </w:p>
    <w:p w:rsidR="00D87D24" w:rsidRDefault="004759CB">
      <w:pPr>
        <w:pStyle w:val="aa"/>
        <w:widowControl/>
        <w:spacing w:beforeAutospacing="0" w:after="150"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）接受联合体投标且投标人为联合体的，指</w:t>
      </w:r>
      <w:r>
        <w:rPr>
          <w:rStyle w:val="ab"/>
          <w:rFonts w:ascii="SimSun" w:eastAsia="SimSun" w:hAnsi="SimSun" w:cs="SimSun" w:hint="eastAsia"/>
          <w:bCs/>
        </w:rPr>
        <w:t>加盖联合体牵头方的单位公章</w:t>
      </w:r>
      <w:r>
        <w:rPr>
          <w:rFonts w:ascii="SimSun" w:eastAsia="SimSun" w:hAnsi="SimSun" w:cs="SimSun" w:hint="eastAsia"/>
        </w:rPr>
        <w:t>。</w:t>
      </w:r>
    </w:p>
    <w:p w:rsidR="00D87D24" w:rsidRDefault="004759CB">
      <w:pPr>
        <w:pStyle w:val="aa"/>
        <w:widowControl/>
        <w:spacing w:beforeAutospacing="0" w:after="150" w:afterAutospacing="0"/>
        <w:ind w:firstLine="480"/>
      </w:pPr>
      <w:r>
        <w:rPr>
          <w:rFonts w:ascii="SimSun" w:eastAsia="SimSun" w:hAnsi="SimSun" w:cs="SimSun" w:hint="eastAsia"/>
        </w:rPr>
        <w:t>1.3</w:t>
      </w:r>
      <w:r>
        <w:rPr>
          <w:rFonts w:ascii="SimSun" w:eastAsia="SimSun" w:hAnsi="SimSun" w:cs="SimSun" w:hint="eastAsia"/>
        </w:rPr>
        <w:t>涉及</w:t>
      </w:r>
      <w:r>
        <w:rPr>
          <w:rStyle w:val="ab"/>
          <w:rFonts w:ascii="SimSun" w:eastAsia="SimSun" w:hAnsi="SimSun" w:cs="SimSun" w:hint="eastAsia"/>
          <w:bCs/>
        </w:rPr>
        <w:t>“投标人代表签字”</w:t>
      </w:r>
      <w:r>
        <w:rPr>
          <w:rFonts w:ascii="SimSun" w:eastAsia="SimSun" w:hAnsi="SimSun" w:cs="SimSun" w:hint="eastAsia"/>
        </w:rPr>
        <w:t>：</w:t>
      </w:r>
    </w:p>
    <w:p w:rsidR="00D87D24" w:rsidRDefault="004759CB">
      <w:pPr>
        <w:pStyle w:val="aa"/>
        <w:widowControl/>
        <w:spacing w:beforeAutospacing="0" w:after="150" w:afterAutospacing="0"/>
        <w:ind w:firstLine="480"/>
      </w:pPr>
      <w:r>
        <w:rPr>
          <w:rFonts w:ascii="SimSun" w:eastAsia="SimSun" w:hAnsi="SimSun" w:cs="SimSun" w:hint="eastAsia"/>
        </w:rPr>
        <w:t>（</w:t>
      </w:r>
      <w:r>
        <w:rPr>
          <w:rFonts w:ascii="SimSun" w:eastAsia="SimSun" w:hAnsi="SimSun" w:cs="SimSun" w:hint="eastAsia"/>
        </w:rPr>
        <w:t>1</w:t>
      </w:r>
      <w:r>
        <w:rPr>
          <w:rFonts w:ascii="SimSun" w:eastAsia="SimSun" w:hAnsi="SimSun" w:cs="SimSun" w:hint="eastAsia"/>
        </w:rPr>
        <w:t>）不接受联合体投标的，指由</w:t>
      </w:r>
      <w:r>
        <w:rPr>
          <w:rStyle w:val="ab"/>
          <w:rFonts w:ascii="SimSun" w:eastAsia="SimSun" w:hAnsi="SimSun" w:cs="SimSun" w:hint="eastAsia"/>
          <w:bCs/>
        </w:rPr>
        <w:t>投标人的单位负责人或其授权的委托代理人签字</w:t>
      </w:r>
      <w:r>
        <w:rPr>
          <w:rFonts w:ascii="SimSun" w:eastAsia="SimSun" w:hAnsi="SimSun" w:cs="SimSun" w:hint="eastAsia"/>
        </w:rPr>
        <w:t>，由委托代理人签字的，应提供“单位授权书”。</w:t>
      </w:r>
    </w:p>
    <w:p w:rsidR="00D87D24" w:rsidRDefault="004759CB">
      <w:pPr>
        <w:pStyle w:val="aa"/>
        <w:widowControl/>
        <w:spacing w:beforeAutospacing="0" w:after="150" w:afterAutospacing="0"/>
        <w:ind w:firstLine="480"/>
      </w:pPr>
      <w:r>
        <w:rPr>
          <w:rFonts w:ascii="SimSun" w:eastAsia="SimSun" w:hAnsi="SimSun" w:cs="SimSun" w:hint="eastAsia"/>
        </w:rPr>
        <w:t>（</w:t>
      </w:r>
      <w:r>
        <w:rPr>
          <w:rFonts w:ascii="SimSun" w:eastAsia="SimSun" w:hAnsi="SimSun" w:cs="SimSun" w:hint="eastAsia"/>
        </w:rPr>
        <w:t>2</w:t>
      </w:r>
      <w:r>
        <w:rPr>
          <w:rFonts w:ascii="SimSun" w:eastAsia="SimSun" w:hAnsi="SimSun" w:cs="SimSun" w:hint="eastAsia"/>
        </w:rPr>
        <w:t>）接受联合体投标且投标人为联合体的，指由</w:t>
      </w:r>
      <w:r>
        <w:rPr>
          <w:rStyle w:val="ab"/>
          <w:rFonts w:ascii="SimSun" w:eastAsia="SimSun" w:hAnsi="SimSun" w:cs="SimSun" w:hint="eastAsia"/>
          <w:bCs/>
        </w:rPr>
        <w:t>联合体牵头方的单位负责人或其授权的委托代理人签字</w:t>
      </w:r>
      <w:r>
        <w:rPr>
          <w:rFonts w:ascii="SimSun" w:eastAsia="SimSun" w:hAnsi="SimSun" w:cs="SimSun" w:hint="eastAsia"/>
        </w:rPr>
        <w:t>，由委托代理人签字的，应提供“单位授权书”。</w:t>
      </w:r>
    </w:p>
    <w:p w:rsidR="00D87D24" w:rsidRDefault="004759CB">
      <w:pPr>
        <w:pStyle w:val="aa"/>
        <w:widowControl/>
        <w:spacing w:beforeAutospacing="0" w:after="150" w:afterAutospacing="0"/>
        <w:ind w:firstLine="480"/>
      </w:pPr>
      <w:r>
        <w:rPr>
          <w:rFonts w:ascii="SimSun" w:eastAsia="SimSun" w:hAnsi="SimSun" w:cs="SimSun" w:hint="eastAsia"/>
        </w:rPr>
        <w:t>1.4</w:t>
      </w:r>
      <w:r>
        <w:rPr>
          <w:rStyle w:val="ab"/>
          <w:rFonts w:ascii="SimSun" w:eastAsia="SimSun" w:hAnsi="SimSun" w:cs="SimSun" w:hint="eastAsia"/>
          <w:bCs/>
        </w:rPr>
        <w:t>“其他组织”</w:t>
      </w:r>
      <w:r>
        <w:rPr>
          <w:rFonts w:ascii="SimSun" w:eastAsia="SimSun" w:hAnsi="SimSun" w:cs="SimSun" w:hint="eastAsia"/>
        </w:rPr>
        <w:t>指合伙企业、非企业专业服务机构、个体工商户、农村承包经营户等。</w:t>
      </w:r>
    </w:p>
    <w:p w:rsidR="00D87D24" w:rsidRDefault="004759CB">
      <w:pPr>
        <w:pStyle w:val="aa"/>
        <w:widowControl/>
        <w:spacing w:beforeAutospacing="0" w:after="150" w:afterAutospacing="0"/>
        <w:ind w:firstLine="480"/>
      </w:pPr>
      <w:r>
        <w:rPr>
          <w:rFonts w:ascii="SimSun" w:eastAsia="SimSun" w:hAnsi="SimSun" w:cs="SimSun" w:hint="eastAsia"/>
        </w:rPr>
        <w:t>1.5</w:t>
      </w:r>
      <w:r>
        <w:rPr>
          <w:rStyle w:val="ab"/>
          <w:rFonts w:ascii="SimSun" w:eastAsia="SimSun" w:hAnsi="SimSun" w:cs="SimSun" w:hint="eastAsia"/>
          <w:bCs/>
        </w:rPr>
        <w:t>“自然人”</w:t>
      </w:r>
      <w:r>
        <w:rPr>
          <w:rFonts w:ascii="SimSun" w:eastAsia="SimSun" w:hAnsi="SimSun" w:cs="SimSun" w:hint="eastAsia"/>
        </w:rPr>
        <w:t>指具有完全民事行为能力、能够承担民事责任和义务的中国公民。</w:t>
      </w:r>
    </w:p>
    <w:p w:rsidR="00D87D24" w:rsidRDefault="004759CB">
      <w:pPr>
        <w:pStyle w:val="aa"/>
        <w:widowControl/>
        <w:spacing w:beforeAutospacing="0" w:after="150" w:afterAutospacing="0"/>
        <w:ind w:firstLine="480"/>
      </w:pPr>
      <w:r>
        <w:rPr>
          <w:rFonts w:ascii="SimSun" w:eastAsia="SimSun" w:hAnsi="SimSun" w:cs="SimSun" w:hint="eastAsia"/>
        </w:rPr>
        <w:t>2</w:t>
      </w:r>
      <w:r>
        <w:rPr>
          <w:rFonts w:ascii="SimSun" w:eastAsia="SimSun" w:hAnsi="SimSun" w:cs="SimSun" w:hint="eastAsia"/>
        </w:rPr>
        <w:t>、除招标文件另有规定外，本章中</w:t>
      </w:r>
      <w:r>
        <w:rPr>
          <w:rStyle w:val="ab"/>
          <w:rFonts w:ascii="SimSun" w:eastAsia="SimSun" w:hAnsi="SimSun" w:cs="SimSun" w:hint="eastAsia"/>
          <w:bCs/>
        </w:rPr>
        <w:t>“投标人的资格及资信证明文件”</w:t>
      </w:r>
      <w:r>
        <w:rPr>
          <w:rFonts w:ascii="SimSun" w:eastAsia="SimSun" w:hAnsi="SimSun" w:cs="SimSun" w:hint="eastAsia"/>
        </w:rPr>
        <w:t>：</w:t>
      </w:r>
    </w:p>
    <w:p w:rsidR="00D87D24" w:rsidRDefault="004759CB">
      <w:pPr>
        <w:pStyle w:val="aa"/>
        <w:widowControl/>
        <w:spacing w:beforeAutospacing="0" w:after="150" w:afterAutospacing="0"/>
        <w:ind w:firstLine="480"/>
      </w:pPr>
      <w:r>
        <w:rPr>
          <w:rFonts w:ascii="SimSun" w:eastAsia="SimSun" w:hAnsi="SimSun" w:cs="SimSun" w:hint="eastAsia"/>
        </w:rPr>
        <w:t>2.1</w:t>
      </w:r>
      <w:r>
        <w:rPr>
          <w:rFonts w:ascii="SimSun" w:eastAsia="SimSun" w:hAnsi="SimSun" w:cs="SimSun" w:hint="eastAsia"/>
        </w:rPr>
        <w:t>投标人应按照招标文件第四章第</w:t>
      </w:r>
      <w:r>
        <w:rPr>
          <w:rFonts w:ascii="Calibri" w:eastAsia="SimSun" w:hAnsi="Calibri" w:cs="Calibri"/>
        </w:rPr>
        <w:t>1.3</w:t>
      </w:r>
      <w:r>
        <w:rPr>
          <w:rFonts w:ascii="SimSun" w:eastAsia="SimSun" w:hAnsi="SimSun" w:cs="SimSun" w:hint="eastAsia"/>
        </w:rPr>
        <w:t>条第（</w:t>
      </w:r>
      <w:r>
        <w:rPr>
          <w:rFonts w:ascii="Calibri" w:eastAsia="SimSun" w:hAnsi="Calibri" w:cs="Calibri"/>
        </w:rPr>
        <w:t>2</w:t>
      </w:r>
      <w:r>
        <w:rPr>
          <w:rFonts w:ascii="SimSun" w:eastAsia="SimSun" w:hAnsi="SimSun" w:cs="SimSun" w:hint="eastAsia"/>
        </w:rPr>
        <w:t>）款规定及本章规定进行编制，如有必要，可增加附页，附页作为资格及资信文件的组成部分。</w:t>
      </w:r>
    </w:p>
    <w:p w:rsidR="00D87D24" w:rsidRDefault="004759CB">
      <w:pPr>
        <w:pStyle w:val="aa"/>
        <w:widowControl/>
        <w:spacing w:beforeAutospacing="0" w:after="150" w:afterAutospacing="0"/>
        <w:ind w:firstLine="480"/>
      </w:pPr>
      <w:r>
        <w:rPr>
          <w:rFonts w:ascii="SimSun" w:eastAsia="SimSun" w:hAnsi="SimSun" w:cs="SimSun" w:hint="eastAsia"/>
        </w:rPr>
        <w:t>2.2</w:t>
      </w:r>
      <w:r>
        <w:rPr>
          <w:rFonts w:ascii="SimSun" w:eastAsia="SimSun" w:hAnsi="SimSun" w:cs="SimSun" w:hint="eastAsia"/>
        </w:rPr>
        <w:t>接受联合体投标且投标人为联合体的，联合体中的各方均应按照本章第</w:t>
      </w:r>
      <w:r>
        <w:rPr>
          <w:rFonts w:ascii="Calibri" w:eastAsia="SimSun" w:hAnsi="Calibri" w:cs="Calibri"/>
        </w:rPr>
        <w:t>2.1</w:t>
      </w:r>
      <w:r>
        <w:rPr>
          <w:rFonts w:ascii="SimSun" w:eastAsia="SimSun" w:hAnsi="SimSun" w:cs="SimSun" w:hint="eastAsia"/>
        </w:rPr>
        <w:t>条规定提交相应的全部资料。</w:t>
      </w:r>
    </w:p>
    <w:p w:rsidR="00D87D24" w:rsidRDefault="004759CB">
      <w:pPr>
        <w:pStyle w:val="aa"/>
        <w:widowControl/>
        <w:spacing w:beforeAutospacing="0" w:after="150" w:afterAutospacing="0"/>
        <w:ind w:firstLine="480"/>
      </w:pPr>
      <w:r>
        <w:rPr>
          <w:rFonts w:ascii="SimSun" w:eastAsia="SimSun" w:hAnsi="SimSun" w:cs="SimSun" w:hint="eastAsia"/>
        </w:rPr>
        <w:t>3</w:t>
      </w:r>
      <w:r>
        <w:rPr>
          <w:rFonts w:ascii="SimSun" w:eastAsia="SimSun" w:hAnsi="SimSun" w:cs="SimSun" w:hint="eastAsia"/>
        </w:rPr>
        <w:t>、投标人对投标文件的索引应编制页码。</w:t>
      </w:r>
    </w:p>
    <w:p w:rsidR="00D87D24" w:rsidRDefault="004759CB">
      <w:pPr>
        <w:pStyle w:val="aa"/>
        <w:widowControl/>
        <w:spacing w:beforeAutospacing="0" w:after="150" w:afterAutospacing="0"/>
        <w:ind w:firstLine="480"/>
      </w:pPr>
      <w:r>
        <w:rPr>
          <w:rFonts w:ascii="SimSun" w:eastAsia="SimSun" w:hAnsi="SimSun" w:cs="SimSun" w:hint="eastAsia"/>
        </w:rPr>
        <w:t>4</w:t>
      </w:r>
      <w:r>
        <w:rPr>
          <w:rFonts w:ascii="SimSun" w:eastAsia="SimSun" w:hAnsi="SimSun" w:cs="SimSun" w:hint="eastAsia"/>
        </w:rPr>
        <w:t>、本章提供格式仅供参考，投标人应根据自身实际情况制作投标文件。</w:t>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rPr>
          <w:rStyle w:val="ab"/>
          <w:rFonts w:ascii="SimSun" w:eastAsia="SimSun" w:hAnsi="SimSun" w:cs="SimSun"/>
          <w:bCs/>
          <w:sz w:val="28"/>
          <w:szCs w:val="28"/>
        </w:rPr>
      </w:pPr>
      <w:r>
        <w:rPr>
          <w:rStyle w:val="ab"/>
          <w:rFonts w:ascii="SimSun" w:eastAsia="SimSun" w:hAnsi="SimSun" w:cs="SimSun" w:hint="eastAsia"/>
          <w:bCs/>
          <w:sz w:val="28"/>
          <w:szCs w:val="28"/>
        </w:rPr>
        <w:lastRenderedPageBreak/>
        <w:br w:type="page"/>
      </w:r>
    </w:p>
    <w:p w:rsidR="00D87D24" w:rsidRDefault="004759CB">
      <w:pPr>
        <w:pStyle w:val="aa"/>
        <w:widowControl/>
        <w:spacing w:beforeAutospacing="0" w:after="150" w:afterAutospacing="0"/>
        <w:jc w:val="center"/>
      </w:pPr>
      <w:r>
        <w:rPr>
          <w:rStyle w:val="ab"/>
          <w:rFonts w:ascii="SimSun" w:eastAsia="SimSun" w:hAnsi="SimSun" w:cs="SimSun" w:hint="eastAsia"/>
          <w:bCs/>
          <w:sz w:val="28"/>
          <w:szCs w:val="28"/>
        </w:rPr>
        <w:lastRenderedPageBreak/>
        <w:t>封面格式</w:t>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48"/>
          <w:szCs w:val="48"/>
        </w:rPr>
        <w:t>福建省政府采购投标文件</w:t>
      </w:r>
    </w:p>
    <w:p w:rsidR="00D87D24" w:rsidRDefault="004759CB">
      <w:pPr>
        <w:pStyle w:val="aa"/>
        <w:widowControl/>
        <w:spacing w:beforeAutospacing="0" w:after="150" w:afterAutospacing="0"/>
        <w:jc w:val="center"/>
      </w:pPr>
      <w:r>
        <w:rPr>
          <w:rStyle w:val="ab"/>
          <w:rFonts w:ascii="SimSun" w:eastAsia="SimSun" w:hAnsi="SimSun" w:cs="SimSun" w:hint="eastAsia"/>
          <w:bCs/>
          <w:sz w:val="48"/>
          <w:szCs w:val="48"/>
        </w:rPr>
        <w:t>（资格及资信证明部分）</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36"/>
          <w:szCs w:val="36"/>
          <w:u w:val="single"/>
        </w:rPr>
        <w:t>（填写正本或副本）</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ind w:firstLine="1920"/>
      </w:pPr>
      <w:r>
        <w:rPr>
          <w:rStyle w:val="ab"/>
          <w:rFonts w:ascii="SimSun" w:eastAsia="SimSun" w:hAnsi="SimSun" w:cs="SimSun" w:hint="eastAsia"/>
          <w:bCs/>
          <w:sz w:val="31"/>
          <w:szCs w:val="31"/>
        </w:rPr>
        <w:t>项目名称：</w:t>
      </w:r>
      <w:r>
        <w:rPr>
          <w:rStyle w:val="ab"/>
          <w:rFonts w:ascii="SimSun" w:eastAsia="SimSun" w:hAnsi="SimSun" w:cs="SimSun" w:hint="eastAsia"/>
          <w:bCs/>
          <w:sz w:val="31"/>
          <w:szCs w:val="31"/>
          <w:u w:val="single"/>
        </w:rPr>
        <w:t>（由投标人填写）</w:t>
      </w:r>
    </w:p>
    <w:p w:rsidR="00D87D24" w:rsidRDefault="004759CB">
      <w:pPr>
        <w:pStyle w:val="aa"/>
        <w:widowControl/>
        <w:spacing w:beforeAutospacing="0" w:after="150" w:afterAutospacing="0"/>
        <w:ind w:firstLine="1920"/>
      </w:pPr>
      <w:r>
        <w:rPr>
          <w:rStyle w:val="ab"/>
          <w:rFonts w:ascii="SimSun" w:eastAsia="SimSun" w:hAnsi="SimSun" w:cs="SimSun" w:hint="eastAsia"/>
          <w:bCs/>
          <w:sz w:val="31"/>
          <w:szCs w:val="31"/>
        </w:rPr>
        <w:t>备案编号：</w:t>
      </w:r>
      <w:r>
        <w:rPr>
          <w:rStyle w:val="ab"/>
          <w:rFonts w:ascii="SimSun" w:eastAsia="SimSun" w:hAnsi="SimSun" w:cs="SimSun" w:hint="eastAsia"/>
          <w:bCs/>
          <w:sz w:val="31"/>
          <w:szCs w:val="31"/>
          <w:u w:val="single"/>
        </w:rPr>
        <w:t>（由投标人填写）</w:t>
      </w:r>
    </w:p>
    <w:p w:rsidR="00D87D24" w:rsidRDefault="004759CB">
      <w:pPr>
        <w:pStyle w:val="aa"/>
        <w:widowControl/>
        <w:spacing w:beforeAutospacing="0" w:after="150" w:afterAutospacing="0"/>
        <w:ind w:firstLine="1920"/>
      </w:pPr>
      <w:r>
        <w:rPr>
          <w:rStyle w:val="ab"/>
          <w:rFonts w:ascii="SimSun" w:eastAsia="SimSun" w:hAnsi="SimSun" w:cs="SimSun" w:hint="eastAsia"/>
          <w:bCs/>
          <w:sz w:val="31"/>
          <w:szCs w:val="31"/>
        </w:rPr>
        <w:t>项目编号：</w:t>
      </w:r>
      <w:r>
        <w:rPr>
          <w:rStyle w:val="ab"/>
          <w:rFonts w:ascii="SimSun" w:eastAsia="SimSun" w:hAnsi="SimSun" w:cs="SimSun" w:hint="eastAsia"/>
          <w:bCs/>
          <w:sz w:val="31"/>
          <w:szCs w:val="31"/>
          <w:u w:val="single"/>
        </w:rPr>
        <w:t>（由投标人填写）</w:t>
      </w:r>
    </w:p>
    <w:p w:rsidR="00D87D24" w:rsidRDefault="004759CB">
      <w:pPr>
        <w:pStyle w:val="aa"/>
        <w:widowControl/>
        <w:spacing w:beforeAutospacing="0" w:after="150" w:afterAutospacing="0"/>
        <w:ind w:firstLine="1920"/>
      </w:pPr>
      <w:r>
        <w:rPr>
          <w:rStyle w:val="ab"/>
          <w:rFonts w:ascii="SimSun" w:eastAsia="SimSun" w:hAnsi="SimSun" w:cs="SimSun" w:hint="eastAsia"/>
          <w:bCs/>
          <w:sz w:val="31"/>
          <w:szCs w:val="31"/>
        </w:rPr>
        <w:t>所投采购包：</w:t>
      </w:r>
      <w:r>
        <w:rPr>
          <w:rStyle w:val="ab"/>
          <w:rFonts w:ascii="SimSun" w:eastAsia="SimSun" w:hAnsi="SimSun" w:cs="SimSun" w:hint="eastAsia"/>
          <w:bCs/>
          <w:sz w:val="31"/>
          <w:szCs w:val="31"/>
          <w:u w:val="single"/>
        </w:rPr>
        <w:t>（由投标人填写）</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31"/>
          <w:szCs w:val="31"/>
        </w:rPr>
        <w:t>投标人：</w:t>
      </w:r>
      <w:r>
        <w:rPr>
          <w:rStyle w:val="ab"/>
          <w:rFonts w:ascii="SimSun" w:eastAsia="SimSun" w:hAnsi="SimSun" w:cs="SimSun" w:hint="eastAsia"/>
          <w:bCs/>
          <w:sz w:val="31"/>
          <w:szCs w:val="31"/>
          <w:u w:val="single"/>
        </w:rPr>
        <w:t>（填写“全称”）</w:t>
      </w:r>
    </w:p>
    <w:p w:rsidR="00D87D24" w:rsidRDefault="004759CB">
      <w:pPr>
        <w:pStyle w:val="aa"/>
        <w:widowControl/>
        <w:spacing w:beforeAutospacing="0" w:after="150" w:afterAutospacing="0"/>
        <w:jc w:val="center"/>
        <w:rPr>
          <w:rStyle w:val="ab"/>
          <w:rFonts w:ascii="SimSun" w:eastAsia="SimSun" w:hAnsi="SimSun" w:cs="SimSun"/>
          <w:bCs/>
          <w:sz w:val="31"/>
          <w:szCs w:val="31"/>
        </w:rPr>
      </w:pPr>
      <w:r>
        <w:rPr>
          <w:rStyle w:val="ab"/>
          <w:rFonts w:ascii="SimSun" w:eastAsia="SimSun" w:hAnsi="SimSun" w:cs="SimSun" w:hint="eastAsia"/>
          <w:bCs/>
          <w:sz w:val="31"/>
          <w:szCs w:val="31"/>
          <w:u w:val="single"/>
        </w:rPr>
        <w:t>（由投标人填写）</w:t>
      </w:r>
      <w:r>
        <w:rPr>
          <w:rStyle w:val="ab"/>
          <w:rFonts w:ascii="SimSun" w:eastAsia="SimSun" w:hAnsi="SimSun" w:cs="SimSun" w:hint="eastAsia"/>
          <w:bCs/>
          <w:sz w:val="31"/>
          <w:szCs w:val="31"/>
        </w:rPr>
        <w:t>年</w:t>
      </w:r>
      <w:r>
        <w:rPr>
          <w:rStyle w:val="ab"/>
          <w:rFonts w:ascii="SimSun" w:eastAsia="SimSun" w:hAnsi="SimSun" w:cs="SimSun" w:hint="eastAsia"/>
          <w:bCs/>
          <w:sz w:val="31"/>
          <w:szCs w:val="31"/>
          <w:u w:val="single"/>
        </w:rPr>
        <w:t>（由投标人填写）</w:t>
      </w:r>
      <w:r>
        <w:rPr>
          <w:rStyle w:val="ab"/>
          <w:rFonts w:ascii="SimSun" w:eastAsia="SimSun" w:hAnsi="SimSun" w:cs="SimSun" w:hint="eastAsia"/>
          <w:bCs/>
          <w:sz w:val="31"/>
          <w:szCs w:val="31"/>
        </w:rPr>
        <w:t>月</w:t>
      </w:r>
    </w:p>
    <w:p w:rsidR="00D87D24" w:rsidRDefault="004759CB">
      <w:pPr>
        <w:rPr>
          <w:rStyle w:val="ab"/>
          <w:rFonts w:ascii="SimSun" w:eastAsia="SimSun" w:hAnsi="SimSun" w:cs="SimSun"/>
          <w:bCs/>
          <w:sz w:val="31"/>
          <w:szCs w:val="31"/>
        </w:rPr>
      </w:pPr>
      <w:r>
        <w:rPr>
          <w:rStyle w:val="ab"/>
          <w:rFonts w:ascii="SimSun" w:eastAsia="SimSun" w:hAnsi="SimSun" w:cs="SimSun" w:hint="eastAsia"/>
          <w:bCs/>
          <w:sz w:val="31"/>
          <w:szCs w:val="31"/>
        </w:rPr>
        <w:lastRenderedPageBreak/>
        <w:br w:type="page"/>
      </w:r>
    </w:p>
    <w:p w:rsidR="00D87D24" w:rsidRDefault="004759CB">
      <w:pPr>
        <w:pStyle w:val="aa"/>
        <w:widowControl/>
        <w:spacing w:beforeAutospacing="0" w:after="150" w:afterAutospacing="0"/>
      </w:pPr>
      <w:r>
        <w:rPr>
          <w:rFonts w:ascii="SimSun" w:eastAsia="SimSun" w:hAnsi="SimSun" w:cs="SimSun" w:hint="eastAsia"/>
          <w:sz w:val="21"/>
          <w:szCs w:val="21"/>
        </w:rPr>
        <w:lastRenderedPageBreak/>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Fonts w:ascii="Calibri" w:hAnsi="Calibri" w:cs="Calibri"/>
          <w:sz w:val="21"/>
          <w:szCs w:val="21"/>
        </w:rPr>
        <w:br/>
      </w:r>
      <w:r>
        <w:rPr>
          <w:rStyle w:val="ab"/>
          <w:rFonts w:ascii="SimSun" w:eastAsia="SimSun" w:hAnsi="SimSun" w:cs="SimSun" w:hint="eastAsia"/>
          <w:bCs/>
          <w:sz w:val="28"/>
          <w:szCs w:val="28"/>
        </w:rPr>
        <w:t>索引</w:t>
      </w:r>
    </w:p>
    <w:p w:rsidR="00D87D24" w:rsidRDefault="004759CB">
      <w:pPr>
        <w:pStyle w:val="aa"/>
        <w:widowControl/>
        <w:spacing w:beforeAutospacing="0" w:after="150" w:afterAutospacing="0"/>
      </w:pPr>
      <w:r>
        <w:rPr>
          <w:rFonts w:ascii="SimSun" w:eastAsia="SimSun" w:hAnsi="SimSun" w:cs="SimSun" w:hint="eastAsia"/>
          <w:sz w:val="28"/>
          <w:szCs w:val="28"/>
        </w:rPr>
        <w:t>一、投标函</w:t>
      </w:r>
    </w:p>
    <w:p w:rsidR="00D87D24" w:rsidRDefault="004759CB">
      <w:pPr>
        <w:pStyle w:val="aa"/>
        <w:widowControl/>
        <w:spacing w:beforeAutospacing="0" w:after="150" w:afterAutospacing="0"/>
      </w:pPr>
      <w:r>
        <w:rPr>
          <w:rFonts w:ascii="SimSun" w:eastAsia="SimSun" w:hAnsi="SimSun" w:cs="SimSun" w:hint="eastAsia"/>
          <w:sz w:val="28"/>
          <w:szCs w:val="28"/>
        </w:rPr>
        <w:t>二、投标人的资格及资信证明文件</w:t>
      </w:r>
    </w:p>
    <w:p w:rsidR="00D87D24" w:rsidRDefault="004759CB">
      <w:pPr>
        <w:pStyle w:val="aa"/>
        <w:widowControl/>
        <w:spacing w:beforeAutospacing="0" w:after="150" w:afterAutospacing="0"/>
      </w:pPr>
      <w:r>
        <w:rPr>
          <w:rFonts w:ascii="SimSun" w:eastAsia="SimSun" w:hAnsi="SimSun" w:cs="SimSun" w:hint="eastAsia"/>
          <w:sz w:val="28"/>
          <w:szCs w:val="28"/>
        </w:rPr>
        <w:t>三、投标保证金</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Fonts w:ascii="SimSun" w:eastAsia="SimSun" w:hAnsi="SimSun" w:cs="SimSun" w:hint="eastAsia"/>
          <w:sz w:val="21"/>
          <w:szCs w:val="21"/>
        </w:rPr>
        <w:t>※注意</w:t>
      </w:r>
    </w:p>
    <w:p w:rsidR="00D87D24" w:rsidRDefault="004759CB">
      <w:pPr>
        <w:pStyle w:val="aa"/>
        <w:widowControl/>
        <w:spacing w:beforeAutospacing="0" w:after="150" w:afterAutospacing="0"/>
        <w:ind w:firstLine="420"/>
      </w:pPr>
      <w:r>
        <w:rPr>
          <w:rFonts w:ascii="SimSun" w:eastAsia="SimSun" w:hAnsi="SimSun" w:cs="SimSun" w:hint="eastAsia"/>
          <w:sz w:val="21"/>
          <w:szCs w:val="21"/>
        </w:rPr>
        <w:t>资格及资信证明部分中不得出现报价部分的全部或部分的投标报价信息（或组成资料），否则</w:t>
      </w:r>
      <w:r>
        <w:rPr>
          <w:rStyle w:val="ab"/>
          <w:rFonts w:ascii="SimSun" w:eastAsia="SimSun" w:hAnsi="SimSun" w:cs="SimSun" w:hint="eastAsia"/>
          <w:bCs/>
          <w:sz w:val="21"/>
          <w:szCs w:val="21"/>
        </w:rPr>
        <w:t>资格审查不合格</w:t>
      </w:r>
      <w:r>
        <w:rPr>
          <w:rFonts w:ascii="SimSun" w:eastAsia="SimSun" w:hAnsi="SimSun" w:cs="SimSun" w:hint="eastAsia"/>
          <w:sz w:val="21"/>
          <w:szCs w:val="21"/>
        </w:rPr>
        <w:t>。（联合体协议及分包意向协议中的比例规定，不适用本条款）</w:t>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jc w:val="center"/>
        <w:rPr>
          <w:rFonts w:ascii="Calibri" w:hAnsi="Calibri" w:cs="Calibri"/>
          <w:sz w:val="21"/>
          <w:szCs w:val="21"/>
        </w:rPr>
      </w:pPr>
      <w:r>
        <w:rPr>
          <w:rFonts w:ascii="Calibri" w:hAnsi="Calibri" w:cs="Calibri"/>
          <w:sz w:val="21"/>
          <w:szCs w:val="21"/>
        </w:rPr>
        <w:br/>
      </w:r>
    </w:p>
    <w:p w:rsidR="00D87D24" w:rsidRDefault="004759CB">
      <w:pPr>
        <w:rPr>
          <w:rFonts w:ascii="Calibri" w:hAnsi="Calibri" w:cs="Calibri"/>
          <w:szCs w:val="21"/>
        </w:rPr>
      </w:pPr>
      <w:r>
        <w:rPr>
          <w:rFonts w:ascii="Calibri" w:hAnsi="Calibri" w:cs="Calibri"/>
          <w:szCs w:val="21"/>
        </w:rPr>
        <w:br w:type="page"/>
      </w:r>
    </w:p>
    <w:p w:rsidR="00D87D24" w:rsidRDefault="004759CB">
      <w:pPr>
        <w:pStyle w:val="aa"/>
        <w:widowControl/>
        <w:spacing w:beforeAutospacing="0" w:after="150" w:afterAutospacing="0"/>
        <w:jc w:val="center"/>
        <w:outlineLvl w:val="0"/>
      </w:pPr>
      <w:r>
        <w:rPr>
          <w:rStyle w:val="ab"/>
          <w:rFonts w:ascii="SimSun" w:eastAsia="SimSun" w:hAnsi="SimSun" w:cs="SimSun" w:hint="eastAsia"/>
          <w:bCs/>
          <w:sz w:val="21"/>
          <w:szCs w:val="21"/>
        </w:rPr>
        <w:lastRenderedPageBreak/>
        <w:t>一、投标函</w:t>
      </w:r>
    </w:p>
    <w:p w:rsidR="00D87D24" w:rsidRDefault="004759CB">
      <w:pPr>
        <w:pStyle w:val="aa"/>
        <w:widowControl/>
        <w:spacing w:beforeAutospacing="0" w:after="150" w:afterAutospacing="0"/>
      </w:pPr>
      <w:r>
        <w:rPr>
          <w:rFonts w:ascii="SimSun" w:eastAsia="SimSun" w:hAnsi="SimSun" w:cs="SimSun" w:hint="eastAsia"/>
          <w:sz w:val="21"/>
          <w:szCs w:val="21"/>
        </w:rPr>
        <w:t>致：</w:t>
      </w:r>
      <w:r>
        <w:rPr>
          <w:rFonts w:ascii="SimSun" w:eastAsia="SimSun" w:hAnsi="SimSun" w:cs="SimSun" w:hint="eastAsia"/>
          <w:sz w:val="21"/>
          <w:szCs w:val="21"/>
          <w:u w:val="single"/>
        </w:rPr>
        <w:t xml:space="preserve">          </w:t>
      </w:r>
      <w:r>
        <w:rPr>
          <w:rFonts w:ascii="SimSun" w:eastAsia="SimSun" w:hAnsi="SimSun" w:cs="SimSun" w:hint="eastAsia"/>
          <w:sz w:val="21"/>
          <w:szCs w:val="21"/>
          <w:u w:val="single"/>
        </w:rPr>
        <w:t>（采购人或采购代理机构）</w:t>
      </w:r>
    </w:p>
    <w:p w:rsidR="00D87D24" w:rsidRDefault="004759CB">
      <w:pPr>
        <w:pStyle w:val="aa"/>
        <w:widowControl/>
        <w:spacing w:beforeAutospacing="0" w:after="150" w:afterAutospacing="0"/>
        <w:ind w:firstLine="420"/>
      </w:pPr>
      <w:r>
        <w:rPr>
          <w:rFonts w:ascii="SimSun" w:eastAsia="SimSun" w:hAnsi="SimSun" w:cs="SimSun" w:hint="eastAsia"/>
          <w:sz w:val="21"/>
          <w:szCs w:val="21"/>
        </w:rPr>
        <w:t>兹收到贵单位关于</w:t>
      </w:r>
      <w:r>
        <w:rPr>
          <w:rFonts w:ascii="SimSun" w:eastAsia="SimSun" w:hAnsi="SimSun" w:cs="SimSun" w:hint="eastAsia"/>
          <w:sz w:val="21"/>
          <w:szCs w:val="21"/>
          <w:u w:val="single"/>
        </w:rPr>
        <w:t>（填写“项目名称”）</w:t>
      </w:r>
      <w:r>
        <w:rPr>
          <w:rFonts w:ascii="SimSun" w:eastAsia="SimSun" w:hAnsi="SimSun" w:cs="SimSun" w:hint="eastAsia"/>
          <w:sz w:val="21"/>
          <w:szCs w:val="21"/>
        </w:rPr>
        <w:t>项目（项目编号：</w:t>
      </w:r>
      <w:r>
        <w:rPr>
          <w:rFonts w:ascii="SimSun" w:eastAsia="SimSun" w:hAnsi="SimSun" w:cs="SimSun" w:hint="eastAsia"/>
          <w:sz w:val="21"/>
          <w:szCs w:val="21"/>
          <w:u w:val="single"/>
        </w:rPr>
        <w:t>     </w:t>
      </w:r>
      <w:r>
        <w:rPr>
          <w:rFonts w:ascii="SimSun" w:eastAsia="SimSun" w:hAnsi="SimSun" w:cs="SimSun" w:hint="eastAsia"/>
          <w:sz w:val="21"/>
          <w:szCs w:val="21"/>
        </w:rPr>
        <w:t>）的投标邀请，本投标人代表</w:t>
      </w:r>
      <w:r>
        <w:rPr>
          <w:rFonts w:ascii="SimSun" w:eastAsia="SimSun" w:hAnsi="SimSun" w:cs="SimSun" w:hint="eastAsia"/>
          <w:sz w:val="21"/>
          <w:szCs w:val="21"/>
          <w:u w:val="single"/>
        </w:rPr>
        <w:t>（填写“全名”）</w:t>
      </w:r>
      <w:r>
        <w:rPr>
          <w:rFonts w:ascii="SimSun" w:eastAsia="SimSun" w:hAnsi="SimSun" w:cs="SimSun" w:hint="eastAsia"/>
          <w:sz w:val="21"/>
          <w:szCs w:val="21"/>
        </w:rPr>
        <w:t>已获得我方正式授权并代表投标人</w:t>
      </w:r>
      <w:r>
        <w:rPr>
          <w:rFonts w:ascii="SimSun" w:eastAsia="SimSun" w:hAnsi="SimSun" w:cs="SimSun" w:hint="eastAsia"/>
          <w:sz w:val="21"/>
          <w:szCs w:val="21"/>
          <w:u w:val="single"/>
        </w:rPr>
        <w:t>（填写“全称”）</w:t>
      </w:r>
      <w:r>
        <w:rPr>
          <w:rFonts w:ascii="SimSun" w:eastAsia="SimSun" w:hAnsi="SimSun" w:cs="SimSun" w:hint="eastAsia"/>
          <w:sz w:val="21"/>
          <w:szCs w:val="21"/>
        </w:rPr>
        <w:t>参加投标，并提交招标文件。我方提交的全部投标文件均由下述部分组成：</w:t>
      </w:r>
    </w:p>
    <w:p w:rsidR="00D87D24" w:rsidRDefault="004759CB">
      <w:pPr>
        <w:pStyle w:val="aa"/>
        <w:widowControl/>
        <w:spacing w:beforeAutospacing="0" w:after="150" w:afterAutospacing="0"/>
        <w:ind w:firstLine="420"/>
      </w:pPr>
      <w:r>
        <w:rPr>
          <w:rFonts w:ascii="SimSun" w:eastAsia="SimSun" w:hAnsi="SimSun" w:cs="SimSun" w:hint="eastAsia"/>
          <w:sz w:val="21"/>
          <w:szCs w:val="21"/>
        </w:rPr>
        <w:t>（</w:t>
      </w:r>
      <w:r>
        <w:rPr>
          <w:rFonts w:ascii="SimSun" w:eastAsia="SimSun" w:hAnsi="SimSun" w:cs="SimSun" w:hint="eastAsia"/>
          <w:sz w:val="21"/>
          <w:szCs w:val="21"/>
        </w:rPr>
        <w:t>1</w:t>
      </w:r>
      <w:r>
        <w:rPr>
          <w:rFonts w:ascii="SimSun" w:eastAsia="SimSun" w:hAnsi="SimSun" w:cs="SimSun" w:hint="eastAsia"/>
          <w:sz w:val="21"/>
          <w:szCs w:val="21"/>
        </w:rPr>
        <w:t>）资格及资信证明部分</w:t>
      </w:r>
    </w:p>
    <w:p w:rsidR="00D87D24" w:rsidRDefault="004759CB">
      <w:pPr>
        <w:pStyle w:val="aa"/>
        <w:widowControl/>
        <w:spacing w:beforeAutospacing="0" w:after="150" w:afterAutospacing="0"/>
        <w:ind w:firstLine="420"/>
      </w:pPr>
      <w:r>
        <w:rPr>
          <w:rFonts w:ascii="SimSun" w:eastAsia="SimSun" w:hAnsi="SimSun" w:cs="SimSun" w:hint="eastAsia"/>
          <w:sz w:val="21"/>
          <w:szCs w:val="21"/>
        </w:rPr>
        <w:t>①投标函</w:t>
      </w:r>
    </w:p>
    <w:p w:rsidR="00D87D24" w:rsidRDefault="004759CB">
      <w:pPr>
        <w:pStyle w:val="aa"/>
        <w:widowControl/>
        <w:spacing w:beforeAutospacing="0" w:after="150" w:afterAutospacing="0"/>
        <w:ind w:firstLine="420"/>
      </w:pPr>
      <w:r>
        <w:rPr>
          <w:rFonts w:ascii="SimSun" w:eastAsia="SimSun" w:hAnsi="SimSun" w:cs="SimSun" w:hint="eastAsia"/>
          <w:sz w:val="21"/>
          <w:szCs w:val="21"/>
        </w:rPr>
        <w:t>②投标人的资格及资信证明文件</w:t>
      </w:r>
    </w:p>
    <w:p w:rsidR="00D87D24" w:rsidRDefault="004759CB">
      <w:pPr>
        <w:pStyle w:val="aa"/>
        <w:widowControl/>
        <w:spacing w:beforeAutospacing="0" w:after="150" w:afterAutospacing="0"/>
        <w:ind w:firstLine="420"/>
      </w:pPr>
      <w:r>
        <w:rPr>
          <w:rFonts w:ascii="SimSun" w:eastAsia="SimSun" w:hAnsi="SimSun" w:cs="SimSun" w:hint="eastAsia"/>
          <w:sz w:val="21"/>
          <w:szCs w:val="21"/>
        </w:rPr>
        <w:t>③投标保证金</w:t>
      </w:r>
    </w:p>
    <w:p w:rsidR="00D87D24" w:rsidRDefault="004759CB">
      <w:pPr>
        <w:pStyle w:val="aa"/>
        <w:widowControl/>
        <w:spacing w:beforeAutospacing="0" w:after="150" w:afterAutospacing="0"/>
        <w:ind w:firstLine="420"/>
      </w:pPr>
      <w:r>
        <w:rPr>
          <w:rFonts w:ascii="SimSun" w:eastAsia="SimSun" w:hAnsi="SimSun" w:cs="SimSun" w:hint="eastAsia"/>
          <w:sz w:val="21"/>
          <w:szCs w:val="21"/>
        </w:rPr>
        <w:t>（</w:t>
      </w:r>
      <w:r>
        <w:rPr>
          <w:rFonts w:ascii="SimSun" w:eastAsia="SimSun" w:hAnsi="SimSun" w:cs="SimSun" w:hint="eastAsia"/>
          <w:sz w:val="21"/>
          <w:szCs w:val="21"/>
        </w:rPr>
        <w:t>2</w:t>
      </w:r>
      <w:r>
        <w:rPr>
          <w:rFonts w:ascii="SimSun" w:eastAsia="SimSun" w:hAnsi="SimSun" w:cs="SimSun" w:hint="eastAsia"/>
          <w:sz w:val="21"/>
          <w:szCs w:val="21"/>
        </w:rPr>
        <w:t>）报价部分</w:t>
      </w:r>
    </w:p>
    <w:p w:rsidR="00D87D24" w:rsidRDefault="004759CB">
      <w:pPr>
        <w:pStyle w:val="aa"/>
        <w:widowControl/>
        <w:spacing w:beforeAutospacing="0" w:after="150" w:afterAutospacing="0"/>
        <w:ind w:firstLine="420"/>
      </w:pPr>
      <w:r>
        <w:rPr>
          <w:rFonts w:ascii="SimSun" w:eastAsia="SimSun" w:hAnsi="SimSun" w:cs="SimSun" w:hint="eastAsia"/>
          <w:sz w:val="21"/>
          <w:szCs w:val="21"/>
        </w:rPr>
        <w:t>①开标一览表</w:t>
      </w:r>
    </w:p>
    <w:p w:rsidR="00D87D24" w:rsidRDefault="004759CB">
      <w:pPr>
        <w:pStyle w:val="aa"/>
        <w:widowControl/>
        <w:spacing w:beforeAutospacing="0" w:after="150" w:afterAutospacing="0"/>
        <w:ind w:firstLine="420"/>
      </w:pPr>
      <w:r>
        <w:rPr>
          <w:rFonts w:ascii="SimSun" w:eastAsia="SimSun" w:hAnsi="SimSun" w:cs="SimSun" w:hint="eastAsia"/>
          <w:sz w:val="21"/>
          <w:szCs w:val="21"/>
        </w:rPr>
        <w:t>②投标分项报价表</w:t>
      </w:r>
    </w:p>
    <w:p w:rsidR="00D87D24" w:rsidRDefault="004759CB">
      <w:pPr>
        <w:pStyle w:val="aa"/>
        <w:widowControl/>
        <w:spacing w:beforeAutospacing="0" w:after="150" w:afterAutospacing="0"/>
        <w:ind w:firstLine="420"/>
      </w:pPr>
      <w:r>
        <w:rPr>
          <w:rFonts w:ascii="SimSun" w:eastAsia="SimSun" w:hAnsi="SimSun" w:cs="SimSun" w:hint="eastAsia"/>
          <w:sz w:val="21"/>
          <w:szCs w:val="21"/>
        </w:rPr>
        <w:t>③招标文件规定的价格扣除证明材料（若有）</w:t>
      </w:r>
    </w:p>
    <w:p w:rsidR="00D87D24" w:rsidRDefault="004759CB">
      <w:pPr>
        <w:pStyle w:val="aa"/>
        <w:widowControl/>
        <w:spacing w:beforeAutospacing="0" w:after="150" w:afterAutospacing="0"/>
        <w:ind w:firstLine="420"/>
      </w:pPr>
      <w:r>
        <w:rPr>
          <w:rFonts w:ascii="SimSun" w:eastAsia="SimSun" w:hAnsi="SimSun" w:cs="SimSun" w:hint="eastAsia"/>
          <w:sz w:val="21"/>
          <w:szCs w:val="21"/>
        </w:rPr>
        <w:t>④招标文件规定的加分证明材料（若有）</w:t>
      </w:r>
    </w:p>
    <w:p w:rsidR="00D87D24" w:rsidRDefault="004759CB">
      <w:pPr>
        <w:pStyle w:val="aa"/>
        <w:widowControl/>
        <w:spacing w:beforeAutospacing="0" w:after="150" w:afterAutospacing="0"/>
        <w:ind w:firstLine="420"/>
      </w:pPr>
      <w:r>
        <w:rPr>
          <w:rFonts w:ascii="SimSun" w:eastAsia="SimSun" w:hAnsi="SimSun" w:cs="SimSun" w:hint="eastAsia"/>
          <w:sz w:val="21"/>
          <w:szCs w:val="21"/>
        </w:rPr>
        <w:t>（</w:t>
      </w:r>
      <w:r>
        <w:rPr>
          <w:rFonts w:ascii="SimSun" w:eastAsia="SimSun" w:hAnsi="SimSun" w:cs="SimSun" w:hint="eastAsia"/>
          <w:sz w:val="21"/>
          <w:szCs w:val="21"/>
        </w:rPr>
        <w:t>3</w:t>
      </w:r>
      <w:r>
        <w:rPr>
          <w:rFonts w:ascii="SimSun" w:eastAsia="SimSun" w:hAnsi="SimSun" w:cs="SimSun" w:hint="eastAsia"/>
          <w:sz w:val="21"/>
          <w:szCs w:val="21"/>
        </w:rPr>
        <w:t>）技术商务部分</w:t>
      </w:r>
    </w:p>
    <w:p w:rsidR="00D87D24" w:rsidRDefault="004759CB">
      <w:pPr>
        <w:pStyle w:val="aa"/>
        <w:widowControl/>
        <w:spacing w:beforeAutospacing="0" w:after="150" w:afterAutospacing="0"/>
        <w:ind w:firstLine="420"/>
      </w:pPr>
      <w:r>
        <w:rPr>
          <w:rFonts w:ascii="SimSun" w:eastAsia="SimSun" w:hAnsi="SimSun" w:cs="SimSun" w:hint="eastAsia"/>
          <w:sz w:val="21"/>
          <w:szCs w:val="21"/>
        </w:rPr>
        <w:t>①标的说明一览表</w:t>
      </w:r>
    </w:p>
    <w:p w:rsidR="00D87D24" w:rsidRDefault="004759CB">
      <w:pPr>
        <w:pStyle w:val="aa"/>
        <w:widowControl/>
        <w:spacing w:beforeAutospacing="0" w:after="150" w:afterAutospacing="0"/>
        <w:ind w:firstLine="420"/>
      </w:pPr>
      <w:r>
        <w:rPr>
          <w:rFonts w:ascii="SimSun" w:eastAsia="SimSun" w:hAnsi="SimSun" w:cs="SimSun" w:hint="eastAsia"/>
          <w:sz w:val="21"/>
          <w:szCs w:val="21"/>
        </w:rPr>
        <w:t>②技术和服务要求响应表</w:t>
      </w:r>
    </w:p>
    <w:p w:rsidR="00D87D24" w:rsidRDefault="004759CB">
      <w:pPr>
        <w:pStyle w:val="aa"/>
        <w:widowControl/>
        <w:spacing w:beforeAutospacing="0" w:after="150" w:afterAutospacing="0"/>
        <w:ind w:firstLine="420"/>
      </w:pPr>
      <w:r>
        <w:rPr>
          <w:rFonts w:ascii="SimSun" w:eastAsia="SimSun" w:hAnsi="SimSun" w:cs="SimSun" w:hint="eastAsia"/>
          <w:sz w:val="21"/>
          <w:szCs w:val="21"/>
        </w:rPr>
        <w:t>③商务条件响应表</w:t>
      </w:r>
    </w:p>
    <w:p w:rsidR="00D87D24" w:rsidRDefault="004759CB">
      <w:pPr>
        <w:pStyle w:val="aa"/>
        <w:widowControl/>
        <w:spacing w:beforeAutospacing="0" w:after="150" w:afterAutospacing="0"/>
        <w:ind w:firstLine="420"/>
      </w:pPr>
      <w:r>
        <w:rPr>
          <w:rFonts w:ascii="SimSun" w:eastAsia="SimSun" w:hAnsi="SimSun" w:cs="SimSun" w:hint="eastAsia"/>
          <w:sz w:val="21"/>
          <w:szCs w:val="21"/>
        </w:rPr>
        <w:t>④投标人提交的其他资料（若有）</w:t>
      </w:r>
    </w:p>
    <w:p w:rsidR="00D87D24" w:rsidRDefault="004759CB">
      <w:pPr>
        <w:pStyle w:val="aa"/>
        <w:widowControl/>
        <w:spacing w:beforeAutospacing="0" w:after="150" w:afterAutospacing="0"/>
        <w:ind w:firstLine="420"/>
      </w:pPr>
      <w:r>
        <w:rPr>
          <w:rFonts w:ascii="SimSun" w:eastAsia="SimSun" w:hAnsi="SimSun" w:cs="SimSun" w:hint="eastAsia"/>
          <w:sz w:val="21"/>
          <w:szCs w:val="21"/>
        </w:rPr>
        <w:t>根据本函，本投标人代表宣布我方保证遵守招标文件的全部规定，同时：</w:t>
      </w:r>
    </w:p>
    <w:p w:rsidR="00D87D24" w:rsidRDefault="004759CB">
      <w:pPr>
        <w:pStyle w:val="aa"/>
        <w:widowControl/>
        <w:spacing w:beforeAutospacing="0" w:after="150" w:afterAutospacing="0"/>
        <w:ind w:firstLine="420"/>
      </w:pPr>
      <w:r>
        <w:rPr>
          <w:rFonts w:ascii="SimSun" w:eastAsia="SimSun" w:hAnsi="SimSun" w:cs="SimSun" w:hint="eastAsia"/>
          <w:sz w:val="21"/>
          <w:szCs w:val="21"/>
        </w:rPr>
        <w:t>1</w:t>
      </w:r>
      <w:r>
        <w:rPr>
          <w:rFonts w:ascii="SimSun" w:eastAsia="SimSun" w:hAnsi="SimSun" w:cs="SimSun" w:hint="eastAsia"/>
          <w:sz w:val="21"/>
          <w:szCs w:val="21"/>
        </w:rPr>
        <w:t>、</w:t>
      </w:r>
      <w:r>
        <w:rPr>
          <w:rStyle w:val="ab"/>
          <w:rFonts w:ascii="SimSun" w:eastAsia="SimSun" w:hAnsi="SimSun" w:cs="SimSun" w:hint="eastAsia"/>
          <w:bCs/>
          <w:sz w:val="21"/>
          <w:szCs w:val="21"/>
        </w:rPr>
        <w:t>确认：</w:t>
      </w:r>
    </w:p>
    <w:p w:rsidR="00D87D24" w:rsidRDefault="004759CB">
      <w:pPr>
        <w:pStyle w:val="aa"/>
        <w:widowControl/>
        <w:spacing w:beforeAutospacing="0" w:after="150" w:afterAutospacing="0"/>
        <w:ind w:firstLine="420"/>
      </w:pPr>
      <w:r>
        <w:rPr>
          <w:rFonts w:ascii="SimSun" w:eastAsia="SimSun" w:hAnsi="SimSun" w:cs="SimSun" w:hint="eastAsia"/>
          <w:sz w:val="21"/>
          <w:szCs w:val="21"/>
        </w:rPr>
        <w:t>1.1</w:t>
      </w:r>
      <w:r>
        <w:rPr>
          <w:rFonts w:ascii="SimSun" w:eastAsia="SimSun" w:hAnsi="SimSun" w:cs="SimSun" w:hint="eastAsia"/>
          <w:sz w:val="21"/>
          <w:szCs w:val="21"/>
        </w:rPr>
        <w:t>所投采购包的投标报价详见“开标一览表”及“投标分项报价表”。</w:t>
      </w:r>
    </w:p>
    <w:p w:rsidR="00D87D24" w:rsidRDefault="004759CB">
      <w:pPr>
        <w:pStyle w:val="aa"/>
        <w:widowControl/>
        <w:spacing w:beforeAutospacing="0" w:after="150" w:afterAutospacing="0"/>
        <w:ind w:firstLine="420"/>
      </w:pPr>
      <w:r>
        <w:rPr>
          <w:rFonts w:ascii="SimSun" w:eastAsia="SimSun" w:hAnsi="SimSun" w:cs="SimSun" w:hint="eastAsia"/>
          <w:sz w:val="21"/>
          <w:szCs w:val="21"/>
        </w:rPr>
        <w:t>1.2</w:t>
      </w:r>
      <w:r>
        <w:rPr>
          <w:rFonts w:ascii="SimSun" w:eastAsia="SimSun" w:hAnsi="SimSun" w:cs="SimSun" w:hint="eastAsia"/>
          <w:sz w:val="21"/>
          <w:szCs w:val="21"/>
        </w:rPr>
        <w:t>我方已详细审查全部招标文件</w:t>
      </w:r>
      <w:r>
        <w:rPr>
          <w:rFonts w:ascii="Calibri" w:eastAsia="SimSun" w:hAnsi="Calibri" w:cs="Calibri"/>
          <w:sz w:val="21"/>
          <w:szCs w:val="21"/>
        </w:rPr>
        <w:t>[</w:t>
      </w:r>
      <w:r>
        <w:rPr>
          <w:rFonts w:ascii="SimSun" w:eastAsia="SimSun" w:hAnsi="SimSun" w:cs="SimSun" w:hint="eastAsia"/>
          <w:sz w:val="21"/>
          <w:szCs w:val="21"/>
        </w:rPr>
        <w:t>包括但不限于：有关附件（若有）、澄清或修改（若有）等</w:t>
      </w:r>
      <w:r>
        <w:rPr>
          <w:rFonts w:ascii="Calibri" w:eastAsia="SimSun" w:hAnsi="Calibri" w:cs="Calibri"/>
          <w:sz w:val="21"/>
          <w:szCs w:val="21"/>
        </w:rPr>
        <w:t>]</w:t>
      </w:r>
      <w:r>
        <w:rPr>
          <w:rFonts w:ascii="SimSun" w:eastAsia="SimSun" w:hAnsi="SimSun" w:cs="SimSun" w:hint="eastAsia"/>
          <w:sz w:val="21"/>
          <w:szCs w:val="21"/>
        </w:rPr>
        <w:t>，并自行承担因对全部招标文件理解不正确或误解而产生的相应后果和责任。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2</w:t>
      </w:r>
      <w:r>
        <w:rPr>
          <w:rFonts w:ascii="SimSun" w:eastAsia="SimSun" w:hAnsi="SimSun" w:cs="SimSun" w:hint="eastAsia"/>
          <w:sz w:val="21"/>
          <w:szCs w:val="21"/>
        </w:rPr>
        <w:t>、</w:t>
      </w:r>
      <w:r>
        <w:rPr>
          <w:rStyle w:val="ab"/>
          <w:rFonts w:ascii="SimSun" w:eastAsia="SimSun" w:hAnsi="SimSun" w:cs="SimSun" w:hint="eastAsia"/>
          <w:bCs/>
          <w:sz w:val="21"/>
          <w:szCs w:val="21"/>
        </w:rPr>
        <w:t>承诺及声明：</w:t>
      </w:r>
    </w:p>
    <w:p w:rsidR="00D87D24" w:rsidRDefault="004759CB">
      <w:pPr>
        <w:pStyle w:val="aa"/>
        <w:widowControl/>
        <w:spacing w:beforeAutospacing="0" w:after="150" w:afterAutospacing="0"/>
        <w:ind w:firstLine="420"/>
      </w:pPr>
      <w:r>
        <w:rPr>
          <w:rFonts w:ascii="SimSun" w:eastAsia="SimSun" w:hAnsi="SimSun" w:cs="SimSun" w:hint="eastAsia"/>
          <w:sz w:val="21"/>
          <w:szCs w:val="21"/>
        </w:rPr>
        <w:t>2.1</w:t>
      </w:r>
      <w:r>
        <w:rPr>
          <w:rFonts w:ascii="SimSun" w:eastAsia="SimSun" w:hAnsi="SimSun" w:cs="SimSun" w:hint="eastAsia"/>
          <w:sz w:val="21"/>
          <w:szCs w:val="21"/>
        </w:rPr>
        <w:t>我方具备招标文件第一章载明的“投标人的资格要求”且符合招标文件第三章载明的“二、投标人”之规定，否则</w:t>
      </w:r>
      <w:r>
        <w:rPr>
          <w:rStyle w:val="ab"/>
          <w:rFonts w:ascii="SimSun" w:eastAsia="SimSun" w:hAnsi="SimSun" w:cs="SimSun" w:hint="eastAsia"/>
          <w:bCs/>
          <w:sz w:val="21"/>
          <w:szCs w:val="21"/>
        </w:rPr>
        <w:t>投标无效。</w:t>
      </w:r>
    </w:p>
    <w:p w:rsidR="00D87D24" w:rsidRDefault="004759CB">
      <w:pPr>
        <w:pStyle w:val="aa"/>
        <w:widowControl/>
        <w:spacing w:beforeAutospacing="0" w:after="150" w:afterAutospacing="0"/>
        <w:ind w:firstLine="420"/>
      </w:pPr>
      <w:r>
        <w:rPr>
          <w:rFonts w:ascii="SimSun" w:eastAsia="SimSun" w:hAnsi="SimSun" w:cs="SimSun" w:hint="eastAsia"/>
          <w:sz w:val="21"/>
          <w:szCs w:val="21"/>
        </w:rPr>
        <w:t>2.2</w:t>
      </w:r>
      <w:r>
        <w:rPr>
          <w:rFonts w:ascii="SimSun" w:eastAsia="SimSun" w:hAnsi="SimSun" w:cs="SimSun" w:hint="eastAsia"/>
          <w:sz w:val="21"/>
          <w:szCs w:val="21"/>
        </w:rPr>
        <w:t>我方提交的投标文件各组成部分的全部内容及资料是不可割离且真实、有效、准确、完整和不具有任何误导性的，否则产生不利后果由我方承担责任。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2.3</w:t>
      </w:r>
      <w:r>
        <w:rPr>
          <w:rFonts w:ascii="SimSun" w:eastAsia="SimSun" w:hAnsi="SimSun" w:cs="SimSun" w:hint="eastAsia"/>
          <w:sz w:val="21"/>
          <w:szCs w:val="21"/>
        </w:rPr>
        <w:t>我方提供的标的价格不高于同期市场价格，否则产生不利后果由我方承担责任。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2.4</w:t>
      </w:r>
      <w:r>
        <w:rPr>
          <w:rFonts w:ascii="SimSun" w:eastAsia="SimSun" w:hAnsi="SimSun" w:cs="SimSun" w:hint="eastAsia"/>
          <w:sz w:val="21"/>
          <w:szCs w:val="21"/>
        </w:rPr>
        <w:t>投标保证金：若出现招标文件第三章规定的不予退还情形，同意贵单位不予退还。</w:t>
      </w:r>
    </w:p>
    <w:p w:rsidR="00D87D24" w:rsidRDefault="004759CB">
      <w:pPr>
        <w:pStyle w:val="aa"/>
        <w:widowControl/>
        <w:spacing w:beforeAutospacing="0" w:after="150" w:afterAutospacing="0"/>
        <w:ind w:firstLine="420"/>
      </w:pPr>
      <w:r>
        <w:rPr>
          <w:rFonts w:ascii="SimSun" w:eastAsia="SimSun" w:hAnsi="SimSun" w:cs="SimSun" w:hint="eastAsia"/>
          <w:sz w:val="21"/>
          <w:szCs w:val="21"/>
        </w:rPr>
        <w:lastRenderedPageBreak/>
        <w:t>2.5</w:t>
      </w:r>
      <w:r>
        <w:rPr>
          <w:rFonts w:ascii="SimSun" w:eastAsia="SimSun" w:hAnsi="SimSun" w:cs="SimSun" w:hint="eastAsia"/>
          <w:sz w:val="21"/>
          <w:szCs w:val="21"/>
        </w:rPr>
        <w:t>投标有效期：按照招标文件第三章规定执行，并在招标文件第二章载明的期限内保持有效。</w:t>
      </w:r>
    </w:p>
    <w:p w:rsidR="00D87D24" w:rsidRDefault="004759CB">
      <w:pPr>
        <w:pStyle w:val="aa"/>
        <w:widowControl/>
        <w:spacing w:beforeAutospacing="0" w:after="150" w:afterAutospacing="0"/>
        <w:ind w:firstLine="420"/>
      </w:pPr>
      <w:r>
        <w:rPr>
          <w:rFonts w:ascii="SimSun" w:eastAsia="SimSun" w:hAnsi="SimSun" w:cs="SimSun" w:hint="eastAsia"/>
          <w:sz w:val="21"/>
          <w:szCs w:val="21"/>
        </w:rPr>
        <w:t>2.6</w:t>
      </w:r>
      <w:r>
        <w:rPr>
          <w:rFonts w:ascii="SimSun" w:eastAsia="SimSun" w:hAnsi="SimSun" w:cs="SimSun" w:hint="eastAsia"/>
          <w:sz w:val="21"/>
          <w:szCs w:val="21"/>
        </w:rPr>
        <w:t>若中标，将按照招标文件、我方投标文件及政府采购合同履行责任和义务。</w:t>
      </w:r>
    </w:p>
    <w:p w:rsidR="00D87D24" w:rsidRDefault="004759CB">
      <w:pPr>
        <w:pStyle w:val="aa"/>
        <w:widowControl/>
        <w:spacing w:beforeAutospacing="0" w:after="150" w:afterAutospacing="0"/>
        <w:ind w:firstLine="420"/>
      </w:pPr>
      <w:r>
        <w:rPr>
          <w:rFonts w:ascii="SimSun" w:eastAsia="SimSun" w:hAnsi="SimSun" w:cs="SimSun" w:hint="eastAsia"/>
          <w:sz w:val="21"/>
          <w:szCs w:val="21"/>
        </w:rPr>
        <w:t>2.7</w:t>
      </w:r>
      <w:r>
        <w:rPr>
          <w:rFonts w:ascii="SimSun" w:eastAsia="SimSun" w:hAnsi="SimSun" w:cs="SimSun" w:hint="eastAsia"/>
          <w:sz w:val="21"/>
          <w:szCs w:val="21"/>
        </w:rPr>
        <w:t>若贵单位要求，我方同意提供与本项目投标有关的一</w:t>
      </w:r>
      <w:r>
        <w:rPr>
          <w:rFonts w:ascii="SimSun" w:eastAsia="SimSun" w:hAnsi="SimSun" w:cs="SimSun" w:hint="eastAsia"/>
          <w:sz w:val="21"/>
          <w:szCs w:val="21"/>
        </w:rPr>
        <w:t>切资料、数据或文件，并完全理解贵单位不一定要接受最低的投标报价或收到的任何投标。</w:t>
      </w:r>
      <w:r>
        <w:rPr>
          <w:rFonts w:ascii="SimSun" w:eastAsia="SimSun" w:hAnsi="SimSun" w:cs="SimSun" w:hint="eastAsia"/>
          <w:sz w:val="21"/>
          <w:szCs w:val="21"/>
        </w:rPr>
        <w:br/>
        <w:t>  2.8</w:t>
      </w:r>
      <w:r>
        <w:rPr>
          <w:rFonts w:ascii="SimSun" w:eastAsia="SimSun" w:hAnsi="SimSun" w:cs="SimSun" w:hint="eastAsia"/>
          <w:sz w:val="21"/>
          <w:szCs w:val="21"/>
        </w:rPr>
        <w:t>我方承诺投标文件所提供的全部资料真实可靠，并接受评标委员会、采购人、采购代理机构、监管部门进一步审查其中任何资料真实性的要求。</w:t>
      </w:r>
    </w:p>
    <w:p w:rsidR="00D87D24" w:rsidRDefault="004759CB">
      <w:pPr>
        <w:pStyle w:val="aa"/>
        <w:widowControl/>
        <w:spacing w:beforeAutospacing="0" w:after="150" w:afterAutospacing="0"/>
        <w:ind w:firstLine="420"/>
      </w:pPr>
      <w:r>
        <w:rPr>
          <w:rFonts w:ascii="SimSun" w:eastAsia="SimSun" w:hAnsi="SimSun" w:cs="SimSun" w:hint="eastAsia"/>
          <w:sz w:val="21"/>
          <w:szCs w:val="21"/>
        </w:rPr>
        <w:t>2.9</w:t>
      </w:r>
      <w:r>
        <w:rPr>
          <w:rFonts w:ascii="SimSun" w:eastAsia="SimSun" w:hAnsi="SimSun" w:cs="SimSun" w:hint="eastAsia"/>
          <w:sz w:val="21"/>
          <w:szCs w:val="21"/>
        </w:rPr>
        <w:t>除招标文件另有规定外，对于贵单位按照下述联络方式发出的任何信息或通知，均视为我方已收悉前述信息或通知的全部内容：</w:t>
      </w:r>
      <w:r>
        <w:rPr>
          <w:rFonts w:ascii="SimSun" w:eastAsia="SimSun" w:hAnsi="SimSun" w:cs="SimSun" w:hint="eastAsia"/>
          <w:sz w:val="21"/>
          <w:szCs w:val="21"/>
        </w:rPr>
        <w:br/>
        <w:t> </w:t>
      </w:r>
      <w:r>
        <w:rPr>
          <w:rFonts w:ascii="SimSun" w:eastAsia="SimSun" w:hAnsi="SimSun" w:cs="SimSun" w:hint="eastAsia"/>
          <w:sz w:val="21"/>
          <w:szCs w:val="21"/>
        </w:rPr>
        <w:t>通信地址：</w:t>
      </w:r>
      <w:r>
        <w:rPr>
          <w:rFonts w:ascii="SimSun" w:eastAsia="SimSun" w:hAnsi="SimSun" w:cs="SimSun" w:hint="eastAsia"/>
          <w:sz w:val="21"/>
          <w:szCs w:val="21"/>
        </w:rPr>
        <w:t>                                        </w:t>
      </w:r>
      <w:r>
        <w:rPr>
          <w:rFonts w:ascii="SimSun" w:eastAsia="SimSun" w:hAnsi="SimSun" w:cs="SimSun" w:hint="eastAsia"/>
          <w:sz w:val="21"/>
          <w:szCs w:val="21"/>
        </w:rPr>
        <w:br/>
        <w:t xml:space="preserve">  </w:t>
      </w:r>
      <w:r>
        <w:rPr>
          <w:rFonts w:ascii="SimSun" w:eastAsia="SimSun" w:hAnsi="SimSun" w:cs="SimSun" w:hint="eastAsia"/>
          <w:sz w:val="21"/>
          <w:szCs w:val="21"/>
        </w:rPr>
        <w:t>邮编：</w:t>
      </w:r>
      <w:r>
        <w:rPr>
          <w:rFonts w:ascii="SimSun" w:eastAsia="SimSun" w:hAnsi="SimSun" w:cs="SimSun" w:hint="eastAsia"/>
          <w:sz w:val="21"/>
          <w:szCs w:val="21"/>
        </w:rPr>
        <w:t xml:space="preserve">                                  </w:t>
      </w:r>
      <w:r>
        <w:rPr>
          <w:rFonts w:ascii="SimSun" w:eastAsia="SimSun" w:hAnsi="SimSun" w:cs="SimSun" w:hint="eastAsia"/>
          <w:sz w:val="21"/>
          <w:szCs w:val="21"/>
        </w:rPr>
        <w:t>         </w:t>
      </w:r>
      <w:r>
        <w:rPr>
          <w:rFonts w:ascii="SimSun" w:eastAsia="SimSun" w:hAnsi="SimSun" w:cs="SimSun" w:hint="eastAsia"/>
          <w:sz w:val="21"/>
          <w:szCs w:val="21"/>
        </w:rPr>
        <w:br/>
        <w:t xml:space="preserve">  </w:t>
      </w:r>
      <w:r>
        <w:rPr>
          <w:rFonts w:ascii="SimSun" w:eastAsia="SimSun" w:hAnsi="SimSun" w:cs="SimSun" w:hint="eastAsia"/>
          <w:sz w:val="21"/>
          <w:szCs w:val="21"/>
        </w:rPr>
        <w:t>联系方法：（包括但不限于：联系人、联系电话、手机、传真、电子邮箱等）</w:t>
      </w:r>
      <w:r>
        <w:rPr>
          <w:rFonts w:ascii="SimSun" w:eastAsia="SimSun" w:hAnsi="SimSun" w:cs="SimSun" w:hint="eastAsia"/>
          <w:sz w:val="21"/>
          <w:szCs w:val="21"/>
        </w:rPr>
        <w:br/>
        <w:t xml:space="preserve">  </w:t>
      </w:r>
      <w:r>
        <w:rPr>
          <w:rFonts w:ascii="SimSun" w:eastAsia="SimSun" w:hAnsi="SimSun" w:cs="SimSun" w:hint="eastAsia"/>
          <w:sz w:val="21"/>
          <w:szCs w:val="21"/>
        </w:rPr>
        <w:t>投标人：（全称并加盖单位公章）</w:t>
      </w:r>
      <w:r>
        <w:rPr>
          <w:rFonts w:ascii="SimSun" w:eastAsia="SimSun" w:hAnsi="SimSun" w:cs="SimSun" w:hint="eastAsia"/>
          <w:sz w:val="21"/>
          <w:szCs w:val="21"/>
        </w:rPr>
        <w:br/>
        <w:t> </w:t>
      </w:r>
      <w:r>
        <w:rPr>
          <w:rFonts w:ascii="SimSun" w:eastAsia="SimSun" w:hAnsi="SimSun" w:cs="SimSun" w:hint="eastAsia"/>
          <w:sz w:val="21"/>
          <w:szCs w:val="21"/>
        </w:rPr>
        <w:t>日期：</w:t>
      </w:r>
      <w:r>
        <w:rPr>
          <w:rFonts w:ascii="SimSun" w:eastAsia="SimSun" w:hAnsi="SimSun" w:cs="SimSun" w:hint="eastAsia"/>
          <w:sz w:val="21"/>
          <w:szCs w:val="21"/>
        </w:rPr>
        <w:t>    </w:t>
      </w:r>
      <w:r>
        <w:rPr>
          <w:rFonts w:ascii="SimSun" w:eastAsia="SimSun" w:hAnsi="SimSun" w:cs="SimSun" w:hint="eastAsia"/>
          <w:sz w:val="21"/>
          <w:szCs w:val="21"/>
        </w:rPr>
        <w:t>年</w:t>
      </w:r>
      <w:r>
        <w:rPr>
          <w:rFonts w:ascii="SimSun" w:eastAsia="SimSun" w:hAnsi="SimSun" w:cs="SimSun" w:hint="eastAsia"/>
          <w:sz w:val="21"/>
          <w:szCs w:val="21"/>
        </w:rPr>
        <w:t>   </w:t>
      </w:r>
      <w:r>
        <w:rPr>
          <w:rFonts w:ascii="SimSun" w:eastAsia="SimSun" w:hAnsi="SimSun" w:cs="SimSun" w:hint="eastAsia"/>
          <w:sz w:val="21"/>
          <w:szCs w:val="21"/>
        </w:rPr>
        <w:t>月</w:t>
      </w:r>
      <w:r>
        <w:rPr>
          <w:rFonts w:ascii="SimSun" w:eastAsia="SimSun" w:hAnsi="SimSun" w:cs="SimSun" w:hint="eastAsia"/>
          <w:sz w:val="21"/>
          <w:szCs w:val="21"/>
        </w:rPr>
        <w:t>   </w:t>
      </w:r>
      <w:r>
        <w:rPr>
          <w:rFonts w:ascii="SimSun" w:eastAsia="SimSun" w:hAnsi="SimSun" w:cs="SimSun" w:hint="eastAsia"/>
          <w:sz w:val="21"/>
          <w:szCs w:val="21"/>
        </w:rPr>
        <w:t>日</w:t>
      </w:r>
    </w:p>
    <w:p w:rsidR="00D87D24" w:rsidRDefault="004759CB">
      <w:pPr>
        <w:pStyle w:val="aa"/>
        <w:widowControl/>
        <w:spacing w:beforeAutospacing="0" w:after="150" w:afterAutospacing="0"/>
        <w:jc w:val="center"/>
        <w:rPr>
          <w:rFonts w:ascii="Calibri" w:hAnsi="Calibri" w:cs="Calibri"/>
          <w:sz w:val="21"/>
          <w:szCs w:val="21"/>
        </w:rPr>
      </w:pPr>
      <w:r>
        <w:rPr>
          <w:rFonts w:ascii="Calibri" w:hAnsi="Calibri" w:cs="Calibri"/>
          <w:sz w:val="21"/>
          <w:szCs w:val="21"/>
        </w:rPr>
        <w:br/>
      </w:r>
    </w:p>
    <w:p w:rsidR="00D87D24" w:rsidRDefault="004759CB">
      <w:pPr>
        <w:rPr>
          <w:rFonts w:ascii="Calibri" w:hAnsi="Calibri" w:cs="Calibri"/>
          <w:szCs w:val="21"/>
        </w:rPr>
      </w:pPr>
      <w:r>
        <w:rPr>
          <w:rFonts w:ascii="Calibri" w:hAnsi="Calibri" w:cs="Calibri"/>
          <w:szCs w:val="21"/>
        </w:rPr>
        <w:br w:type="page"/>
      </w:r>
    </w:p>
    <w:p w:rsidR="00D87D24" w:rsidRDefault="004759CB">
      <w:pPr>
        <w:pStyle w:val="aa"/>
        <w:widowControl/>
        <w:spacing w:beforeAutospacing="0" w:after="150" w:afterAutospacing="0"/>
        <w:jc w:val="center"/>
        <w:outlineLvl w:val="0"/>
      </w:pPr>
      <w:r>
        <w:rPr>
          <w:rStyle w:val="ab"/>
          <w:rFonts w:ascii="SimSun" w:eastAsia="SimSun" w:hAnsi="SimSun" w:cs="SimSun" w:hint="eastAsia"/>
          <w:bCs/>
          <w:sz w:val="21"/>
          <w:szCs w:val="21"/>
        </w:rPr>
        <w:lastRenderedPageBreak/>
        <w:t>二、投标人的资格及资信证明文件</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二</w:t>
      </w:r>
      <w:r>
        <w:rPr>
          <w:rStyle w:val="ab"/>
          <w:rFonts w:ascii="SimSun" w:eastAsia="SimSun" w:hAnsi="SimSun" w:cs="SimSun" w:hint="eastAsia"/>
          <w:bCs/>
          <w:sz w:val="21"/>
          <w:szCs w:val="21"/>
        </w:rPr>
        <w:t>-1</w:t>
      </w:r>
      <w:r>
        <w:rPr>
          <w:rStyle w:val="ab"/>
          <w:rFonts w:ascii="SimSun" w:eastAsia="SimSun" w:hAnsi="SimSun" w:cs="SimSun" w:hint="eastAsia"/>
          <w:bCs/>
          <w:sz w:val="21"/>
          <w:szCs w:val="21"/>
        </w:rPr>
        <w:t>单位授权书（若有）</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致：</w:t>
      </w:r>
      <w:r>
        <w:rPr>
          <w:rFonts w:ascii="SimSun" w:eastAsia="SimSun" w:hAnsi="SimSun" w:cs="SimSun" w:hint="eastAsia"/>
          <w:sz w:val="21"/>
          <w:szCs w:val="21"/>
          <w:u w:val="single"/>
        </w:rPr>
        <w:t xml:space="preserve">            </w:t>
      </w:r>
      <w:r>
        <w:rPr>
          <w:rFonts w:ascii="SimSun" w:eastAsia="SimSun" w:hAnsi="SimSun" w:cs="SimSun" w:hint="eastAsia"/>
          <w:sz w:val="21"/>
          <w:szCs w:val="21"/>
          <w:u w:val="single"/>
        </w:rPr>
        <w:t>（采购人或采购代理机构）</w:t>
      </w:r>
      <w:r>
        <w:rPr>
          <w:rFonts w:ascii="SimSun" w:eastAsia="SimSun" w:hAnsi="SimSun" w:cs="SimSun" w:hint="eastAsia"/>
          <w:sz w:val="21"/>
          <w:szCs w:val="21"/>
          <w:u w:val="single"/>
        </w:rPr>
        <w:t> </w:t>
      </w:r>
    </w:p>
    <w:p w:rsidR="00D87D24" w:rsidRDefault="004759CB">
      <w:pPr>
        <w:pStyle w:val="aa"/>
        <w:widowControl/>
        <w:spacing w:beforeAutospacing="0" w:after="150" w:afterAutospacing="0"/>
        <w:ind w:firstLine="420"/>
      </w:pPr>
      <w:r>
        <w:rPr>
          <w:rFonts w:ascii="SimSun" w:eastAsia="SimSun" w:hAnsi="SimSun" w:cs="SimSun" w:hint="eastAsia"/>
          <w:sz w:val="21"/>
          <w:szCs w:val="21"/>
        </w:rPr>
        <w:t>我方的单位负责人</w:t>
      </w:r>
      <w:r>
        <w:rPr>
          <w:rFonts w:ascii="SimSun" w:eastAsia="SimSun" w:hAnsi="SimSun" w:cs="SimSun" w:hint="eastAsia"/>
          <w:sz w:val="21"/>
          <w:szCs w:val="21"/>
          <w:u w:val="single"/>
        </w:rPr>
        <w:t>（填写“单位负责人全名”）</w:t>
      </w:r>
      <w:r>
        <w:rPr>
          <w:rFonts w:ascii="SimSun" w:eastAsia="SimSun" w:hAnsi="SimSun" w:cs="SimSun" w:hint="eastAsia"/>
          <w:sz w:val="21"/>
          <w:szCs w:val="21"/>
        </w:rPr>
        <w:t>授权</w:t>
      </w:r>
      <w:r>
        <w:rPr>
          <w:rFonts w:ascii="SimSun" w:eastAsia="SimSun" w:hAnsi="SimSun" w:cs="SimSun" w:hint="eastAsia"/>
          <w:sz w:val="21"/>
          <w:szCs w:val="21"/>
          <w:u w:val="single"/>
        </w:rPr>
        <w:t>（填写“投标人代表全名”）</w:t>
      </w:r>
      <w:r>
        <w:rPr>
          <w:rFonts w:ascii="SimSun" w:eastAsia="SimSun" w:hAnsi="SimSun" w:cs="SimSun" w:hint="eastAsia"/>
          <w:sz w:val="21"/>
          <w:szCs w:val="21"/>
        </w:rPr>
        <w:t>为投标人代表，代表我方参加</w:t>
      </w:r>
      <w:r>
        <w:rPr>
          <w:rFonts w:ascii="SimSun" w:eastAsia="SimSun" w:hAnsi="SimSun" w:cs="SimSun" w:hint="eastAsia"/>
          <w:sz w:val="21"/>
          <w:szCs w:val="21"/>
          <w:u w:val="single"/>
        </w:rPr>
        <w:t>（填写“项目名称”）</w:t>
      </w:r>
      <w:r>
        <w:rPr>
          <w:rFonts w:ascii="SimSun" w:eastAsia="SimSun" w:hAnsi="SimSun" w:cs="SimSun" w:hint="eastAsia"/>
          <w:sz w:val="21"/>
          <w:szCs w:val="21"/>
        </w:rPr>
        <w:t>项目（项目编号：</w:t>
      </w:r>
      <w:r>
        <w:rPr>
          <w:rFonts w:ascii="SimSun" w:eastAsia="SimSun" w:hAnsi="SimSun" w:cs="SimSun" w:hint="eastAsia"/>
          <w:sz w:val="21"/>
          <w:szCs w:val="21"/>
          <w:u w:val="single"/>
        </w:rPr>
        <w:t>         </w:t>
      </w:r>
      <w:r>
        <w:rPr>
          <w:rFonts w:ascii="SimSun" w:eastAsia="SimSun" w:hAnsi="SimSun" w:cs="SimSun" w:hint="eastAsia"/>
          <w:sz w:val="21"/>
          <w:szCs w:val="21"/>
        </w:rPr>
        <w:t>）的投标，全权代表我方处理投标过程的一切事宜，包括但不限于：投标、参加开标、谈判、澄清、签约等。投标人代表在投标过程中所签署的一切文件和处理与之有关的一切事务，我方均予以认可并对此承担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投标人代表无转委权。特此授权。</w:t>
      </w:r>
    </w:p>
    <w:p w:rsidR="00D87D24" w:rsidRDefault="004759CB">
      <w:pPr>
        <w:pStyle w:val="aa"/>
        <w:widowControl/>
        <w:spacing w:beforeAutospacing="0" w:after="150" w:afterAutospacing="0"/>
        <w:jc w:val="center"/>
      </w:pPr>
      <w:r>
        <w:rPr>
          <w:rFonts w:ascii="SimSun" w:eastAsia="SimSun" w:hAnsi="SimSun" w:cs="SimSun" w:hint="eastAsia"/>
          <w:sz w:val="21"/>
          <w:szCs w:val="21"/>
        </w:rPr>
        <w:t>（以下无正文）</w:t>
      </w:r>
    </w:p>
    <w:p w:rsidR="00D87D24" w:rsidRDefault="004759CB">
      <w:pPr>
        <w:pStyle w:val="aa"/>
        <w:widowControl/>
        <w:spacing w:beforeAutospacing="0" w:after="150" w:afterAutospacing="0"/>
      </w:pPr>
      <w:r>
        <w:rPr>
          <w:rFonts w:ascii="SimSun" w:eastAsia="SimSun" w:hAnsi="SimSun" w:cs="SimSun" w:hint="eastAsia"/>
          <w:sz w:val="21"/>
          <w:szCs w:val="21"/>
        </w:rPr>
        <w:t>单位负责人：</w:t>
      </w:r>
      <w:r>
        <w:rPr>
          <w:rFonts w:ascii="SimSun" w:eastAsia="SimSun" w:hAnsi="SimSun" w:cs="SimSun" w:hint="eastAsia"/>
          <w:sz w:val="21"/>
          <w:szCs w:val="21"/>
          <w:u w:val="single"/>
        </w:rPr>
        <w:t>      </w:t>
      </w:r>
      <w:r>
        <w:rPr>
          <w:rFonts w:ascii="SimSun" w:eastAsia="SimSun" w:hAnsi="SimSun" w:cs="SimSun" w:hint="eastAsia"/>
          <w:sz w:val="21"/>
          <w:szCs w:val="21"/>
        </w:rPr>
        <w:t>身份证号：</w:t>
      </w:r>
      <w:r>
        <w:rPr>
          <w:rFonts w:ascii="SimSun" w:eastAsia="SimSun" w:hAnsi="SimSun" w:cs="SimSun" w:hint="eastAsia"/>
          <w:sz w:val="21"/>
          <w:szCs w:val="21"/>
          <w:u w:val="single"/>
        </w:rPr>
        <w:t>         </w:t>
      </w:r>
      <w:r>
        <w:rPr>
          <w:rFonts w:ascii="SimSun" w:eastAsia="SimSun" w:hAnsi="SimSun" w:cs="SimSun" w:hint="eastAsia"/>
          <w:sz w:val="21"/>
          <w:szCs w:val="21"/>
        </w:rPr>
        <w:t>手机：</w:t>
      </w:r>
      <w:r>
        <w:rPr>
          <w:rFonts w:ascii="SimSun" w:eastAsia="SimSun" w:hAnsi="SimSun" w:cs="SimSun" w:hint="eastAsia"/>
          <w:sz w:val="21"/>
          <w:szCs w:val="21"/>
          <w:u w:val="single"/>
        </w:rPr>
        <w:t>        </w:t>
      </w:r>
    </w:p>
    <w:p w:rsidR="00D87D24" w:rsidRDefault="004759CB">
      <w:pPr>
        <w:pStyle w:val="aa"/>
        <w:widowControl/>
        <w:spacing w:beforeAutospacing="0" w:after="150" w:afterAutospacing="0"/>
      </w:pPr>
      <w:r>
        <w:rPr>
          <w:rFonts w:ascii="SimSun" w:eastAsia="SimSun" w:hAnsi="SimSun" w:cs="SimSun" w:hint="eastAsia"/>
          <w:sz w:val="21"/>
          <w:szCs w:val="21"/>
        </w:rPr>
        <w:t>投标人代表：</w:t>
      </w:r>
      <w:r>
        <w:rPr>
          <w:rFonts w:ascii="SimSun" w:eastAsia="SimSun" w:hAnsi="SimSun" w:cs="SimSun" w:hint="eastAsia"/>
          <w:sz w:val="21"/>
          <w:szCs w:val="21"/>
          <w:u w:val="single"/>
        </w:rPr>
        <w:t>      </w:t>
      </w:r>
      <w:r>
        <w:rPr>
          <w:rFonts w:ascii="SimSun" w:eastAsia="SimSun" w:hAnsi="SimSun" w:cs="SimSun" w:hint="eastAsia"/>
          <w:sz w:val="21"/>
          <w:szCs w:val="21"/>
        </w:rPr>
        <w:t>身份证号：</w:t>
      </w:r>
      <w:r>
        <w:rPr>
          <w:rFonts w:ascii="SimSun" w:eastAsia="SimSun" w:hAnsi="SimSun" w:cs="SimSun" w:hint="eastAsia"/>
          <w:sz w:val="21"/>
          <w:szCs w:val="21"/>
          <w:u w:val="single"/>
        </w:rPr>
        <w:t>         </w:t>
      </w:r>
      <w:r>
        <w:rPr>
          <w:rFonts w:ascii="SimSun" w:eastAsia="SimSun" w:hAnsi="SimSun" w:cs="SimSun" w:hint="eastAsia"/>
          <w:sz w:val="21"/>
          <w:szCs w:val="21"/>
        </w:rPr>
        <w:t>手机：</w:t>
      </w:r>
      <w:r>
        <w:rPr>
          <w:rFonts w:ascii="SimSun" w:eastAsia="SimSun" w:hAnsi="SimSun" w:cs="SimSun" w:hint="eastAsia"/>
          <w:sz w:val="21"/>
          <w:szCs w:val="21"/>
          <w:u w:val="single"/>
        </w:rPr>
        <w:t>        </w:t>
      </w:r>
    </w:p>
    <w:p w:rsidR="00D87D24" w:rsidRDefault="00D87D24">
      <w:pPr>
        <w:pStyle w:val="aa"/>
        <w:widowControl/>
        <w:spacing w:beforeAutospacing="0" w:after="150" w:afterAutospacing="0"/>
        <w:rPr>
          <w:rFonts w:ascii="SimSun" w:eastAsia="SimSun" w:hAnsi="SimSun" w:cs="SimSun"/>
          <w:sz w:val="21"/>
          <w:szCs w:val="21"/>
        </w:rPr>
      </w:pPr>
    </w:p>
    <w:p w:rsidR="00D87D24" w:rsidRDefault="004759CB">
      <w:pPr>
        <w:pStyle w:val="aa"/>
        <w:widowControl/>
        <w:spacing w:beforeAutospacing="0" w:after="150" w:afterAutospacing="0"/>
      </w:pPr>
      <w:r>
        <w:rPr>
          <w:rFonts w:ascii="SimSun" w:eastAsia="SimSun" w:hAnsi="SimSun" w:cs="SimSun" w:hint="eastAsia"/>
          <w:sz w:val="21"/>
          <w:szCs w:val="21"/>
        </w:rPr>
        <w:t>授权方</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right"/>
      </w:pPr>
      <w:r>
        <w:rPr>
          <w:rFonts w:ascii="SimSun" w:eastAsia="SimSun" w:hAnsi="SimSun" w:cs="SimSun" w:hint="eastAsia"/>
          <w:sz w:val="21"/>
          <w:szCs w:val="21"/>
        </w:rPr>
        <w:t>签署日期：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Fonts w:ascii="SimSun" w:eastAsia="SimSun" w:hAnsi="SimSun" w:cs="SimSun" w:hint="eastAsia"/>
          <w:sz w:val="21"/>
          <w:szCs w:val="21"/>
        </w:rPr>
        <w:t>附：单位负责人、投标人代表的身份证正反面复印件</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520"/>
      </w:tblGrid>
      <w:tr w:rsidR="00D87D24">
        <w:tc>
          <w:tcPr>
            <w:tcW w:w="852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要求：真实有效且内容完整、清晰、整洁。</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 </w:t>
            </w:r>
          </w:p>
        </w:tc>
      </w:tr>
    </w:tbl>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、企业（银行、保险、石油石化、电力、电信等行业除外）、事业单位和社会团体法人的“单位负责人”指</w:t>
      </w:r>
      <w:r>
        <w:rPr>
          <w:rStyle w:val="ab"/>
          <w:rFonts w:ascii="SimSun" w:eastAsia="SimSun" w:hAnsi="SimSun" w:cs="SimSun" w:hint="eastAsia"/>
          <w:bCs/>
          <w:sz w:val="21"/>
          <w:szCs w:val="21"/>
        </w:rPr>
        <w:t>法定代表人</w:t>
      </w:r>
      <w:r>
        <w:rPr>
          <w:rFonts w:ascii="SimSun" w:eastAsia="SimSun" w:hAnsi="SimSun" w:cs="SimSun" w:hint="eastAsia"/>
          <w:sz w:val="21"/>
          <w:szCs w:val="21"/>
        </w:rPr>
        <w:t>，即与实际提交的“营业执照等证明文件”载明的一致。</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银行、保险、石油石化、电力、电信等行业：以法人身份参加投标的，“单位负责人”指法定代表人，即与实际提交的“营业执照等证明文件”载明的一致；以非法人身份参加投标的，“单位负责人”指代表单位行使职权的主要负责人，即与实际提交的“营业执照等证明</w:t>
      </w:r>
      <w:r>
        <w:rPr>
          <w:rFonts w:ascii="SimSun" w:eastAsia="SimSun" w:hAnsi="SimSun" w:cs="SimSun" w:hint="eastAsia"/>
          <w:sz w:val="21"/>
          <w:szCs w:val="21"/>
        </w:rPr>
        <w:t>文件”载明的一致。</w:t>
      </w:r>
    </w:p>
    <w:p w:rsidR="00D87D24" w:rsidRDefault="004759CB">
      <w:pPr>
        <w:pStyle w:val="aa"/>
        <w:widowControl/>
        <w:spacing w:beforeAutospacing="0" w:after="240" w:afterAutospacing="0"/>
      </w:pPr>
      <w:r>
        <w:rPr>
          <w:rFonts w:ascii="SimSun" w:eastAsia="SimSun" w:hAnsi="SimSun" w:cs="SimSun" w:hint="eastAsia"/>
          <w:sz w:val="21"/>
          <w:szCs w:val="21"/>
        </w:rPr>
        <w:t>3</w:t>
      </w:r>
      <w:r>
        <w:rPr>
          <w:rFonts w:ascii="SimSun" w:eastAsia="SimSun" w:hAnsi="SimSun" w:cs="SimSun" w:hint="eastAsia"/>
          <w:sz w:val="21"/>
          <w:szCs w:val="21"/>
        </w:rPr>
        <w:t>、投标人（自然人除外）：若投标人代表为单位授权的委托代理人，应提供本授权书；若投标人代表为单位负责人，应在此项下提交其身份证正反面复印件，可不提供本授权书。</w:t>
      </w:r>
      <w:r>
        <w:rPr>
          <w:rFonts w:ascii="SimSun" w:eastAsia="SimSun" w:hAnsi="SimSun" w:cs="SimSun" w:hint="eastAsia"/>
          <w:sz w:val="21"/>
          <w:szCs w:val="21"/>
        </w:rPr>
        <w:br/>
        <w:t>4</w:t>
      </w:r>
      <w:r>
        <w:rPr>
          <w:rFonts w:ascii="SimSun" w:eastAsia="SimSun" w:hAnsi="SimSun" w:cs="SimSun" w:hint="eastAsia"/>
          <w:sz w:val="21"/>
          <w:szCs w:val="21"/>
        </w:rPr>
        <w:t>、投标人为自然人的，可不填写本授权书。</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lastRenderedPageBreak/>
        <w:t>二</w:t>
      </w:r>
      <w:r>
        <w:rPr>
          <w:rStyle w:val="ab"/>
          <w:rFonts w:ascii="SimSun" w:eastAsia="SimSun" w:hAnsi="SimSun" w:cs="SimSun" w:hint="eastAsia"/>
          <w:bCs/>
          <w:sz w:val="21"/>
          <w:szCs w:val="21"/>
        </w:rPr>
        <w:t>-2</w:t>
      </w:r>
      <w:r>
        <w:rPr>
          <w:rStyle w:val="ab"/>
          <w:rFonts w:ascii="SimSun" w:eastAsia="SimSun" w:hAnsi="SimSun" w:cs="SimSun" w:hint="eastAsia"/>
          <w:bCs/>
          <w:sz w:val="21"/>
          <w:szCs w:val="21"/>
        </w:rPr>
        <w:t>营业执照等证明文件</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致：</w:t>
      </w:r>
      <w:r>
        <w:rPr>
          <w:rFonts w:ascii="SimSun" w:eastAsia="SimSun" w:hAnsi="SimSun" w:cs="SimSun" w:hint="eastAsia"/>
          <w:sz w:val="21"/>
          <w:szCs w:val="21"/>
          <w:u w:val="single"/>
        </w:rPr>
        <w:t>            </w:t>
      </w:r>
      <w:r>
        <w:rPr>
          <w:rFonts w:ascii="SimSun" w:eastAsia="SimSun" w:hAnsi="SimSun" w:cs="SimSun" w:hint="eastAsia"/>
          <w:sz w:val="21"/>
          <w:szCs w:val="21"/>
          <w:u w:val="single"/>
        </w:rPr>
        <w:t>（采购人或采购代理机构）</w:t>
      </w:r>
      <w:r>
        <w:rPr>
          <w:rFonts w:ascii="SimSun" w:eastAsia="SimSun" w:hAnsi="SimSun" w:cs="SimSun" w:hint="eastAsia"/>
          <w:sz w:val="21"/>
          <w:szCs w:val="21"/>
          <w:u w:val="single"/>
        </w:rPr>
        <w:t> </w:t>
      </w:r>
    </w:p>
    <w:p w:rsidR="00D87D24" w:rsidRDefault="004759CB">
      <w:pPr>
        <w:pStyle w:val="aa"/>
        <w:widowControl/>
        <w:spacing w:beforeAutospacing="0" w:after="150" w:afterAutospacing="0"/>
        <w:ind w:firstLine="42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）投标人为法人（包括企业、事业单位和社会团体）的</w:t>
      </w:r>
    </w:p>
    <w:p w:rsidR="00D87D24" w:rsidRDefault="004759CB">
      <w:pPr>
        <w:pStyle w:val="aa"/>
        <w:widowControl/>
        <w:spacing w:beforeAutospacing="0" w:after="150" w:afterAutospacing="0"/>
        <w:ind w:firstLine="420"/>
      </w:pPr>
      <w:r>
        <w:rPr>
          <w:rFonts w:ascii="SimSun" w:eastAsia="SimSun" w:hAnsi="SimSun" w:cs="SimSun" w:hint="eastAsia"/>
          <w:sz w:val="21"/>
          <w:szCs w:val="21"/>
        </w:rPr>
        <w:t>现附上由</w:t>
      </w:r>
      <w:r>
        <w:rPr>
          <w:rFonts w:ascii="SimSun" w:eastAsia="SimSun" w:hAnsi="SimSun" w:cs="SimSun" w:hint="eastAsia"/>
          <w:sz w:val="21"/>
          <w:szCs w:val="21"/>
          <w:u w:val="single"/>
        </w:rPr>
        <w:t>（填写“签发机关全称”）</w:t>
      </w:r>
      <w:r>
        <w:rPr>
          <w:rFonts w:ascii="SimSun" w:eastAsia="SimSun" w:hAnsi="SimSun" w:cs="SimSun" w:hint="eastAsia"/>
          <w:sz w:val="21"/>
          <w:szCs w:val="21"/>
        </w:rPr>
        <w:t>签发的我方统一社会信用代码</w:t>
      </w:r>
      <w:r>
        <w:rPr>
          <w:rFonts w:ascii="SimSun" w:eastAsia="SimSun" w:hAnsi="SimSun" w:cs="SimSun" w:hint="eastAsia"/>
          <w:sz w:val="21"/>
          <w:szCs w:val="21"/>
          <w:u w:val="single"/>
        </w:rPr>
        <w:t>（请填写法人的具体证照名称）</w:t>
      </w:r>
      <w:r>
        <w:rPr>
          <w:rFonts w:ascii="SimSun" w:eastAsia="SimSun" w:hAnsi="SimSun" w:cs="SimSun" w:hint="eastAsia"/>
          <w:sz w:val="21"/>
          <w:szCs w:val="21"/>
        </w:rPr>
        <w:t>复印件，该证明材料真实有效，否则我方负全部责任。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）投标人为非法人（包括其他组织、自然人）的</w:t>
      </w:r>
    </w:p>
    <w:p w:rsidR="00D87D24" w:rsidRDefault="004759CB">
      <w:pPr>
        <w:pStyle w:val="aa"/>
        <w:widowControl/>
        <w:spacing w:beforeAutospacing="0" w:after="150" w:afterAutospacing="0"/>
        <w:ind w:firstLine="420"/>
      </w:pPr>
      <w:r>
        <w:rPr>
          <w:rFonts w:ascii="SimSun" w:eastAsia="SimSun" w:hAnsi="SimSun" w:cs="SimSun" w:hint="eastAsia"/>
          <w:sz w:val="21"/>
          <w:szCs w:val="21"/>
        </w:rPr>
        <w:t>□现附上由</w:t>
      </w:r>
      <w:r>
        <w:rPr>
          <w:rFonts w:ascii="SimSun" w:eastAsia="SimSun" w:hAnsi="SimSun" w:cs="SimSun" w:hint="eastAsia"/>
          <w:sz w:val="21"/>
          <w:szCs w:val="21"/>
          <w:u w:val="single"/>
        </w:rPr>
        <w:t>（填写“签发机关全称”）</w:t>
      </w:r>
      <w:r>
        <w:rPr>
          <w:rFonts w:ascii="SimSun" w:eastAsia="SimSun" w:hAnsi="SimSun" w:cs="SimSun" w:hint="eastAsia"/>
          <w:sz w:val="21"/>
          <w:szCs w:val="21"/>
        </w:rPr>
        <w:t>签发的我方</w:t>
      </w:r>
      <w:r>
        <w:rPr>
          <w:rFonts w:ascii="SimSun" w:eastAsia="SimSun" w:hAnsi="SimSun" w:cs="SimSun" w:hint="eastAsia"/>
          <w:sz w:val="21"/>
          <w:szCs w:val="21"/>
          <w:u w:val="single"/>
        </w:rPr>
        <w:t>（请填写非自然人的非法人的具体证照名称）</w:t>
      </w:r>
      <w:r>
        <w:rPr>
          <w:rFonts w:ascii="SimSun" w:eastAsia="SimSun" w:hAnsi="SimSun" w:cs="SimSun" w:hint="eastAsia"/>
          <w:sz w:val="21"/>
          <w:szCs w:val="21"/>
        </w:rPr>
        <w:t>复印件，该证明材料真实有效，否则我方负全部责任。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□现附上由</w:t>
      </w:r>
      <w:r>
        <w:rPr>
          <w:rFonts w:ascii="SimSun" w:eastAsia="SimSun" w:hAnsi="SimSun" w:cs="SimSun" w:hint="eastAsia"/>
          <w:sz w:val="21"/>
          <w:szCs w:val="21"/>
          <w:u w:val="single"/>
        </w:rPr>
        <w:t>（填写“签发机关全称”）</w:t>
      </w:r>
      <w:r>
        <w:rPr>
          <w:rFonts w:ascii="SimSun" w:eastAsia="SimSun" w:hAnsi="SimSun" w:cs="SimSun" w:hint="eastAsia"/>
          <w:sz w:val="21"/>
          <w:szCs w:val="21"/>
        </w:rPr>
        <w:t>签发的我方</w:t>
      </w:r>
      <w:r>
        <w:rPr>
          <w:rFonts w:ascii="SimSun" w:eastAsia="SimSun" w:hAnsi="SimSun" w:cs="SimSun" w:hint="eastAsia"/>
          <w:sz w:val="21"/>
          <w:szCs w:val="21"/>
          <w:u w:val="single"/>
        </w:rPr>
        <w:t>（请填写自然人的身份证件名称）</w:t>
      </w:r>
      <w:r>
        <w:rPr>
          <w:rFonts w:ascii="SimSun" w:eastAsia="SimSun" w:hAnsi="SimSun" w:cs="SimSun" w:hint="eastAsia"/>
          <w:sz w:val="21"/>
          <w:szCs w:val="21"/>
        </w:rPr>
        <w:t>复印件，该证明材料真实有效，否则我方负全部责任。</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、请投标人按照实际情况编制填写，在相应的（）中打“√”并选择相应的“□”（若有）后，再按照本格式的要求提供相应证明材料的复印件。</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、投标人为企业的，提供有效的营业执照复印件；投标人为事业单</w:t>
      </w:r>
      <w:r>
        <w:rPr>
          <w:rFonts w:ascii="SimSun" w:eastAsia="SimSun" w:hAnsi="SimSun" w:cs="SimSun" w:hint="eastAsia"/>
          <w:sz w:val="21"/>
          <w:szCs w:val="21"/>
        </w:rPr>
        <w:t>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rPr>
          <w:rFonts w:ascii="Calibri" w:hAnsi="Calibri" w:cs="Calibri"/>
          <w:sz w:val="21"/>
          <w:szCs w:val="21"/>
        </w:rPr>
      </w:pPr>
      <w:r>
        <w:rPr>
          <w:rFonts w:ascii="Calibri" w:hAnsi="Calibri" w:cs="Calibri"/>
          <w:sz w:val="21"/>
          <w:szCs w:val="21"/>
        </w:rPr>
        <w:br/>
      </w:r>
    </w:p>
    <w:p w:rsidR="00D87D24" w:rsidRDefault="004759CB">
      <w:pPr>
        <w:rPr>
          <w:rFonts w:ascii="Calibri" w:hAnsi="Calibri" w:cs="Calibri"/>
          <w:szCs w:val="21"/>
        </w:rPr>
      </w:pPr>
      <w:r>
        <w:rPr>
          <w:rFonts w:ascii="Calibri" w:hAnsi="Calibri" w:cs="Calibri"/>
          <w:szCs w:val="21"/>
        </w:rPr>
        <w:br w:type="page"/>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lastRenderedPageBreak/>
        <w:t>二</w:t>
      </w:r>
      <w:r>
        <w:rPr>
          <w:rStyle w:val="ab"/>
          <w:rFonts w:ascii="SimSun" w:eastAsia="SimSun" w:hAnsi="SimSun" w:cs="SimSun" w:hint="eastAsia"/>
          <w:bCs/>
          <w:sz w:val="21"/>
          <w:szCs w:val="21"/>
        </w:rPr>
        <w:t>-3</w:t>
      </w:r>
      <w:r>
        <w:rPr>
          <w:rStyle w:val="ab"/>
          <w:rFonts w:ascii="SimSun" w:eastAsia="SimSun" w:hAnsi="SimSun" w:cs="SimSun" w:hint="eastAsia"/>
          <w:bCs/>
          <w:sz w:val="21"/>
          <w:szCs w:val="21"/>
        </w:rPr>
        <w:t>财务状况报告（财务报告、或资信证明）</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致：</w:t>
      </w:r>
      <w:r>
        <w:rPr>
          <w:rFonts w:ascii="SimSun" w:eastAsia="SimSun" w:hAnsi="SimSun" w:cs="SimSun" w:hint="eastAsia"/>
          <w:sz w:val="21"/>
          <w:szCs w:val="21"/>
          <w:u w:val="single"/>
        </w:rPr>
        <w:t>           </w:t>
      </w:r>
      <w:r>
        <w:rPr>
          <w:rFonts w:ascii="SimSun" w:eastAsia="SimSun" w:hAnsi="SimSun" w:cs="SimSun" w:hint="eastAsia"/>
          <w:sz w:val="21"/>
          <w:szCs w:val="21"/>
          <w:u w:val="single"/>
        </w:rPr>
        <w:t>（采购人或采购代理机构）</w:t>
      </w:r>
      <w:r>
        <w:rPr>
          <w:rFonts w:ascii="SimSun" w:eastAsia="SimSun" w:hAnsi="SimSun" w:cs="SimSun" w:hint="eastAsia"/>
          <w:sz w:val="21"/>
          <w:szCs w:val="21"/>
          <w:u w:val="single"/>
        </w:rPr>
        <w:t> </w:t>
      </w:r>
    </w:p>
    <w:p w:rsidR="00D87D24" w:rsidRDefault="004759CB">
      <w:pPr>
        <w:pStyle w:val="aa"/>
        <w:widowControl/>
        <w:spacing w:beforeAutospacing="0" w:after="150" w:afterAutospacing="0"/>
        <w:ind w:firstLine="420"/>
        <w:outlineLvl w:val="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）投标人提供财务报告的</w:t>
      </w:r>
    </w:p>
    <w:p w:rsidR="00D87D24" w:rsidRDefault="004759CB">
      <w:pPr>
        <w:pStyle w:val="aa"/>
        <w:widowControl/>
        <w:spacing w:beforeAutospacing="0" w:after="150" w:afterAutospacing="0"/>
        <w:ind w:firstLine="420"/>
      </w:pPr>
      <w:r>
        <w:rPr>
          <w:rFonts w:ascii="SimSun" w:eastAsia="SimSun" w:hAnsi="SimSun" w:cs="SimSun" w:hint="eastAsia"/>
          <w:sz w:val="21"/>
          <w:szCs w:val="21"/>
        </w:rPr>
        <w:t>□企业适用：现附上我方</w:t>
      </w:r>
      <w:r>
        <w:rPr>
          <w:rFonts w:ascii="SimSun" w:eastAsia="SimSun" w:hAnsi="SimSun" w:cs="SimSun" w:hint="eastAsia"/>
          <w:sz w:val="21"/>
          <w:szCs w:val="21"/>
          <w:u w:val="single"/>
        </w:rPr>
        <w:t>（填写“具体的年度、或半年度、或季度”）</w:t>
      </w:r>
      <w:r>
        <w:rPr>
          <w:rFonts w:ascii="SimSun" w:eastAsia="SimSun" w:hAnsi="SimSun" w:cs="SimSun" w:hint="eastAsia"/>
          <w:sz w:val="21"/>
          <w:szCs w:val="21"/>
        </w:rPr>
        <w:t>财务报告复印件，包括资产负债表、利润表、现金流量表、所有者权益变动表（若有）及其附注（若有）、会计师事务所营业执照和注册会计师资格证书，上述证明材料真实有效，否则我方负全部责任。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□事业单位适用：现附上我方</w:t>
      </w:r>
      <w:r>
        <w:rPr>
          <w:rFonts w:ascii="SimSun" w:eastAsia="SimSun" w:hAnsi="SimSun" w:cs="SimSun" w:hint="eastAsia"/>
          <w:sz w:val="21"/>
          <w:szCs w:val="21"/>
          <w:u w:val="single"/>
        </w:rPr>
        <w:t>（填写“具体的年度、或半年度、或季度”）</w:t>
      </w:r>
      <w:r>
        <w:rPr>
          <w:rFonts w:ascii="SimSun" w:eastAsia="SimSun" w:hAnsi="SimSun" w:cs="SimSun" w:hint="eastAsia"/>
          <w:sz w:val="21"/>
          <w:szCs w:val="21"/>
        </w:rPr>
        <w:t>财务报告复印件，包括资产负债表、收入支出表（或收入费用表）、财政补助收入支出表（若有）、会计师事务所营业执照和注册会计师资格证书，上述证明材料真实有效，否则我方负全部责任。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□社会团体、民办非企适用：现附上我方</w:t>
      </w:r>
      <w:r>
        <w:rPr>
          <w:rFonts w:ascii="SimSun" w:eastAsia="SimSun" w:hAnsi="SimSun" w:cs="SimSun" w:hint="eastAsia"/>
          <w:sz w:val="21"/>
          <w:szCs w:val="21"/>
          <w:u w:val="single"/>
        </w:rPr>
        <w:t>（填写“具体的年度、或半年度、或季度”）</w:t>
      </w:r>
      <w:r>
        <w:rPr>
          <w:rFonts w:ascii="SimSun" w:eastAsia="SimSun" w:hAnsi="SimSun" w:cs="SimSun" w:hint="eastAsia"/>
          <w:sz w:val="21"/>
          <w:szCs w:val="21"/>
        </w:rPr>
        <w:t>财务报告复印件，包括资产负债表、业务活动表、现金流量表、会计师事务所营业执照和注册会计师资格证书，上述证明材料真实有效，否则我方负全部责任。</w:t>
      </w:r>
    </w:p>
    <w:p w:rsidR="00D87D24" w:rsidRDefault="004759CB">
      <w:pPr>
        <w:pStyle w:val="aa"/>
        <w:widowControl/>
        <w:spacing w:beforeAutospacing="0" w:after="150" w:afterAutospacing="0"/>
        <w:ind w:firstLine="420"/>
        <w:outlineLvl w:val="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）投标人提供资信证明的</w:t>
      </w:r>
    </w:p>
    <w:p w:rsidR="00D87D24" w:rsidRDefault="004759CB">
      <w:pPr>
        <w:pStyle w:val="aa"/>
        <w:widowControl/>
        <w:spacing w:beforeAutospacing="0" w:after="150" w:afterAutospacing="0"/>
        <w:ind w:firstLine="420"/>
      </w:pPr>
      <w:r>
        <w:rPr>
          <w:rFonts w:ascii="SimSun" w:eastAsia="SimSun" w:hAnsi="SimSun" w:cs="SimSun" w:hint="eastAsia"/>
          <w:sz w:val="21"/>
          <w:szCs w:val="21"/>
        </w:rPr>
        <w:t>□非自然人适用（包括企业、事业单位、社会团体和其他组织）：现附上我方银行：（填写“开户银行全</w:t>
      </w:r>
      <w:r>
        <w:rPr>
          <w:rFonts w:ascii="SimSun" w:eastAsia="SimSun" w:hAnsi="SimSun" w:cs="SimSun" w:hint="eastAsia"/>
          <w:sz w:val="21"/>
          <w:szCs w:val="21"/>
        </w:rPr>
        <w:t>称”）出具的资信证明复印件，上述证明材料真实有效，否则我方负全部责任。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□自然人适用：现附上我方银行：</w:t>
      </w:r>
      <w:r>
        <w:rPr>
          <w:rFonts w:ascii="SimSun" w:eastAsia="SimSun" w:hAnsi="SimSun" w:cs="SimSun" w:hint="eastAsia"/>
          <w:sz w:val="21"/>
          <w:szCs w:val="21"/>
          <w:u w:val="single"/>
        </w:rPr>
        <w:t>（填写自然人的“个人账户的开户银行全称”）</w:t>
      </w:r>
      <w:r>
        <w:rPr>
          <w:rFonts w:ascii="SimSun" w:eastAsia="SimSun" w:hAnsi="SimSun" w:cs="SimSun" w:hint="eastAsia"/>
          <w:sz w:val="21"/>
          <w:szCs w:val="21"/>
        </w:rPr>
        <w:t>出具的资信证明复印件，上述证明材料真实有效，否则我方负全部责任。</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、请投标人按照实际情况编制填写，在相应的（）中打“√”并选择相应的“□”（若有）后，再按照本格式的要求提供相应证明材料的复印件。</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、投标人提供的财务报告复印件（成立年限按照投标截止时间推算）应符合下列规定：</w:t>
      </w:r>
    </w:p>
    <w:p w:rsidR="00D87D24" w:rsidRDefault="004759CB">
      <w:pPr>
        <w:pStyle w:val="aa"/>
        <w:widowControl/>
        <w:spacing w:beforeAutospacing="0" w:after="150" w:afterAutospacing="0"/>
      </w:pPr>
      <w:r>
        <w:rPr>
          <w:rFonts w:ascii="SimSun" w:eastAsia="SimSun" w:hAnsi="SimSun" w:cs="SimSun" w:hint="eastAsia"/>
          <w:sz w:val="21"/>
          <w:szCs w:val="21"/>
        </w:rPr>
        <w:t>2.1</w:t>
      </w:r>
      <w:r>
        <w:rPr>
          <w:rFonts w:ascii="SimSun" w:eastAsia="SimSun" w:hAnsi="SimSun" w:cs="SimSun" w:hint="eastAsia"/>
          <w:sz w:val="21"/>
          <w:szCs w:val="21"/>
        </w:rPr>
        <w:t>成立年限满</w:t>
      </w:r>
      <w:r>
        <w:rPr>
          <w:rFonts w:ascii="Calibri" w:eastAsia="SimSun" w:hAnsi="Calibri" w:cs="Calibri"/>
          <w:sz w:val="21"/>
          <w:szCs w:val="21"/>
        </w:rPr>
        <w:t>1</w:t>
      </w:r>
      <w:r>
        <w:rPr>
          <w:rFonts w:ascii="SimSun" w:eastAsia="SimSun" w:hAnsi="SimSun" w:cs="SimSun" w:hint="eastAsia"/>
          <w:sz w:val="21"/>
          <w:szCs w:val="21"/>
        </w:rPr>
        <w:t>年及以上的投标人，提供经审计的招标文件规定的年度财务报告。</w:t>
      </w:r>
    </w:p>
    <w:p w:rsidR="00D87D24" w:rsidRDefault="004759CB">
      <w:pPr>
        <w:pStyle w:val="aa"/>
        <w:widowControl/>
        <w:spacing w:beforeAutospacing="0" w:after="150" w:afterAutospacing="0"/>
      </w:pPr>
      <w:r>
        <w:rPr>
          <w:rFonts w:ascii="SimSun" w:eastAsia="SimSun" w:hAnsi="SimSun" w:cs="SimSun" w:hint="eastAsia"/>
          <w:sz w:val="21"/>
          <w:szCs w:val="21"/>
        </w:rPr>
        <w:t>2.2</w:t>
      </w:r>
      <w:r>
        <w:rPr>
          <w:rFonts w:ascii="SimSun" w:eastAsia="SimSun" w:hAnsi="SimSun" w:cs="SimSun" w:hint="eastAsia"/>
          <w:sz w:val="21"/>
          <w:szCs w:val="21"/>
        </w:rPr>
        <w:t>成立年限满半年但不足</w:t>
      </w:r>
      <w:r>
        <w:rPr>
          <w:rFonts w:ascii="Calibri" w:eastAsia="SimSun" w:hAnsi="Calibri" w:cs="Calibri"/>
          <w:sz w:val="21"/>
          <w:szCs w:val="21"/>
        </w:rPr>
        <w:t>1</w:t>
      </w:r>
      <w:r>
        <w:rPr>
          <w:rFonts w:ascii="SimSun" w:eastAsia="SimSun" w:hAnsi="SimSun" w:cs="SimSun" w:hint="eastAsia"/>
          <w:sz w:val="21"/>
          <w:szCs w:val="21"/>
        </w:rPr>
        <w:t>年的投标人，提供该半年度中任一季度的季度财务报告或该半年度的半年度财务报告。</w:t>
      </w:r>
    </w:p>
    <w:p w:rsidR="00D87D24" w:rsidRDefault="004759CB">
      <w:pPr>
        <w:pStyle w:val="aa"/>
        <w:widowControl/>
        <w:spacing w:beforeAutospacing="0" w:after="150" w:afterAutospacing="0"/>
      </w:pPr>
      <w:r>
        <w:rPr>
          <w:rStyle w:val="ab"/>
          <w:rFonts w:ascii="SimSun" w:eastAsia="SimSun" w:hAnsi="SimSun" w:cs="SimSun" w:hint="eastAsia"/>
          <w:bCs/>
        </w:rPr>
        <w:t>※无法按照本格式第</w:t>
      </w:r>
      <w:r>
        <w:rPr>
          <w:rStyle w:val="ab"/>
          <w:rFonts w:ascii="SimSun" w:eastAsia="SimSun" w:hAnsi="SimSun" w:cs="SimSun" w:hint="eastAsia"/>
          <w:bCs/>
        </w:rPr>
        <w:t>2.1</w:t>
      </w:r>
      <w:r>
        <w:rPr>
          <w:rStyle w:val="ab"/>
          <w:rFonts w:ascii="SimSun" w:eastAsia="SimSun" w:hAnsi="SimSun" w:cs="SimSun" w:hint="eastAsia"/>
          <w:bCs/>
        </w:rPr>
        <w:t>、</w:t>
      </w:r>
      <w:r>
        <w:rPr>
          <w:rStyle w:val="ab"/>
          <w:rFonts w:ascii="SimSun" w:eastAsia="SimSun" w:hAnsi="SimSun" w:cs="SimSun" w:hint="eastAsia"/>
          <w:bCs/>
        </w:rPr>
        <w:t>2.2</w:t>
      </w:r>
      <w:r>
        <w:rPr>
          <w:rStyle w:val="ab"/>
          <w:rFonts w:ascii="SimSun" w:eastAsia="SimSun" w:hAnsi="SimSun" w:cs="SimSun" w:hint="eastAsia"/>
          <w:bCs/>
        </w:rPr>
        <w:t>条规定提供财务报告复印件的投标人（包括但不限于：成立年限满</w:t>
      </w:r>
      <w:r>
        <w:rPr>
          <w:rStyle w:val="ab"/>
          <w:rFonts w:ascii="SimSun" w:eastAsia="SimSun" w:hAnsi="SimSun" w:cs="SimSun" w:hint="eastAsia"/>
          <w:bCs/>
        </w:rPr>
        <w:t>1</w:t>
      </w:r>
      <w:r>
        <w:rPr>
          <w:rStyle w:val="ab"/>
          <w:rFonts w:ascii="SimSun" w:eastAsia="SimSun" w:hAnsi="SimSun" w:cs="SimSun" w:hint="eastAsia"/>
          <w:bCs/>
        </w:rPr>
        <w:t>年及以上的投标人、成立年限满半年但不足</w:t>
      </w:r>
      <w:r>
        <w:rPr>
          <w:rStyle w:val="ab"/>
          <w:rFonts w:ascii="SimSun" w:eastAsia="SimSun" w:hAnsi="SimSun" w:cs="SimSun" w:hint="eastAsia"/>
          <w:bCs/>
        </w:rPr>
        <w:t>1</w:t>
      </w:r>
      <w:r>
        <w:rPr>
          <w:rStyle w:val="ab"/>
          <w:rFonts w:ascii="SimSun" w:eastAsia="SimSun" w:hAnsi="SimSun" w:cs="SimSun" w:hint="eastAsia"/>
          <w:bCs/>
        </w:rPr>
        <w:t>年的投标人、成立年限不足半年的投标人），应按照本格式的要求选择提供资信证明复印件。</w:t>
      </w:r>
    </w:p>
    <w:p w:rsidR="00D87D24" w:rsidRDefault="00D87D24">
      <w:pPr>
        <w:pStyle w:val="aa"/>
        <w:widowControl/>
        <w:spacing w:beforeAutospacing="0" w:after="240" w:afterAutospacing="0"/>
      </w:pP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jc w:val="center"/>
      </w:pPr>
      <w:r>
        <w:rPr>
          <w:rFonts w:ascii="SimSun" w:eastAsia="SimSun" w:hAnsi="SimSun" w:cs="SimSun" w:hint="eastAsia"/>
          <w:sz w:val="21"/>
          <w:szCs w:val="21"/>
        </w:rPr>
        <w:lastRenderedPageBreak/>
        <w:t>二</w:t>
      </w:r>
      <w:r>
        <w:rPr>
          <w:rStyle w:val="ab"/>
          <w:rFonts w:ascii="SimSun" w:eastAsia="SimSun" w:hAnsi="SimSun" w:cs="SimSun" w:hint="eastAsia"/>
          <w:bCs/>
          <w:sz w:val="21"/>
          <w:szCs w:val="21"/>
        </w:rPr>
        <w:t>-4</w:t>
      </w:r>
      <w:r>
        <w:rPr>
          <w:rStyle w:val="ab"/>
          <w:rFonts w:ascii="SimSun" w:eastAsia="SimSun" w:hAnsi="SimSun" w:cs="SimSun" w:hint="eastAsia"/>
          <w:bCs/>
          <w:sz w:val="21"/>
          <w:szCs w:val="21"/>
        </w:rPr>
        <w:t>依法缴纳税收证明材料</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致：</w:t>
      </w:r>
      <w:r>
        <w:rPr>
          <w:rFonts w:ascii="SimSun" w:eastAsia="SimSun" w:hAnsi="SimSun" w:cs="SimSun" w:hint="eastAsia"/>
          <w:sz w:val="21"/>
          <w:szCs w:val="21"/>
          <w:u w:val="single"/>
        </w:rPr>
        <w:t>            </w:t>
      </w:r>
      <w:r>
        <w:rPr>
          <w:rFonts w:ascii="SimSun" w:eastAsia="SimSun" w:hAnsi="SimSun" w:cs="SimSun" w:hint="eastAsia"/>
          <w:sz w:val="21"/>
          <w:szCs w:val="21"/>
          <w:u w:val="single"/>
        </w:rPr>
        <w:t>（采购人或采购代理机构）</w:t>
      </w:r>
      <w:r>
        <w:rPr>
          <w:rFonts w:ascii="SimSun" w:eastAsia="SimSun" w:hAnsi="SimSun" w:cs="SimSun" w:hint="eastAsia"/>
          <w:sz w:val="21"/>
          <w:szCs w:val="21"/>
          <w:u w:val="single"/>
        </w:rPr>
        <w:t> </w:t>
      </w:r>
    </w:p>
    <w:p w:rsidR="00D87D24" w:rsidRDefault="004759CB">
      <w:pPr>
        <w:pStyle w:val="aa"/>
        <w:widowControl/>
        <w:spacing w:beforeAutospacing="0" w:after="150" w:afterAutospacing="0"/>
        <w:ind w:firstLine="420"/>
      </w:pPr>
      <w:r>
        <w:rPr>
          <w:rFonts w:ascii="SimSun" w:eastAsia="SimSun" w:hAnsi="SimSun" w:cs="SimSun" w:hint="eastAsia"/>
          <w:sz w:val="21"/>
          <w:szCs w:val="21"/>
        </w:rPr>
        <w:t>1</w:t>
      </w:r>
      <w:r>
        <w:rPr>
          <w:rFonts w:ascii="SimSun" w:eastAsia="SimSun" w:hAnsi="SimSun" w:cs="SimSun" w:hint="eastAsia"/>
          <w:sz w:val="21"/>
          <w:szCs w:val="21"/>
        </w:rPr>
        <w:t>、依法缴纳税收的投标人</w:t>
      </w:r>
    </w:p>
    <w:p w:rsidR="00D87D24" w:rsidRDefault="004759CB">
      <w:pPr>
        <w:pStyle w:val="aa"/>
        <w:widowControl/>
        <w:spacing w:beforeAutospacing="0" w:after="150" w:afterAutospacing="0"/>
        <w:ind w:firstLine="42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）法人（包括企业、事业单位和社会团体）的</w:t>
      </w:r>
    </w:p>
    <w:p w:rsidR="00D87D24" w:rsidRDefault="004759CB">
      <w:pPr>
        <w:pStyle w:val="aa"/>
        <w:widowControl/>
        <w:spacing w:beforeAutospacing="0" w:after="150" w:afterAutospacing="0"/>
        <w:ind w:firstLine="420"/>
      </w:pPr>
      <w:r>
        <w:rPr>
          <w:rFonts w:ascii="SimSun" w:eastAsia="SimSun" w:hAnsi="SimSun" w:cs="SimSun" w:hint="eastAsia"/>
          <w:sz w:val="21"/>
          <w:szCs w:val="21"/>
        </w:rPr>
        <w:t>现附上自</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日至</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日期间我方缴纳</w:t>
      </w:r>
      <w:r>
        <w:rPr>
          <w:rFonts w:ascii="SimSun" w:eastAsia="SimSun" w:hAnsi="SimSun" w:cs="SimSun" w:hint="eastAsia"/>
          <w:sz w:val="21"/>
          <w:szCs w:val="21"/>
          <w:u w:val="single"/>
        </w:rPr>
        <w:t>（包括但不限于税务机关出具的专用收据、税收缴纳证明或税收代缴银行的缴款收讫凭证）等</w:t>
      </w:r>
      <w:r>
        <w:rPr>
          <w:rFonts w:ascii="SimSun" w:eastAsia="SimSun" w:hAnsi="SimSun" w:cs="SimSun" w:hint="eastAsia"/>
          <w:sz w:val="21"/>
          <w:szCs w:val="21"/>
        </w:rPr>
        <w:t>税收凭据复印件，上述证明材料真实有效，否则我方负全部责任。</w:t>
      </w:r>
    </w:p>
    <w:p w:rsidR="00D87D24" w:rsidRDefault="004759CB">
      <w:pPr>
        <w:pStyle w:val="aa"/>
        <w:widowControl/>
        <w:spacing w:beforeAutospacing="0" w:after="150" w:afterAutospacing="0"/>
        <w:ind w:firstLine="420"/>
        <w:outlineLvl w:val="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）非法人（包括其他组织、自然人）的</w:t>
      </w:r>
    </w:p>
    <w:p w:rsidR="00D87D24" w:rsidRDefault="004759CB">
      <w:pPr>
        <w:pStyle w:val="aa"/>
        <w:widowControl/>
        <w:spacing w:beforeAutospacing="0" w:after="150" w:afterAutospacing="0"/>
        <w:ind w:firstLine="420"/>
      </w:pPr>
      <w:r>
        <w:rPr>
          <w:rFonts w:ascii="SimSun" w:eastAsia="SimSun" w:hAnsi="SimSun" w:cs="SimSun" w:hint="eastAsia"/>
          <w:sz w:val="21"/>
          <w:szCs w:val="21"/>
        </w:rPr>
        <w:t>现附上自</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日至</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日期间我方缴纳</w:t>
      </w:r>
      <w:r>
        <w:rPr>
          <w:rFonts w:ascii="SimSun" w:eastAsia="SimSun" w:hAnsi="SimSun" w:cs="SimSun" w:hint="eastAsia"/>
          <w:sz w:val="21"/>
          <w:szCs w:val="21"/>
          <w:u w:val="single"/>
        </w:rPr>
        <w:t>（包括但不限于税务机关出具的专用收据、税收缴纳证明或税收代缴银行的缴款收讫凭证）等</w:t>
      </w:r>
      <w:r>
        <w:rPr>
          <w:rFonts w:ascii="SimSun" w:eastAsia="SimSun" w:hAnsi="SimSun" w:cs="SimSun" w:hint="eastAsia"/>
          <w:sz w:val="21"/>
          <w:szCs w:val="21"/>
        </w:rPr>
        <w:t>税收凭据复印件，上述证明材料真实有效，否则我方负全部责任。</w:t>
      </w:r>
    </w:p>
    <w:p w:rsidR="00D87D24" w:rsidRDefault="004759CB">
      <w:pPr>
        <w:pStyle w:val="aa"/>
        <w:widowControl/>
        <w:spacing w:beforeAutospacing="0" w:after="150" w:afterAutospacing="0"/>
        <w:ind w:firstLine="420"/>
        <w:outlineLvl w:val="0"/>
      </w:pPr>
      <w:r>
        <w:rPr>
          <w:rFonts w:ascii="SimSun" w:eastAsia="SimSun" w:hAnsi="SimSun" w:cs="SimSun" w:hint="eastAsia"/>
          <w:sz w:val="21"/>
          <w:szCs w:val="21"/>
        </w:rPr>
        <w:t>2</w:t>
      </w:r>
      <w:r>
        <w:rPr>
          <w:rFonts w:ascii="SimSun" w:eastAsia="SimSun" w:hAnsi="SimSun" w:cs="SimSun" w:hint="eastAsia"/>
          <w:sz w:val="21"/>
          <w:szCs w:val="21"/>
        </w:rPr>
        <w:t>、依法免税的投标人</w:t>
      </w:r>
    </w:p>
    <w:p w:rsidR="00D87D24" w:rsidRDefault="004759CB">
      <w:pPr>
        <w:pStyle w:val="aa"/>
        <w:widowControl/>
        <w:spacing w:beforeAutospacing="0" w:after="150" w:afterAutospacing="0"/>
        <w:ind w:firstLine="42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）现附上我方依法免税证明材料复印件，上述证明材料真实有效，否则我方负全部责任。</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、请投标人按照实际情况编制填写，在相应的（）中打“√”，并按照本格式的要求提供相应证明材料的复印件。</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、投标人提供的税收凭据复印件应符合下列规定：</w:t>
      </w:r>
    </w:p>
    <w:p w:rsidR="00D87D24" w:rsidRDefault="004759CB">
      <w:pPr>
        <w:pStyle w:val="aa"/>
        <w:widowControl/>
        <w:spacing w:beforeAutospacing="0" w:after="150" w:afterAutospacing="0"/>
      </w:pPr>
      <w:r>
        <w:rPr>
          <w:rFonts w:ascii="SimSun" w:eastAsia="SimSun" w:hAnsi="SimSun" w:cs="SimSun" w:hint="eastAsia"/>
          <w:sz w:val="21"/>
          <w:szCs w:val="21"/>
        </w:rPr>
        <w:t>2.1</w:t>
      </w:r>
      <w:r>
        <w:rPr>
          <w:rFonts w:ascii="SimSun" w:eastAsia="SimSun" w:hAnsi="SimSun" w:cs="SimSun" w:hint="eastAsia"/>
          <w:sz w:val="21"/>
          <w:szCs w:val="21"/>
        </w:rPr>
        <w:t>投标截止时间前（不含投标截止时间的当月）已依法缴纳税收的投标人，提供投标截止时间前六个月（不含投标截止时间的当月）中任一月份的税收凭据复印件。</w:t>
      </w:r>
    </w:p>
    <w:p w:rsidR="00D87D24" w:rsidRDefault="004759CB">
      <w:pPr>
        <w:pStyle w:val="aa"/>
        <w:widowControl/>
        <w:spacing w:beforeAutospacing="0" w:after="150" w:afterAutospacing="0"/>
      </w:pPr>
      <w:r>
        <w:rPr>
          <w:rFonts w:ascii="SimSun" w:eastAsia="SimSun" w:hAnsi="SimSun" w:cs="SimSun" w:hint="eastAsia"/>
          <w:sz w:val="21"/>
          <w:szCs w:val="21"/>
        </w:rPr>
        <w:t>2.2</w:t>
      </w:r>
      <w:r>
        <w:rPr>
          <w:rFonts w:ascii="SimSun" w:eastAsia="SimSun" w:hAnsi="SimSun" w:cs="SimSun" w:hint="eastAsia"/>
          <w:sz w:val="21"/>
          <w:szCs w:val="21"/>
        </w:rPr>
        <w:t>投标截止时间的当月成立且</w:t>
      </w:r>
      <w:r>
        <w:rPr>
          <w:rFonts w:ascii="SimSun" w:eastAsia="SimSun" w:hAnsi="SimSun" w:cs="SimSun" w:hint="eastAsia"/>
          <w:sz w:val="21"/>
          <w:szCs w:val="21"/>
        </w:rPr>
        <w:t>已依法缴纳税收的投标人，提供投标截止时间当月的税收凭据复印件。</w:t>
      </w:r>
    </w:p>
    <w:p w:rsidR="00D87D24" w:rsidRDefault="004759CB">
      <w:pPr>
        <w:pStyle w:val="aa"/>
        <w:widowControl/>
        <w:spacing w:beforeAutospacing="0" w:after="150" w:afterAutospacing="0"/>
      </w:pPr>
      <w:r>
        <w:rPr>
          <w:rFonts w:ascii="SimSun" w:eastAsia="SimSun" w:hAnsi="SimSun" w:cs="SimSun" w:hint="eastAsia"/>
          <w:sz w:val="21"/>
          <w:szCs w:val="21"/>
        </w:rPr>
        <w:t>2.3</w:t>
      </w:r>
      <w:r>
        <w:rPr>
          <w:rFonts w:ascii="SimSun" w:eastAsia="SimSun" w:hAnsi="SimSun" w:cs="SimSun" w:hint="eastAsia"/>
          <w:sz w:val="21"/>
          <w:szCs w:val="21"/>
        </w:rPr>
        <w:t>投标截止时间的当月成立但因税务机关原因导致其尚未依法缴纳税收的投标人，提供依法缴纳税收承诺书（格式自拟），该承诺书视同税收凭据。</w:t>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lastRenderedPageBreak/>
        <w:t>二</w:t>
      </w:r>
      <w:r>
        <w:rPr>
          <w:rStyle w:val="ab"/>
          <w:rFonts w:ascii="SimSun" w:eastAsia="SimSun" w:hAnsi="SimSun" w:cs="SimSun" w:hint="eastAsia"/>
          <w:bCs/>
          <w:sz w:val="21"/>
          <w:szCs w:val="21"/>
        </w:rPr>
        <w:t>-5</w:t>
      </w:r>
      <w:r>
        <w:rPr>
          <w:rStyle w:val="ab"/>
          <w:rFonts w:ascii="SimSun" w:eastAsia="SimSun" w:hAnsi="SimSun" w:cs="SimSun" w:hint="eastAsia"/>
          <w:bCs/>
          <w:sz w:val="21"/>
          <w:szCs w:val="21"/>
        </w:rPr>
        <w:t>依法缴纳社会保障资金证明材料</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致：</w:t>
      </w:r>
      <w:r>
        <w:rPr>
          <w:rFonts w:ascii="SimSun" w:eastAsia="SimSun" w:hAnsi="SimSun" w:cs="SimSun" w:hint="eastAsia"/>
          <w:sz w:val="21"/>
          <w:szCs w:val="21"/>
          <w:u w:val="single"/>
        </w:rPr>
        <w:t>           </w:t>
      </w:r>
      <w:r>
        <w:rPr>
          <w:rFonts w:ascii="SimSun" w:eastAsia="SimSun" w:hAnsi="SimSun" w:cs="SimSun" w:hint="eastAsia"/>
          <w:sz w:val="21"/>
          <w:szCs w:val="21"/>
          <w:u w:val="single"/>
        </w:rPr>
        <w:t>（采购人或采购代理机构）</w:t>
      </w:r>
      <w:r>
        <w:rPr>
          <w:rFonts w:ascii="SimSun" w:eastAsia="SimSun" w:hAnsi="SimSun" w:cs="SimSun" w:hint="eastAsia"/>
          <w:sz w:val="21"/>
          <w:szCs w:val="21"/>
          <w:u w:val="single"/>
        </w:rPr>
        <w:t> </w:t>
      </w:r>
    </w:p>
    <w:p w:rsidR="00D87D24" w:rsidRDefault="004759CB">
      <w:pPr>
        <w:pStyle w:val="aa"/>
        <w:widowControl/>
        <w:spacing w:beforeAutospacing="0" w:after="150" w:afterAutospacing="0"/>
        <w:ind w:firstLine="420"/>
      </w:pPr>
      <w:r>
        <w:rPr>
          <w:rFonts w:ascii="SimSun" w:eastAsia="SimSun" w:hAnsi="SimSun" w:cs="SimSun" w:hint="eastAsia"/>
          <w:sz w:val="21"/>
          <w:szCs w:val="21"/>
        </w:rPr>
        <w:t>1</w:t>
      </w:r>
      <w:r>
        <w:rPr>
          <w:rFonts w:ascii="SimSun" w:eastAsia="SimSun" w:hAnsi="SimSun" w:cs="SimSun" w:hint="eastAsia"/>
          <w:sz w:val="21"/>
          <w:szCs w:val="21"/>
        </w:rPr>
        <w:t>、依法缴纳社会保障资金的投标人</w:t>
      </w:r>
    </w:p>
    <w:p w:rsidR="00D87D24" w:rsidRDefault="004759CB">
      <w:pPr>
        <w:pStyle w:val="aa"/>
        <w:widowControl/>
        <w:spacing w:beforeAutospacing="0" w:after="150" w:afterAutospacing="0"/>
        <w:ind w:firstLine="42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）法人（包括企业、事业单位和社会团体）的</w:t>
      </w:r>
    </w:p>
    <w:p w:rsidR="00D87D24" w:rsidRDefault="004759CB">
      <w:pPr>
        <w:pStyle w:val="aa"/>
        <w:widowControl/>
        <w:spacing w:beforeAutospacing="0" w:after="150" w:afterAutospacing="0"/>
        <w:ind w:firstLine="420"/>
      </w:pPr>
      <w:r>
        <w:rPr>
          <w:rFonts w:ascii="SimSun" w:eastAsia="SimSun" w:hAnsi="SimSun" w:cs="SimSun" w:hint="eastAsia"/>
          <w:sz w:val="21"/>
          <w:szCs w:val="21"/>
        </w:rPr>
        <w:t>现附上自</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日至</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日我方缴纳的社会保险凭据（限：税务机关</w:t>
      </w:r>
      <w:r>
        <w:rPr>
          <w:rFonts w:ascii="SimSun" w:eastAsia="SimSun" w:hAnsi="SimSun" w:cs="SimSun" w:hint="eastAsia"/>
          <w:sz w:val="21"/>
          <w:szCs w:val="21"/>
        </w:rPr>
        <w:t>/</w:t>
      </w:r>
      <w:r>
        <w:rPr>
          <w:rFonts w:ascii="SimSun" w:eastAsia="SimSun" w:hAnsi="SimSun" w:cs="SimSun" w:hint="eastAsia"/>
          <w:sz w:val="21"/>
          <w:szCs w:val="21"/>
        </w:rPr>
        <w:t>社会保障资金管理机关的专用收据或社会保险缴纳清单，或社会保险的银行缴款收讫凭证）复印件，上述证明材料真实有效，否则我方负全部责任。</w:t>
      </w:r>
    </w:p>
    <w:p w:rsidR="00D87D24" w:rsidRDefault="004759CB">
      <w:pPr>
        <w:pStyle w:val="aa"/>
        <w:widowControl/>
        <w:spacing w:beforeAutospacing="0" w:after="150" w:afterAutospacing="0"/>
        <w:ind w:firstLine="420"/>
        <w:outlineLvl w:val="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）非法人（包括其他组织、自然人）的</w:t>
      </w:r>
    </w:p>
    <w:p w:rsidR="00D87D24" w:rsidRDefault="004759CB">
      <w:pPr>
        <w:pStyle w:val="aa"/>
        <w:widowControl/>
        <w:spacing w:beforeAutospacing="0" w:after="150" w:afterAutospacing="0"/>
        <w:ind w:firstLine="420"/>
      </w:pPr>
      <w:r>
        <w:rPr>
          <w:rFonts w:ascii="SimSun" w:eastAsia="SimSun" w:hAnsi="SimSun" w:cs="SimSun" w:hint="eastAsia"/>
          <w:sz w:val="21"/>
          <w:szCs w:val="21"/>
        </w:rPr>
        <w:t>自</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日至</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日我方缴纳的社会保险凭据（限：税务机关</w:t>
      </w:r>
      <w:r>
        <w:rPr>
          <w:rFonts w:ascii="SimSun" w:eastAsia="SimSun" w:hAnsi="SimSun" w:cs="SimSun" w:hint="eastAsia"/>
          <w:sz w:val="21"/>
          <w:szCs w:val="21"/>
        </w:rPr>
        <w:t>/</w:t>
      </w:r>
      <w:r>
        <w:rPr>
          <w:rFonts w:ascii="SimSun" w:eastAsia="SimSun" w:hAnsi="SimSun" w:cs="SimSun" w:hint="eastAsia"/>
          <w:sz w:val="21"/>
          <w:szCs w:val="21"/>
        </w:rPr>
        <w:t>社会保障资金管理机关的专用收据或社会保险缴纳清单，或社会保险的银行缴款收讫凭证）复印件，上述证明材料真实有效，否则我方负全部责任。</w:t>
      </w:r>
    </w:p>
    <w:p w:rsidR="00D87D24" w:rsidRDefault="004759CB">
      <w:pPr>
        <w:pStyle w:val="aa"/>
        <w:widowControl/>
        <w:spacing w:beforeAutospacing="0" w:after="150" w:afterAutospacing="0"/>
        <w:ind w:firstLine="420"/>
        <w:outlineLvl w:val="0"/>
      </w:pPr>
      <w:r>
        <w:rPr>
          <w:rFonts w:ascii="SimSun" w:eastAsia="SimSun" w:hAnsi="SimSun" w:cs="SimSun" w:hint="eastAsia"/>
          <w:sz w:val="21"/>
          <w:szCs w:val="21"/>
        </w:rPr>
        <w:t>2</w:t>
      </w:r>
      <w:r>
        <w:rPr>
          <w:rFonts w:ascii="SimSun" w:eastAsia="SimSun" w:hAnsi="SimSun" w:cs="SimSun" w:hint="eastAsia"/>
          <w:sz w:val="21"/>
          <w:szCs w:val="21"/>
        </w:rPr>
        <w:t>、依法不需要缴纳社会保障资金的投标人</w:t>
      </w:r>
    </w:p>
    <w:p w:rsidR="00D87D24" w:rsidRDefault="004759CB">
      <w:pPr>
        <w:pStyle w:val="aa"/>
        <w:widowControl/>
        <w:spacing w:beforeAutospacing="0" w:after="150" w:afterAutospacing="0"/>
        <w:ind w:firstLine="42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）现附上我方依法不需要缴纳社会保障资金证明材料复印件，上述证明材料真实有效，否则我方负全部责任。</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、请投标人按照实际情况编制填写，在相应的（）中打“√”，并按照本格式的要求提供相应证明材料的复印件。</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、投标人提供的社会保险凭据复印件应符合下列规定：</w:t>
      </w:r>
    </w:p>
    <w:p w:rsidR="00D87D24" w:rsidRDefault="004759CB">
      <w:pPr>
        <w:pStyle w:val="aa"/>
        <w:widowControl/>
        <w:spacing w:beforeAutospacing="0" w:after="150" w:afterAutospacing="0"/>
      </w:pPr>
      <w:r>
        <w:rPr>
          <w:rFonts w:ascii="SimSun" w:eastAsia="SimSun" w:hAnsi="SimSun" w:cs="SimSun" w:hint="eastAsia"/>
          <w:sz w:val="21"/>
          <w:szCs w:val="21"/>
        </w:rPr>
        <w:t>2.1</w:t>
      </w:r>
      <w:r>
        <w:rPr>
          <w:rFonts w:ascii="SimSun" w:eastAsia="SimSun" w:hAnsi="SimSun" w:cs="SimSun" w:hint="eastAsia"/>
          <w:sz w:val="21"/>
          <w:szCs w:val="21"/>
        </w:rPr>
        <w:t>投标截止时间前（不含投标截止时间的当月）已依法缴纳社会保障资金的投标人，提供投标截止时间前六个月（不含投标截止时间的当月）中任一月份的社会保险凭据复印件。</w:t>
      </w:r>
    </w:p>
    <w:p w:rsidR="00D87D24" w:rsidRDefault="004759CB">
      <w:pPr>
        <w:pStyle w:val="aa"/>
        <w:widowControl/>
        <w:spacing w:beforeAutospacing="0" w:after="150" w:afterAutospacing="0"/>
      </w:pPr>
      <w:r>
        <w:rPr>
          <w:rFonts w:ascii="SimSun" w:eastAsia="SimSun" w:hAnsi="SimSun" w:cs="SimSun" w:hint="eastAsia"/>
          <w:sz w:val="21"/>
          <w:szCs w:val="21"/>
        </w:rPr>
        <w:t>2.2</w:t>
      </w:r>
      <w:r>
        <w:rPr>
          <w:rFonts w:ascii="SimSun" w:eastAsia="SimSun" w:hAnsi="SimSun" w:cs="SimSun" w:hint="eastAsia"/>
          <w:sz w:val="21"/>
          <w:szCs w:val="21"/>
        </w:rPr>
        <w:t>投标截止时间的当月成立且已依法缴纳社会保障资金的投标人，提供投标截止时间</w:t>
      </w:r>
      <w:r>
        <w:rPr>
          <w:rFonts w:ascii="SimSun" w:eastAsia="SimSun" w:hAnsi="SimSun" w:cs="SimSun" w:hint="eastAsia"/>
          <w:sz w:val="21"/>
          <w:szCs w:val="21"/>
        </w:rPr>
        <w:t>当月的社会保险凭据复印件。</w:t>
      </w:r>
    </w:p>
    <w:p w:rsidR="00D87D24" w:rsidRDefault="004759CB">
      <w:pPr>
        <w:pStyle w:val="aa"/>
        <w:widowControl/>
        <w:spacing w:beforeAutospacing="0" w:after="150" w:afterAutospacing="0"/>
      </w:pPr>
      <w:r>
        <w:rPr>
          <w:rFonts w:ascii="SimSun" w:eastAsia="SimSun" w:hAnsi="SimSun" w:cs="SimSun" w:hint="eastAsia"/>
          <w:sz w:val="21"/>
          <w:szCs w:val="21"/>
        </w:rPr>
        <w:t>2.3</w:t>
      </w:r>
      <w:r>
        <w:rPr>
          <w:rFonts w:ascii="SimSun" w:eastAsia="SimSun" w:hAnsi="SimSun" w:cs="SimSun" w:hint="eastAsia"/>
          <w:sz w:val="21"/>
          <w:szCs w:val="21"/>
        </w:rPr>
        <w:t>投标截止时间的当月成立但因税务机关</w:t>
      </w:r>
      <w:r>
        <w:rPr>
          <w:rFonts w:ascii="Calibri" w:eastAsia="SimSun" w:hAnsi="Calibri" w:cs="Calibri"/>
          <w:sz w:val="21"/>
          <w:szCs w:val="21"/>
        </w:rPr>
        <w:t>/</w:t>
      </w:r>
      <w:r>
        <w:rPr>
          <w:rFonts w:ascii="SimSun" w:eastAsia="SimSun" w:hAnsi="SimSun" w:cs="SimSun" w:hint="eastAsia"/>
          <w:sz w:val="21"/>
          <w:szCs w:val="21"/>
        </w:rPr>
        <w:t>社会保障资金管理机关原因导致其尚未依法缴纳社会保障资金的投标人，提供依法缴纳社会保障资金承诺书（格式自拟），该承诺书视同社会保险凭据。</w:t>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Fonts w:ascii="SimSun" w:eastAsia="SimSun" w:hAnsi="SimSun" w:cs="SimSun" w:hint="eastAsia"/>
          <w:sz w:val="21"/>
          <w:szCs w:val="21"/>
        </w:rPr>
        <w:lastRenderedPageBreak/>
        <w:t>二</w:t>
      </w:r>
      <w:r>
        <w:rPr>
          <w:rStyle w:val="ab"/>
          <w:rFonts w:ascii="SimSun" w:eastAsia="SimSun" w:hAnsi="SimSun" w:cs="SimSun" w:hint="eastAsia"/>
          <w:bCs/>
          <w:sz w:val="21"/>
          <w:szCs w:val="21"/>
        </w:rPr>
        <w:t>-6</w:t>
      </w:r>
      <w:r>
        <w:rPr>
          <w:rStyle w:val="ab"/>
          <w:rFonts w:ascii="SimSun" w:eastAsia="SimSun" w:hAnsi="SimSun" w:cs="SimSun" w:hint="eastAsia"/>
          <w:bCs/>
          <w:sz w:val="21"/>
          <w:szCs w:val="21"/>
        </w:rPr>
        <w:t>具备履行合同所必需设备和专业技术能力的声明函（若有）</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致：</w:t>
      </w:r>
      <w:r>
        <w:rPr>
          <w:rFonts w:ascii="SimSun" w:eastAsia="SimSun" w:hAnsi="SimSun" w:cs="SimSun" w:hint="eastAsia"/>
          <w:sz w:val="21"/>
          <w:szCs w:val="21"/>
          <w:u w:val="single"/>
        </w:rPr>
        <w:t>           </w:t>
      </w:r>
      <w:r>
        <w:rPr>
          <w:rFonts w:ascii="SimSun" w:eastAsia="SimSun" w:hAnsi="SimSun" w:cs="SimSun" w:hint="eastAsia"/>
          <w:sz w:val="21"/>
          <w:szCs w:val="21"/>
          <w:u w:val="single"/>
        </w:rPr>
        <w:t>（采购人或采购代理机构）</w:t>
      </w:r>
      <w:r>
        <w:rPr>
          <w:rFonts w:ascii="SimSun" w:eastAsia="SimSun" w:hAnsi="SimSun" w:cs="SimSun" w:hint="eastAsia"/>
          <w:sz w:val="21"/>
          <w:szCs w:val="21"/>
          <w:u w:val="single"/>
        </w:rPr>
        <w:t> </w:t>
      </w:r>
    </w:p>
    <w:p w:rsidR="00D87D24" w:rsidRDefault="004759CB">
      <w:pPr>
        <w:pStyle w:val="aa"/>
        <w:widowControl/>
        <w:spacing w:beforeAutospacing="0" w:after="150" w:afterAutospacing="0"/>
        <w:ind w:firstLine="420"/>
      </w:pPr>
      <w:r>
        <w:rPr>
          <w:rFonts w:ascii="SimSun" w:eastAsia="SimSun" w:hAnsi="SimSun" w:cs="SimSun" w:hint="eastAsia"/>
          <w:sz w:val="21"/>
          <w:szCs w:val="21"/>
        </w:rPr>
        <w:t>我方具备履行合同所必需的设备和专业技术能力，否则产生不利后果由我方承担责任。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特此声明。</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、招标文件未要求投标人提供“具备履行合同所必需的设备和专业技术能力专项证明材料”的，投标人应提供本声明函。</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、招标文件要求投标人提供“具备履行合同所必需的设备和专业技术能力专项证明材料”的，投标人可不提供本声明函。</w:t>
      </w:r>
    </w:p>
    <w:p w:rsidR="00D87D24" w:rsidRDefault="004759CB">
      <w:pPr>
        <w:pStyle w:val="aa"/>
        <w:widowControl/>
        <w:spacing w:beforeAutospacing="0" w:after="150" w:afterAutospacing="0"/>
      </w:pPr>
      <w:r>
        <w:rPr>
          <w:rFonts w:ascii="SimSun" w:eastAsia="SimSun" w:hAnsi="SimSun" w:cs="SimSun" w:hint="eastAsia"/>
          <w:sz w:val="21"/>
          <w:szCs w:val="21"/>
        </w:rPr>
        <w:t>3</w:t>
      </w:r>
      <w:r>
        <w:rPr>
          <w:rFonts w:ascii="SimSun" w:eastAsia="SimSun" w:hAnsi="SimSun" w:cs="SimSun" w:hint="eastAsia"/>
          <w:sz w:val="21"/>
          <w:szCs w:val="21"/>
        </w:rPr>
        <w:t>、请投标人根据实际情况如实声明，否则</w:t>
      </w:r>
      <w:r>
        <w:rPr>
          <w:rStyle w:val="ab"/>
          <w:rFonts w:ascii="SimSun" w:eastAsia="SimSun" w:hAnsi="SimSun" w:cs="SimSun" w:hint="eastAsia"/>
          <w:bCs/>
          <w:sz w:val="21"/>
          <w:szCs w:val="21"/>
        </w:rPr>
        <w:t>视为提供虚假材料。</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rPr>
          <w:rFonts w:ascii="Calibri" w:hAnsi="Calibri" w:cs="Calibri"/>
          <w:sz w:val="21"/>
          <w:szCs w:val="21"/>
        </w:rPr>
      </w:pPr>
      <w:r>
        <w:rPr>
          <w:rFonts w:ascii="Calibri" w:hAnsi="Calibri" w:cs="Calibri"/>
          <w:sz w:val="21"/>
          <w:szCs w:val="21"/>
        </w:rPr>
        <w:br/>
      </w:r>
    </w:p>
    <w:p w:rsidR="00D87D24" w:rsidRDefault="004759CB">
      <w:pPr>
        <w:rPr>
          <w:rFonts w:ascii="Calibri" w:hAnsi="Calibri" w:cs="Calibri"/>
          <w:szCs w:val="21"/>
        </w:rPr>
      </w:pPr>
      <w:r>
        <w:rPr>
          <w:rFonts w:ascii="Calibri" w:hAnsi="Calibri" w:cs="Calibri"/>
          <w:szCs w:val="21"/>
        </w:rPr>
        <w:br w:type="page"/>
      </w:r>
    </w:p>
    <w:p w:rsidR="00D87D24" w:rsidRDefault="004759CB">
      <w:pPr>
        <w:pStyle w:val="aa"/>
        <w:widowControl/>
        <w:spacing w:beforeAutospacing="0" w:after="150" w:afterAutospacing="0"/>
        <w:jc w:val="center"/>
      </w:pPr>
      <w:r>
        <w:rPr>
          <w:rFonts w:ascii="SimSun" w:eastAsia="SimSun" w:hAnsi="SimSun" w:cs="SimSun" w:hint="eastAsia"/>
          <w:sz w:val="21"/>
          <w:szCs w:val="21"/>
        </w:rPr>
        <w:lastRenderedPageBreak/>
        <w:t>二</w:t>
      </w:r>
      <w:r>
        <w:rPr>
          <w:rStyle w:val="ab"/>
          <w:rFonts w:ascii="SimSun" w:eastAsia="SimSun" w:hAnsi="SimSun" w:cs="SimSun" w:hint="eastAsia"/>
          <w:bCs/>
          <w:sz w:val="21"/>
          <w:szCs w:val="21"/>
        </w:rPr>
        <w:t>-7</w:t>
      </w:r>
      <w:r>
        <w:rPr>
          <w:rStyle w:val="ab"/>
          <w:rFonts w:ascii="SimSun" w:eastAsia="SimSun" w:hAnsi="SimSun" w:cs="SimSun" w:hint="eastAsia"/>
          <w:bCs/>
          <w:sz w:val="21"/>
          <w:szCs w:val="21"/>
        </w:rPr>
        <w:t>参加采购活动前三年内在经营活动中没有重大违法记录书面声明</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致：</w:t>
      </w:r>
      <w:r>
        <w:rPr>
          <w:rFonts w:ascii="SimSun" w:eastAsia="SimSun" w:hAnsi="SimSun" w:cs="SimSun" w:hint="eastAsia"/>
          <w:sz w:val="21"/>
          <w:szCs w:val="21"/>
          <w:u w:val="single"/>
        </w:rPr>
        <w:t>           </w:t>
      </w:r>
      <w:r>
        <w:rPr>
          <w:rFonts w:ascii="SimSun" w:eastAsia="SimSun" w:hAnsi="SimSun" w:cs="SimSun" w:hint="eastAsia"/>
          <w:sz w:val="21"/>
          <w:szCs w:val="21"/>
          <w:u w:val="single"/>
        </w:rPr>
        <w:t>（采购人或采购代理机构）</w:t>
      </w:r>
      <w:r>
        <w:rPr>
          <w:rFonts w:ascii="SimSun" w:eastAsia="SimSun" w:hAnsi="SimSun" w:cs="SimSun" w:hint="eastAsia"/>
          <w:sz w:val="21"/>
          <w:szCs w:val="21"/>
          <w:u w:val="single"/>
        </w:rPr>
        <w:t> </w:t>
      </w:r>
    </w:p>
    <w:p w:rsidR="00D87D24" w:rsidRDefault="004759CB">
      <w:pPr>
        <w:pStyle w:val="aa"/>
        <w:widowControl/>
        <w:spacing w:beforeAutospacing="0" w:after="150" w:afterAutospacing="0"/>
        <w:ind w:firstLine="420"/>
      </w:pPr>
      <w:r>
        <w:rPr>
          <w:rFonts w:ascii="SimSun" w:eastAsia="SimSun" w:hAnsi="SimSun" w:cs="SimSun" w:hint="eastAsia"/>
          <w:sz w:val="21"/>
          <w:szCs w:val="21"/>
        </w:rPr>
        <w:t>参加采购活动前三年内，我方在经营活动中没有重大违法记录，即没有因违法经营受到刑事处罚或责令停产停业、吊销许可证或执照、较大数额罚款等行政处罚。否则产生不利后果由我方承担责任。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特此声明。</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 xml:space="preserve">  </w:t>
      </w:r>
      <w:r>
        <w:rPr>
          <w:rFonts w:ascii="SimSun" w:eastAsia="SimSun" w:hAnsi="SimSun" w:cs="SimSun" w:hint="eastAsia"/>
          <w:sz w:val="21"/>
          <w:szCs w:val="21"/>
        </w:rPr>
        <w:t>“重大违法记录”指投标人因违法经营受到刑事处罚或责令停产停业、吊销许可证或执照、较大数额罚款等行政处罚。根据财库〔</w:t>
      </w:r>
      <w:r>
        <w:rPr>
          <w:rFonts w:ascii="SimSun" w:eastAsia="SimSun" w:hAnsi="SimSun" w:cs="SimSun" w:hint="eastAsia"/>
          <w:sz w:val="21"/>
          <w:szCs w:val="21"/>
        </w:rPr>
        <w:t>2022</w:t>
      </w:r>
      <w:r>
        <w:rPr>
          <w:rFonts w:ascii="SimSun" w:eastAsia="SimSun" w:hAnsi="SimSun" w:cs="SimSun" w:hint="eastAsia"/>
          <w:sz w:val="21"/>
          <w:szCs w:val="21"/>
        </w:rPr>
        <w:t>〕</w:t>
      </w:r>
      <w:r>
        <w:rPr>
          <w:rFonts w:ascii="SimSun" w:eastAsia="SimSun" w:hAnsi="SimSun" w:cs="SimSun" w:hint="eastAsia"/>
          <w:sz w:val="21"/>
          <w:szCs w:val="21"/>
        </w:rPr>
        <w:t>3</w:t>
      </w:r>
      <w:r>
        <w:rPr>
          <w:rFonts w:ascii="SimSun" w:eastAsia="SimSun" w:hAnsi="SimSun" w:cs="SimSun" w:hint="eastAsia"/>
          <w:sz w:val="21"/>
          <w:szCs w:val="21"/>
        </w:rPr>
        <w:t>号文件的规定，“较大数额罚款”认定为</w:t>
      </w:r>
      <w:r>
        <w:rPr>
          <w:rFonts w:ascii="SimSun" w:eastAsia="SimSun" w:hAnsi="SimSun" w:cs="SimSun" w:hint="eastAsia"/>
          <w:sz w:val="21"/>
          <w:szCs w:val="21"/>
        </w:rPr>
        <w:t>200</w:t>
      </w:r>
      <w:r>
        <w:rPr>
          <w:rFonts w:ascii="SimSun" w:eastAsia="SimSun" w:hAnsi="SimSun" w:cs="SimSun" w:hint="eastAsia"/>
          <w:sz w:val="21"/>
          <w:szCs w:val="21"/>
        </w:rPr>
        <w:t>万元以上的罚款，法律、行政法规以及国务院有关部门明确规定相关领域“较大数额罚款”标准高于</w:t>
      </w:r>
      <w:r>
        <w:rPr>
          <w:rFonts w:ascii="SimSun" w:eastAsia="SimSun" w:hAnsi="SimSun" w:cs="SimSun" w:hint="eastAsia"/>
          <w:sz w:val="21"/>
          <w:szCs w:val="21"/>
        </w:rPr>
        <w:t>200</w:t>
      </w:r>
      <w:r>
        <w:rPr>
          <w:rFonts w:ascii="SimSun" w:eastAsia="SimSun" w:hAnsi="SimSun" w:cs="SimSun" w:hint="eastAsia"/>
          <w:sz w:val="21"/>
          <w:szCs w:val="21"/>
        </w:rPr>
        <w:t>万元的，从其规定。</w:t>
      </w:r>
    </w:p>
    <w:p w:rsidR="00D87D24" w:rsidRDefault="004759CB">
      <w:pPr>
        <w:pStyle w:val="aa"/>
        <w:widowControl/>
        <w:spacing w:beforeAutospacing="0" w:after="150" w:afterAutospacing="0"/>
      </w:pPr>
      <w:r>
        <w:rPr>
          <w:rFonts w:ascii="SimSun" w:eastAsia="SimSun" w:hAnsi="SimSun" w:cs="SimSun" w:hint="eastAsia"/>
          <w:sz w:val="21"/>
          <w:szCs w:val="21"/>
        </w:rPr>
        <w:t xml:space="preserve">  </w:t>
      </w:r>
      <w:r>
        <w:rPr>
          <w:rFonts w:ascii="SimSun" w:eastAsia="SimSun" w:hAnsi="SimSun" w:cs="SimSun" w:hint="eastAsia"/>
          <w:sz w:val="21"/>
          <w:szCs w:val="21"/>
        </w:rPr>
        <w:t>请投标人根据实际情况如实声明，否则</w:t>
      </w:r>
      <w:r>
        <w:rPr>
          <w:rStyle w:val="ab"/>
          <w:rFonts w:ascii="SimSun" w:eastAsia="SimSun" w:hAnsi="SimSun" w:cs="SimSun" w:hint="eastAsia"/>
          <w:bCs/>
          <w:sz w:val="21"/>
          <w:szCs w:val="21"/>
        </w:rPr>
        <w:t>视为提供虚假材料。</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rPr>
          <w:rFonts w:ascii="Calibri" w:hAnsi="Calibri" w:cs="Calibri"/>
          <w:sz w:val="21"/>
          <w:szCs w:val="21"/>
        </w:rPr>
      </w:pPr>
      <w:r>
        <w:rPr>
          <w:rFonts w:ascii="Calibri" w:hAnsi="Calibri" w:cs="Calibri"/>
          <w:sz w:val="21"/>
          <w:szCs w:val="21"/>
        </w:rPr>
        <w:br/>
      </w:r>
    </w:p>
    <w:p w:rsidR="00D87D24" w:rsidRDefault="004759CB">
      <w:pPr>
        <w:rPr>
          <w:rFonts w:ascii="Calibri" w:hAnsi="Calibri" w:cs="Calibri"/>
          <w:szCs w:val="21"/>
        </w:rPr>
      </w:pPr>
      <w:r>
        <w:rPr>
          <w:rFonts w:ascii="Calibri" w:hAnsi="Calibri" w:cs="Calibri"/>
          <w:szCs w:val="21"/>
        </w:rPr>
        <w:br w:type="page"/>
      </w:r>
    </w:p>
    <w:p w:rsidR="00D87D24" w:rsidRDefault="004759CB">
      <w:pPr>
        <w:pStyle w:val="aa"/>
        <w:widowControl/>
        <w:spacing w:beforeAutospacing="0" w:after="150" w:afterAutospacing="0"/>
        <w:jc w:val="center"/>
      </w:pPr>
      <w:r>
        <w:rPr>
          <w:rFonts w:ascii="SimSun" w:eastAsia="SimSun" w:hAnsi="SimSun" w:cs="SimSun" w:hint="eastAsia"/>
          <w:sz w:val="21"/>
          <w:szCs w:val="21"/>
        </w:rPr>
        <w:lastRenderedPageBreak/>
        <w:t>二</w:t>
      </w:r>
      <w:r>
        <w:rPr>
          <w:rStyle w:val="ab"/>
          <w:rFonts w:ascii="SimSun" w:eastAsia="SimSun" w:hAnsi="SimSun" w:cs="SimSun" w:hint="eastAsia"/>
          <w:bCs/>
          <w:sz w:val="21"/>
          <w:szCs w:val="21"/>
        </w:rPr>
        <w:t>-8</w:t>
      </w:r>
      <w:r>
        <w:rPr>
          <w:rStyle w:val="ab"/>
          <w:rFonts w:ascii="SimSun" w:eastAsia="SimSun" w:hAnsi="SimSun" w:cs="SimSun" w:hint="eastAsia"/>
          <w:bCs/>
          <w:sz w:val="21"/>
          <w:szCs w:val="21"/>
        </w:rPr>
        <w:t>信用记录查询提示</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rPr>
        <w:t>  1</w:t>
      </w:r>
      <w:r>
        <w:rPr>
          <w:rFonts w:ascii="SimSun" w:eastAsia="SimSun" w:hAnsi="SimSun" w:cs="SimSun" w:hint="eastAsia"/>
        </w:rPr>
        <w:t>、由资格审查小组通过网站查询并打印投标人的信用记录。</w:t>
      </w:r>
    </w:p>
    <w:p w:rsidR="00D87D24" w:rsidRDefault="004759CB">
      <w:pPr>
        <w:pStyle w:val="aa"/>
        <w:widowControl/>
        <w:spacing w:beforeAutospacing="0" w:after="150" w:afterAutospacing="0"/>
      </w:pPr>
      <w:r>
        <w:rPr>
          <w:rFonts w:ascii="SimSun" w:eastAsia="SimSun" w:hAnsi="SimSun" w:cs="SimSun" w:hint="eastAsia"/>
        </w:rPr>
        <w:t>  2</w:t>
      </w:r>
      <w:r>
        <w:rPr>
          <w:rFonts w:ascii="SimSun" w:eastAsia="SimSun" w:hAnsi="SimSun" w:cs="SimSun" w:hint="eastAsia"/>
        </w:rPr>
        <w:t>、经查询，投标人参加本项目采购活动</w:t>
      </w:r>
      <w:r>
        <w:rPr>
          <w:rFonts w:ascii="SimSun" w:eastAsia="SimSun" w:hAnsi="SimSun" w:cs="SimSun" w:hint="eastAsia"/>
        </w:rPr>
        <w:t>(</w:t>
      </w:r>
      <w:r>
        <w:rPr>
          <w:rFonts w:ascii="SimSun" w:eastAsia="SimSun" w:hAnsi="SimSun" w:cs="SimSun" w:hint="eastAsia"/>
        </w:rPr>
        <w:t>投标截止时间</w:t>
      </w:r>
      <w:r>
        <w:rPr>
          <w:rFonts w:ascii="SimSun" w:eastAsia="SimSun" w:hAnsi="SimSun" w:cs="SimSun" w:hint="eastAsia"/>
        </w:rPr>
        <w:t>)</w:t>
      </w:r>
      <w:r>
        <w:rPr>
          <w:rFonts w:ascii="SimSun" w:eastAsia="SimSun" w:hAnsi="SimSun" w:cs="SimSun" w:hint="eastAsia"/>
        </w:rPr>
        <w:t>前三年内被列入失信被执行人名单、重大税收违法案件当事人名单、政府采购严重违法失信行为记录名单及其他重大违法记录且相关信用惩戒期限未满的，其资格审查不合格。</w:t>
      </w:r>
    </w:p>
    <w:p w:rsidR="00D87D24" w:rsidRDefault="004759CB">
      <w:pPr>
        <w:pStyle w:val="aa"/>
        <w:widowControl/>
        <w:spacing w:beforeAutospacing="0" w:after="150" w:afterAutospacing="0"/>
      </w:pPr>
      <w:r>
        <w:rPr>
          <w:rFonts w:ascii="SimSun" w:eastAsia="SimSun" w:hAnsi="SimSun" w:cs="SimSun" w:hint="eastAsia"/>
        </w:rPr>
        <w:t xml:space="preserve">  </w:t>
      </w:r>
      <w:r>
        <w:rPr>
          <w:rFonts w:ascii="SimSun" w:eastAsia="SimSun" w:hAnsi="SimSun" w:cs="SimSun" w:hint="eastAsia"/>
        </w:rPr>
        <w:t>3</w:t>
      </w:r>
      <w:r>
        <w:rPr>
          <w:rFonts w:ascii="SimSun" w:eastAsia="SimSun" w:hAnsi="SimSun" w:cs="SimSun" w:hint="eastAsia"/>
        </w:rPr>
        <w:t>、投标人应了解投标人自身的信用记录情况。当投标人受到</w:t>
      </w:r>
      <w:r>
        <w:rPr>
          <w:rFonts w:ascii="SimSun" w:eastAsia="SimSun" w:hAnsi="SimSun" w:cs="SimSun" w:hint="eastAsia"/>
        </w:rPr>
        <w:t>200</w:t>
      </w:r>
      <w:r>
        <w:rPr>
          <w:rFonts w:ascii="SimSun" w:eastAsia="SimSun" w:hAnsi="SimSun" w:cs="SimSun" w:hint="eastAsia"/>
        </w:rPr>
        <w:t>万以上罚款的行政处罚且该罚款不属较大数额罚款时，投标人应在投标文件中提供此项罚款不属于较大数额罚款的依据（如提供：相关法律制度的规定、行政执法机构对该罚款不属于较大数额罚款的认定或者其他有效依据）。</w:t>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D87D24">
      <w:pPr>
        <w:pStyle w:val="aa"/>
        <w:widowControl/>
        <w:spacing w:beforeAutospacing="0" w:after="150" w:afterAutospacing="0"/>
        <w:jc w:val="center"/>
      </w:pPr>
    </w:p>
    <w:p w:rsidR="00D87D24" w:rsidRDefault="004759CB">
      <w:pPr>
        <w:pStyle w:val="4"/>
        <w:widowControl/>
        <w:spacing w:before="150" w:beforeAutospacing="0" w:after="150" w:afterAutospacing="0" w:line="17" w:lineRule="atLeast"/>
        <w:jc w:val="center"/>
        <w:rPr>
          <w:rFonts w:ascii="Helvetica" w:eastAsia="Helvetica" w:hAnsi="Helvetica" w:cs="Helvetica" w:hint="default"/>
          <w:b w:val="0"/>
          <w:bCs w:val="0"/>
          <w:sz w:val="27"/>
          <w:szCs w:val="27"/>
        </w:rPr>
      </w:pPr>
      <w:r>
        <w:rPr>
          <w:rStyle w:val="ab"/>
          <w:rFonts w:cs="SimSun"/>
          <w:b/>
          <w:sz w:val="27"/>
          <w:szCs w:val="27"/>
        </w:rPr>
        <w:br w:type="column"/>
      </w:r>
      <w:r>
        <w:rPr>
          <w:rStyle w:val="ab"/>
          <w:rFonts w:cs="SimSun"/>
          <w:b/>
          <w:sz w:val="27"/>
          <w:szCs w:val="27"/>
        </w:rPr>
        <w:lastRenderedPageBreak/>
        <w:t>二</w:t>
      </w:r>
      <w:r>
        <w:rPr>
          <w:rStyle w:val="ab"/>
          <w:rFonts w:cs="SimSun"/>
          <w:b/>
          <w:sz w:val="27"/>
          <w:szCs w:val="27"/>
        </w:rPr>
        <w:t>-9</w:t>
      </w:r>
      <w:r>
        <w:rPr>
          <w:rStyle w:val="ab"/>
          <w:rFonts w:cs="SimSun"/>
          <w:b/>
          <w:sz w:val="27"/>
          <w:szCs w:val="27"/>
        </w:rPr>
        <w:t>中小企业声明函</w:t>
      </w:r>
    </w:p>
    <w:p w:rsidR="00D87D24" w:rsidRDefault="004759CB">
      <w:pPr>
        <w:pStyle w:val="aa"/>
        <w:widowControl/>
        <w:spacing w:beforeAutospacing="0" w:after="240" w:afterAutospacing="0"/>
        <w:jc w:val="center"/>
      </w:pPr>
      <w:r>
        <w:rPr>
          <w:rStyle w:val="ab"/>
          <w:rFonts w:ascii="SimSun" w:eastAsia="SimSun" w:hAnsi="SimSun" w:cs="SimSun" w:hint="eastAsia"/>
          <w:bCs/>
          <w:sz w:val="21"/>
          <w:szCs w:val="21"/>
        </w:rPr>
        <w:t>（以资格条件落实中小企业扶持政策时适用，若有）</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中小企业声明函（货物）</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本公司（联合体）郑重声明，根据《政府采购促进中小企业发展管理办法》（财库﹝</w:t>
      </w:r>
      <w:r>
        <w:rPr>
          <w:rFonts w:ascii="SimSun" w:eastAsia="SimSun" w:hAnsi="SimSun" w:cs="SimSun" w:hint="eastAsia"/>
          <w:sz w:val="21"/>
          <w:szCs w:val="21"/>
        </w:rPr>
        <w:t>2020</w:t>
      </w:r>
      <w:r>
        <w:rPr>
          <w:rFonts w:ascii="SimSun" w:eastAsia="SimSun" w:hAnsi="SimSun" w:cs="SimSun" w:hint="eastAsia"/>
          <w:sz w:val="21"/>
          <w:szCs w:val="21"/>
        </w:rPr>
        <w:t>﹞</w:t>
      </w:r>
      <w:r>
        <w:rPr>
          <w:rFonts w:ascii="SimSun" w:eastAsia="SimSun" w:hAnsi="SimSun" w:cs="SimSun" w:hint="eastAsia"/>
          <w:sz w:val="21"/>
          <w:szCs w:val="21"/>
        </w:rPr>
        <w:t>46 </w:t>
      </w:r>
      <w:r>
        <w:rPr>
          <w:rFonts w:ascii="SimSun" w:eastAsia="SimSun" w:hAnsi="SimSun" w:cs="SimSun" w:hint="eastAsia"/>
          <w:sz w:val="21"/>
          <w:szCs w:val="21"/>
        </w:rPr>
        <w:t>号）的规定，本公司（联合体）参加</w:t>
      </w:r>
      <w:r>
        <w:rPr>
          <w:rFonts w:ascii="SimSun" w:eastAsia="SimSun" w:hAnsi="SimSun" w:cs="SimSun" w:hint="eastAsia"/>
          <w:sz w:val="21"/>
          <w:szCs w:val="21"/>
          <w:u w:val="single"/>
        </w:rPr>
        <w:t>（单位名称）</w:t>
      </w:r>
      <w:r>
        <w:rPr>
          <w:rFonts w:ascii="SimSun" w:eastAsia="SimSun" w:hAnsi="SimSun" w:cs="SimSun" w:hint="eastAsia"/>
          <w:sz w:val="21"/>
          <w:szCs w:val="21"/>
        </w:rPr>
        <w:t>的</w:t>
      </w:r>
      <w:r>
        <w:rPr>
          <w:rFonts w:ascii="SimSun" w:eastAsia="SimSun" w:hAnsi="SimSun" w:cs="SimSun" w:hint="eastAsia"/>
          <w:sz w:val="21"/>
          <w:szCs w:val="21"/>
          <w:u w:val="single"/>
        </w:rPr>
        <w:t>（项目名称）</w:t>
      </w:r>
      <w:r>
        <w:rPr>
          <w:rFonts w:ascii="SimSun" w:eastAsia="SimSun" w:hAnsi="SimSun" w:cs="SimSun" w:hint="eastAsia"/>
          <w:sz w:val="21"/>
          <w:szCs w:val="21"/>
        </w:rPr>
        <w:t>采购活动，提供的货物全部由符合政策要求的中小企业制造。相关企业（含联合体中的中小企业、签订分包意向协议的中小企业）的具体情况如下：</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1. </w:t>
      </w:r>
      <w:r>
        <w:rPr>
          <w:rFonts w:ascii="SimSun" w:eastAsia="SimSun" w:hAnsi="SimSun" w:cs="SimSun" w:hint="eastAsia"/>
          <w:sz w:val="21"/>
          <w:szCs w:val="21"/>
          <w:u w:val="single"/>
        </w:rPr>
        <w:t> </w:t>
      </w:r>
      <w:r>
        <w:rPr>
          <w:rFonts w:ascii="SimSun" w:eastAsia="SimSun" w:hAnsi="SimSun" w:cs="SimSun" w:hint="eastAsia"/>
          <w:sz w:val="21"/>
          <w:szCs w:val="21"/>
          <w:u w:val="single"/>
        </w:rPr>
        <w:t>（标的名称）</w:t>
      </w:r>
      <w:r>
        <w:rPr>
          <w:rFonts w:ascii="SimSun" w:eastAsia="SimSun" w:hAnsi="SimSun" w:cs="SimSun" w:hint="eastAsia"/>
          <w:sz w:val="21"/>
          <w:szCs w:val="21"/>
          <w:u w:val="single"/>
        </w:rPr>
        <w:t> </w:t>
      </w:r>
      <w:r>
        <w:rPr>
          <w:rFonts w:ascii="SimSun" w:eastAsia="SimSun" w:hAnsi="SimSun" w:cs="SimSun" w:hint="eastAsia"/>
          <w:sz w:val="21"/>
          <w:szCs w:val="21"/>
        </w:rPr>
        <w:t>，属于</w:t>
      </w:r>
      <w:r>
        <w:rPr>
          <w:rFonts w:ascii="SimSun" w:eastAsia="SimSun" w:hAnsi="SimSun" w:cs="SimSun" w:hint="eastAsia"/>
          <w:sz w:val="21"/>
          <w:szCs w:val="21"/>
          <w:u w:val="single"/>
        </w:rPr>
        <w:t>（采购文件中明确的所属行业）行业</w:t>
      </w:r>
      <w:r>
        <w:rPr>
          <w:rFonts w:ascii="SimSun" w:eastAsia="SimSun" w:hAnsi="SimSun" w:cs="SimSun" w:hint="eastAsia"/>
          <w:sz w:val="21"/>
          <w:szCs w:val="21"/>
        </w:rPr>
        <w:t>；制造商为</w:t>
      </w:r>
      <w:r>
        <w:rPr>
          <w:rFonts w:ascii="SimSun" w:eastAsia="SimSun" w:hAnsi="SimSun" w:cs="SimSun" w:hint="eastAsia"/>
          <w:sz w:val="21"/>
          <w:szCs w:val="21"/>
          <w:u w:val="single"/>
        </w:rPr>
        <w:t>（企业名称）</w:t>
      </w:r>
      <w:r>
        <w:rPr>
          <w:rFonts w:ascii="SimSun" w:eastAsia="SimSun" w:hAnsi="SimSun" w:cs="SimSun" w:hint="eastAsia"/>
          <w:sz w:val="21"/>
          <w:szCs w:val="21"/>
        </w:rPr>
        <w:t>，从业人员</w:t>
      </w:r>
      <w:r>
        <w:rPr>
          <w:rFonts w:ascii="SimSun" w:eastAsia="SimSun" w:hAnsi="SimSun" w:cs="SimSun" w:hint="eastAsia"/>
          <w:sz w:val="21"/>
          <w:szCs w:val="21"/>
          <w:u w:val="single"/>
        </w:rPr>
        <w:t>  </w:t>
      </w:r>
      <w:r>
        <w:rPr>
          <w:rFonts w:ascii="SimSun" w:eastAsia="SimSun" w:hAnsi="SimSun" w:cs="SimSun" w:hint="eastAsia"/>
          <w:sz w:val="21"/>
          <w:szCs w:val="21"/>
        </w:rPr>
        <w:t>人，营业收入为</w:t>
      </w:r>
      <w:r>
        <w:rPr>
          <w:rFonts w:ascii="SimSun" w:eastAsia="SimSun" w:hAnsi="SimSun" w:cs="SimSun" w:hint="eastAsia"/>
          <w:sz w:val="21"/>
          <w:szCs w:val="21"/>
          <w:u w:val="single"/>
        </w:rPr>
        <w:t>  </w:t>
      </w:r>
      <w:r>
        <w:rPr>
          <w:rFonts w:ascii="SimSun" w:eastAsia="SimSun" w:hAnsi="SimSun" w:cs="SimSun" w:hint="eastAsia"/>
          <w:sz w:val="21"/>
          <w:szCs w:val="21"/>
        </w:rPr>
        <w:t>万元，资产总额为</w:t>
      </w:r>
      <w:r>
        <w:rPr>
          <w:rFonts w:ascii="SimSun" w:eastAsia="SimSun" w:hAnsi="SimSun" w:cs="SimSun" w:hint="eastAsia"/>
          <w:sz w:val="21"/>
          <w:szCs w:val="21"/>
          <w:u w:val="single"/>
        </w:rPr>
        <w:t>  </w:t>
      </w:r>
      <w:r>
        <w:rPr>
          <w:rFonts w:ascii="SimSun" w:eastAsia="SimSun" w:hAnsi="SimSun" w:cs="SimSun" w:hint="eastAsia"/>
          <w:sz w:val="21"/>
          <w:szCs w:val="21"/>
        </w:rPr>
        <w:t>万元</w:t>
      </w:r>
      <w:r>
        <w:rPr>
          <w:rFonts w:ascii="SimSun" w:eastAsia="SimSun" w:hAnsi="SimSun" w:cs="SimSun" w:hint="eastAsia"/>
          <w:sz w:val="21"/>
          <w:szCs w:val="21"/>
          <w:vertAlign w:val="superscript"/>
        </w:rPr>
        <w:t>1</w:t>
      </w:r>
      <w:r>
        <w:rPr>
          <w:rFonts w:ascii="SimSun" w:eastAsia="SimSun" w:hAnsi="SimSun" w:cs="SimSun" w:hint="eastAsia"/>
          <w:sz w:val="21"/>
          <w:szCs w:val="21"/>
        </w:rPr>
        <w:t>，属于</w:t>
      </w:r>
      <w:r>
        <w:rPr>
          <w:rFonts w:ascii="SimSun" w:eastAsia="SimSun" w:hAnsi="SimSun" w:cs="SimSun" w:hint="eastAsia"/>
          <w:sz w:val="21"/>
          <w:szCs w:val="21"/>
          <w:u w:val="single"/>
        </w:rPr>
        <w:t>（中型企业、小型企业、微型企业）；</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2. </w:t>
      </w:r>
      <w:r>
        <w:rPr>
          <w:rFonts w:ascii="SimSun" w:eastAsia="SimSun" w:hAnsi="SimSun" w:cs="SimSun" w:hint="eastAsia"/>
          <w:sz w:val="21"/>
          <w:szCs w:val="21"/>
          <w:u w:val="single"/>
        </w:rPr>
        <w:t> </w:t>
      </w:r>
      <w:r>
        <w:rPr>
          <w:rFonts w:ascii="SimSun" w:eastAsia="SimSun" w:hAnsi="SimSun" w:cs="SimSun" w:hint="eastAsia"/>
          <w:sz w:val="21"/>
          <w:szCs w:val="21"/>
          <w:u w:val="single"/>
        </w:rPr>
        <w:t>（标的名称）</w:t>
      </w:r>
      <w:r>
        <w:rPr>
          <w:rFonts w:ascii="SimSun" w:eastAsia="SimSun" w:hAnsi="SimSun" w:cs="SimSun" w:hint="eastAsia"/>
          <w:sz w:val="21"/>
          <w:szCs w:val="21"/>
          <w:u w:val="single"/>
        </w:rPr>
        <w:t> </w:t>
      </w:r>
      <w:r>
        <w:rPr>
          <w:rFonts w:ascii="SimSun" w:eastAsia="SimSun" w:hAnsi="SimSun" w:cs="SimSun" w:hint="eastAsia"/>
          <w:sz w:val="21"/>
          <w:szCs w:val="21"/>
        </w:rPr>
        <w:t>，属于</w:t>
      </w:r>
      <w:r>
        <w:rPr>
          <w:rFonts w:ascii="SimSun" w:eastAsia="SimSun" w:hAnsi="SimSun" w:cs="SimSun" w:hint="eastAsia"/>
          <w:sz w:val="21"/>
          <w:szCs w:val="21"/>
          <w:u w:val="single"/>
        </w:rPr>
        <w:t> </w:t>
      </w:r>
      <w:r>
        <w:rPr>
          <w:rFonts w:ascii="SimSun" w:eastAsia="SimSun" w:hAnsi="SimSun" w:cs="SimSun" w:hint="eastAsia"/>
          <w:sz w:val="21"/>
          <w:szCs w:val="21"/>
          <w:u w:val="single"/>
        </w:rPr>
        <w:t>（采购文件中明确的所属行业</w:t>
      </w:r>
      <w:r>
        <w:rPr>
          <w:rFonts w:ascii="SimSun" w:eastAsia="SimSun" w:hAnsi="SimSun" w:cs="SimSun" w:hint="eastAsia"/>
          <w:sz w:val="21"/>
          <w:szCs w:val="21"/>
          <w:u w:val="single"/>
        </w:rPr>
        <w:t> </w:t>
      </w:r>
      <w:r>
        <w:rPr>
          <w:rFonts w:ascii="SimSun" w:eastAsia="SimSun" w:hAnsi="SimSun" w:cs="SimSun" w:hint="eastAsia"/>
          <w:sz w:val="21"/>
          <w:szCs w:val="21"/>
          <w:u w:val="single"/>
        </w:rPr>
        <w:t>）行业；</w:t>
      </w:r>
      <w:r>
        <w:rPr>
          <w:rFonts w:ascii="SimSun" w:eastAsia="SimSun" w:hAnsi="SimSun" w:cs="SimSun" w:hint="eastAsia"/>
          <w:sz w:val="21"/>
          <w:szCs w:val="21"/>
        </w:rPr>
        <w:t>制造商为</w:t>
      </w:r>
      <w:r>
        <w:rPr>
          <w:rFonts w:ascii="SimSun" w:eastAsia="SimSun" w:hAnsi="SimSun" w:cs="SimSun" w:hint="eastAsia"/>
          <w:sz w:val="21"/>
          <w:szCs w:val="21"/>
          <w:u w:val="single"/>
        </w:rPr>
        <w:t>（企业名称），</w:t>
      </w:r>
      <w:r>
        <w:rPr>
          <w:rFonts w:ascii="SimSun" w:eastAsia="SimSun" w:hAnsi="SimSun" w:cs="SimSun" w:hint="eastAsia"/>
          <w:sz w:val="21"/>
          <w:szCs w:val="21"/>
        </w:rPr>
        <w:t>从业人员</w:t>
      </w:r>
      <w:r>
        <w:rPr>
          <w:rFonts w:ascii="SimSun" w:eastAsia="SimSun" w:hAnsi="SimSun" w:cs="SimSun" w:hint="eastAsia"/>
          <w:sz w:val="21"/>
          <w:szCs w:val="21"/>
          <w:u w:val="single"/>
        </w:rPr>
        <w:t>  </w:t>
      </w:r>
      <w:r>
        <w:rPr>
          <w:rFonts w:ascii="SimSun" w:eastAsia="SimSun" w:hAnsi="SimSun" w:cs="SimSun" w:hint="eastAsia"/>
          <w:sz w:val="21"/>
          <w:szCs w:val="21"/>
        </w:rPr>
        <w:t>人，营业收入为</w:t>
      </w:r>
      <w:r>
        <w:rPr>
          <w:rFonts w:ascii="SimSun" w:eastAsia="SimSun" w:hAnsi="SimSun" w:cs="SimSun" w:hint="eastAsia"/>
          <w:sz w:val="21"/>
          <w:szCs w:val="21"/>
          <w:u w:val="single"/>
        </w:rPr>
        <w:t>  </w:t>
      </w:r>
      <w:r>
        <w:rPr>
          <w:rFonts w:ascii="SimSun" w:eastAsia="SimSun" w:hAnsi="SimSun" w:cs="SimSun" w:hint="eastAsia"/>
          <w:sz w:val="21"/>
          <w:szCs w:val="21"/>
        </w:rPr>
        <w:t>万元，资产总额为</w:t>
      </w:r>
      <w:r>
        <w:rPr>
          <w:rFonts w:ascii="SimSun" w:eastAsia="SimSun" w:hAnsi="SimSun" w:cs="SimSun" w:hint="eastAsia"/>
          <w:sz w:val="21"/>
          <w:szCs w:val="21"/>
          <w:u w:val="single"/>
        </w:rPr>
        <w:t>  </w:t>
      </w:r>
      <w:r>
        <w:rPr>
          <w:rFonts w:ascii="SimSun" w:eastAsia="SimSun" w:hAnsi="SimSun" w:cs="SimSun" w:hint="eastAsia"/>
          <w:sz w:val="21"/>
          <w:szCs w:val="21"/>
        </w:rPr>
        <w:t>万元，属于</w:t>
      </w:r>
      <w:r>
        <w:rPr>
          <w:rFonts w:ascii="SimSun" w:eastAsia="SimSun" w:hAnsi="SimSun" w:cs="SimSun" w:hint="eastAsia"/>
          <w:sz w:val="21"/>
          <w:szCs w:val="21"/>
          <w:u w:val="single"/>
        </w:rPr>
        <w:t>（中型企业、小型企业、微型企业）；</w:t>
      </w:r>
    </w:p>
    <w:p w:rsidR="00D87D24" w:rsidRDefault="004759CB">
      <w:pPr>
        <w:pStyle w:val="aa"/>
        <w:widowControl/>
        <w:spacing w:before="75" w:beforeAutospacing="0" w:after="75" w:afterAutospacing="0"/>
        <w:ind w:firstLine="420"/>
      </w:pPr>
      <w:r>
        <w:rPr>
          <w:rFonts w:ascii="Calibri" w:hAnsi="Calibri" w:cs="Calibri"/>
        </w:rPr>
        <w:t> </w:t>
      </w:r>
      <w:r>
        <w:rPr>
          <w:rFonts w:ascii="Calibri" w:hAnsi="Calibri" w:cs="Calibri"/>
        </w:rPr>
        <w:t> </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 </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以上企业，不属于大企业的分支机构，不存在控股股东为大企业的情形，也不存在与大企业的负责人为同一人的情形。</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 </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本企业对上述声明内容的真实性负责。如有虚假，将依法承担相应责任。</w:t>
      </w:r>
    </w:p>
    <w:p w:rsidR="00D87D24" w:rsidRDefault="004759CB">
      <w:pPr>
        <w:pStyle w:val="aa"/>
        <w:widowControl/>
        <w:spacing w:before="75" w:beforeAutospacing="0" w:after="75" w:afterAutospacing="0"/>
        <w:ind w:leftChars="200" w:left="630" w:hangingChars="100" w:hanging="210"/>
        <w:rPr>
          <w:rFonts w:ascii="SimSun" w:eastAsia="SimSun" w:hAnsi="SimSun" w:cs="SimSun"/>
          <w:sz w:val="21"/>
          <w:szCs w:val="21"/>
        </w:rPr>
      </w:pPr>
      <w:r>
        <w:rPr>
          <w:rFonts w:ascii="SimSun" w:eastAsia="SimSun" w:hAnsi="SimSun" w:cs="SimSun" w:hint="eastAsia"/>
          <w:sz w:val="21"/>
          <w:szCs w:val="21"/>
        </w:rPr>
        <w:br/>
      </w:r>
      <w:r>
        <w:rPr>
          <w:rFonts w:ascii="SimSun" w:eastAsia="SimSun" w:hAnsi="SimSun" w:cs="SimSun" w:hint="eastAsia"/>
          <w:sz w:val="21"/>
          <w:szCs w:val="21"/>
        </w:rPr>
        <w:t>企业名称（盖章）：</w:t>
      </w:r>
      <w:r>
        <w:rPr>
          <w:rFonts w:ascii="SimSun" w:eastAsia="SimSun" w:hAnsi="SimSun" w:cs="SimSun" w:hint="eastAsia"/>
          <w:sz w:val="21"/>
          <w:szCs w:val="21"/>
        </w:rPr>
        <w:t>     </w:t>
      </w:r>
    </w:p>
    <w:p w:rsidR="00D87D24" w:rsidRDefault="004759CB">
      <w:pPr>
        <w:pStyle w:val="aa"/>
        <w:widowControl/>
        <w:spacing w:before="75" w:beforeAutospacing="0" w:after="75" w:afterAutospacing="0"/>
        <w:ind w:firstLineChars="300" w:firstLine="630"/>
      </w:pPr>
      <w:r>
        <w:rPr>
          <w:rFonts w:ascii="SimSun" w:eastAsia="SimSun" w:hAnsi="SimSun" w:cs="SimSun" w:hint="eastAsia"/>
          <w:sz w:val="21"/>
          <w:szCs w:val="21"/>
        </w:rPr>
        <w:t>日期：</w:t>
      </w:r>
    </w:p>
    <w:p w:rsidR="00D87D24" w:rsidRDefault="004759CB">
      <w:pPr>
        <w:pStyle w:val="aa"/>
        <w:widowControl/>
        <w:spacing w:before="75" w:beforeAutospacing="0" w:after="75" w:afterAutospacing="0"/>
      </w:pPr>
      <w:r>
        <w:rPr>
          <w:rFonts w:ascii="Calibri" w:hAnsi="Calibri" w:cs="Calibri"/>
          <w:sz w:val="21"/>
          <w:szCs w:val="21"/>
        </w:rPr>
        <w:t> </w:t>
      </w:r>
    </w:p>
    <w:p w:rsidR="00D87D24" w:rsidRDefault="004759CB">
      <w:pPr>
        <w:pStyle w:val="aa"/>
        <w:widowControl/>
        <w:spacing w:before="75" w:beforeAutospacing="0" w:after="75" w:afterAutospacing="0"/>
      </w:pPr>
      <w:r>
        <w:rPr>
          <w:rStyle w:val="ab"/>
          <w:rFonts w:ascii="SimSun" w:eastAsia="SimSun" w:hAnsi="SimSun" w:cs="SimSun" w:hint="eastAsia"/>
          <w:bCs/>
          <w:sz w:val="21"/>
          <w:szCs w:val="21"/>
        </w:rPr>
        <w:t>※注意：</w:t>
      </w:r>
    </w:p>
    <w:p w:rsidR="00D87D24" w:rsidRDefault="004759CB">
      <w:pPr>
        <w:pStyle w:val="aa"/>
        <w:widowControl/>
        <w:spacing w:before="75" w:beforeAutospacing="0" w:after="75" w:afterAutospacing="0"/>
        <w:ind w:firstLine="420"/>
      </w:pPr>
      <w:r>
        <w:rPr>
          <w:rStyle w:val="ab"/>
          <w:rFonts w:ascii="SimSun" w:eastAsia="SimSun" w:hAnsi="SimSun" w:cs="SimSun" w:hint="eastAsia"/>
          <w:bCs/>
          <w:sz w:val="21"/>
          <w:szCs w:val="21"/>
        </w:rPr>
        <w:t>1</w:t>
      </w:r>
      <w:r>
        <w:rPr>
          <w:rStyle w:val="ab"/>
          <w:rFonts w:ascii="SimSun" w:eastAsia="SimSun" w:hAnsi="SimSun" w:cs="SimSun" w:hint="eastAsia"/>
          <w:bCs/>
          <w:sz w:val="21"/>
          <w:szCs w:val="21"/>
        </w:rPr>
        <w:t>、从业人员、营业收入、资产总额填报上一年度数据，无上一年度数据的新成立企业可不填报。</w:t>
      </w:r>
    </w:p>
    <w:p w:rsidR="00D87D24" w:rsidRDefault="004759CB">
      <w:pPr>
        <w:pStyle w:val="aa"/>
        <w:widowControl/>
        <w:spacing w:before="75" w:beforeAutospacing="0" w:after="75" w:afterAutospacing="0"/>
        <w:ind w:firstLine="420"/>
      </w:pPr>
      <w:r>
        <w:rPr>
          <w:rStyle w:val="ab"/>
          <w:rFonts w:ascii="SimSun" w:eastAsia="SimSun" w:hAnsi="SimSun" w:cs="SimSun" w:hint="eastAsia"/>
          <w:bCs/>
          <w:sz w:val="21"/>
          <w:szCs w:val="21"/>
        </w:rPr>
        <w:t>2</w:t>
      </w:r>
      <w:r>
        <w:rPr>
          <w:rStyle w:val="ab"/>
          <w:rFonts w:ascii="SimSun" w:eastAsia="SimSun" w:hAnsi="SimSun" w:cs="SimSun" w:hint="eastAsia"/>
          <w:bCs/>
          <w:sz w:val="21"/>
          <w:szCs w:val="21"/>
        </w:rPr>
        <w:t>、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rsidR="00D87D24" w:rsidRDefault="004759CB">
      <w:pPr>
        <w:pStyle w:val="aa"/>
        <w:widowControl/>
        <w:spacing w:before="75" w:beforeAutospacing="0" w:after="75" w:afterAutospacing="0"/>
        <w:ind w:firstLine="420"/>
      </w:pPr>
      <w:r>
        <w:rPr>
          <w:rStyle w:val="ab"/>
          <w:rFonts w:ascii="SimSun" w:eastAsia="SimSun" w:hAnsi="SimSun" w:cs="SimSun" w:hint="eastAsia"/>
          <w:bCs/>
          <w:sz w:val="21"/>
          <w:szCs w:val="21"/>
        </w:rPr>
        <w:t>3</w:t>
      </w:r>
      <w:r>
        <w:rPr>
          <w:rStyle w:val="ab"/>
          <w:rFonts w:ascii="SimSun" w:eastAsia="SimSun" w:hAnsi="SimSun" w:cs="SimSun" w:hint="eastAsia"/>
          <w:bCs/>
          <w:sz w:val="21"/>
          <w:szCs w:val="21"/>
        </w:rPr>
        <w:t>、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w:t>
      </w:r>
      <w:r>
        <w:rPr>
          <w:rStyle w:val="ab"/>
          <w:rFonts w:ascii="SimSun" w:eastAsia="SimSun" w:hAnsi="SimSun" w:cs="SimSun" w:hint="eastAsia"/>
          <w:bCs/>
          <w:sz w:val="21"/>
          <w:szCs w:val="21"/>
        </w:rPr>
        <w:t>中小企业声明函》。</w:t>
      </w:r>
    </w:p>
    <w:p w:rsidR="00D87D24" w:rsidRDefault="00D87D24">
      <w:pPr>
        <w:pStyle w:val="aa"/>
        <w:widowControl/>
        <w:spacing w:beforeAutospacing="0" w:after="240" w:afterAutospacing="0"/>
      </w:pPr>
    </w:p>
    <w:p w:rsidR="00D87D24" w:rsidRDefault="004759CB">
      <w:pPr>
        <w:rPr>
          <w:rStyle w:val="ab"/>
          <w:rFonts w:ascii="SimSun" w:eastAsia="SimSun" w:hAnsi="SimSun" w:cs="SimSun"/>
          <w:bCs/>
          <w:sz w:val="24"/>
        </w:rPr>
      </w:pPr>
      <w:r>
        <w:rPr>
          <w:rStyle w:val="ab"/>
          <w:rFonts w:ascii="SimSun" w:eastAsia="SimSun" w:hAnsi="SimSun" w:cs="SimSun" w:hint="eastAsia"/>
          <w:bCs/>
          <w:sz w:val="24"/>
        </w:rPr>
        <w:br w:type="page"/>
      </w:r>
    </w:p>
    <w:p w:rsidR="00D87D24" w:rsidRDefault="004759CB">
      <w:pPr>
        <w:pStyle w:val="5"/>
        <w:widowControl/>
        <w:spacing w:before="150" w:beforeAutospacing="0" w:after="150" w:afterAutospacing="0" w:line="17" w:lineRule="atLeast"/>
        <w:jc w:val="center"/>
        <w:rPr>
          <w:rFonts w:ascii="Helvetica" w:eastAsia="Helvetica" w:hAnsi="Helvetica" w:cs="Helvetica" w:hint="default"/>
          <w:b w:val="0"/>
          <w:bCs w:val="0"/>
          <w:sz w:val="22"/>
          <w:szCs w:val="22"/>
        </w:rPr>
      </w:pPr>
      <w:r>
        <w:rPr>
          <w:rStyle w:val="ab"/>
          <w:rFonts w:cs="SimSun"/>
          <w:b/>
          <w:sz w:val="24"/>
          <w:szCs w:val="24"/>
        </w:rPr>
        <w:lastRenderedPageBreak/>
        <w:t>中小企业声明函（工程、服务）</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本公司（联合体）郑重声明，根据《政府采购促进中小企业发展管理办法》（财库﹝</w:t>
      </w:r>
      <w:r>
        <w:rPr>
          <w:rFonts w:ascii="SimSun" w:eastAsia="SimSun" w:hAnsi="SimSun" w:cs="SimSun" w:hint="eastAsia"/>
          <w:sz w:val="21"/>
          <w:szCs w:val="21"/>
        </w:rPr>
        <w:t>2020</w:t>
      </w:r>
      <w:r>
        <w:rPr>
          <w:rFonts w:ascii="SimSun" w:eastAsia="SimSun" w:hAnsi="SimSun" w:cs="SimSun" w:hint="eastAsia"/>
          <w:sz w:val="21"/>
          <w:szCs w:val="21"/>
        </w:rPr>
        <w:t>﹞</w:t>
      </w:r>
      <w:r>
        <w:rPr>
          <w:rFonts w:ascii="SimSun" w:eastAsia="SimSun" w:hAnsi="SimSun" w:cs="SimSun" w:hint="eastAsia"/>
          <w:sz w:val="21"/>
          <w:szCs w:val="21"/>
        </w:rPr>
        <w:t>46 </w:t>
      </w:r>
      <w:r>
        <w:rPr>
          <w:rFonts w:ascii="SimSun" w:eastAsia="SimSun" w:hAnsi="SimSun" w:cs="SimSun" w:hint="eastAsia"/>
          <w:sz w:val="21"/>
          <w:szCs w:val="21"/>
        </w:rPr>
        <w:t>号）的规定，本公司（联合体）参加</w:t>
      </w:r>
      <w:r>
        <w:rPr>
          <w:rFonts w:ascii="SimSun" w:eastAsia="SimSun" w:hAnsi="SimSun" w:cs="SimSun" w:hint="eastAsia"/>
          <w:sz w:val="21"/>
          <w:szCs w:val="21"/>
          <w:u w:val="single"/>
        </w:rPr>
        <w:t>（单位名称）</w:t>
      </w:r>
      <w:r>
        <w:rPr>
          <w:rFonts w:ascii="SimSun" w:eastAsia="SimSun" w:hAnsi="SimSun" w:cs="SimSun" w:hint="eastAsia"/>
          <w:sz w:val="21"/>
          <w:szCs w:val="21"/>
        </w:rPr>
        <w:t>的</w:t>
      </w:r>
      <w:r>
        <w:rPr>
          <w:rFonts w:ascii="SimSun" w:eastAsia="SimSun" w:hAnsi="SimSun" w:cs="SimSun" w:hint="eastAsia"/>
          <w:sz w:val="21"/>
          <w:szCs w:val="21"/>
          <w:u w:val="single"/>
        </w:rPr>
        <w:t>（项目名称）</w:t>
      </w:r>
      <w:r>
        <w:rPr>
          <w:rFonts w:ascii="SimSun" w:eastAsia="SimSun" w:hAnsi="SimSun" w:cs="SimSun" w:hint="eastAsia"/>
          <w:sz w:val="21"/>
          <w:szCs w:val="21"/>
        </w:rPr>
        <w:t>采购活动，工程的施工单位全部为符合政策要求的中小企业（或者：服务全部由符合政策要求的中小企业承接）。相关企业（含联合体中的中小企业、签订分包意向协议的中小企业）的具体情况如下：</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1. </w:t>
      </w:r>
      <w:r>
        <w:rPr>
          <w:rFonts w:ascii="SimSun" w:eastAsia="SimSun" w:hAnsi="SimSun" w:cs="SimSun" w:hint="eastAsia"/>
          <w:sz w:val="21"/>
          <w:szCs w:val="21"/>
          <w:u w:val="single"/>
        </w:rPr>
        <w:t>（标的名称）</w:t>
      </w:r>
      <w:r>
        <w:rPr>
          <w:rFonts w:ascii="SimSun" w:eastAsia="SimSun" w:hAnsi="SimSun" w:cs="SimSun" w:hint="eastAsia"/>
          <w:sz w:val="21"/>
          <w:szCs w:val="21"/>
        </w:rPr>
        <w:t>，属于</w:t>
      </w:r>
      <w:r>
        <w:rPr>
          <w:rFonts w:ascii="SimSun" w:eastAsia="SimSun" w:hAnsi="SimSun" w:cs="SimSun" w:hint="eastAsia"/>
          <w:sz w:val="21"/>
          <w:szCs w:val="21"/>
          <w:u w:val="single"/>
        </w:rPr>
        <w:t>（采购文件中明确的所属行业）</w:t>
      </w:r>
      <w:r>
        <w:rPr>
          <w:rFonts w:ascii="SimSun" w:eastAsia="SimSun" w:hAnsi="SimSun" w:cs="SimSun" w:hint="eastAsia"/>
          <w:sz w:val="21"/>
          <w:szCs w:val="21"/>
        </w:rPr>
        <w:t>；承建（承接）企业为</w:t>
      </w:r>
      <w:r>
        <w:rPr>
          <w:rFonts w:ascii="SimSun" w:eastAsia="SimSun" w:hAnsi="SimSun" w:cs="SimSun" w:hint="eastAsia"/>
          <w:sz w:val="21"/>
          <w:szCs w:val="21"/>
          <w:u w:val="single"/>
        </w:rPr>
        <w:t>（企业名称）</w:t>
      </w:r>
      <w:r>
        <w:rPr>
          <w:rFonts w:ascii="SimSun" w:eastAsia="SimSun" w:hAnsi="SimSun" w:cs="SimSun" w:hint="eastAsia"/>
          <w:sz w:val="21"/>
          <w:szCs w:val="21"/>
        </w:rPr>
        <w:t>，从业人员</w:t>
      </w:r>
      <w:r>
        <w:rPr>
          <w:rFonts w:ascii="SimSun" w:eastAsia="SimSun" w:hAnsi="SimSun" w:cs="SimSun" w:hint="eastAsia"/>
          <w:sz w:val="21"/>
          <w:szCs w:val="21"/>
          <w:u w:val="single"/>
        </w:rPr>
        <w:t> </w:t>
      </w:r>
      <w:r>
        <w:rPr>
          <w:rFonts w:ascii="SimSun" w:eastAsia="SimSun" w:hAnsi="SimSun" w:cs="SimSun" w:hint="eastAsia"/>
          <w:sz w:val="21"/>
          <w:szCs w:val="21"/>
        </w:rPr>
        <w:t>人，营业收入为</w:t>
      </w:r>
      <w:r>
        <w:rPr>
          <w:rFonts w:ascii="SimSun" w:eastAsia="SimSun" w:hAnsi="SimSun" w:cs="SimSun" w:hint="eastAsia"/>
          <w:sz w:val="21"/>
          <w:szCs w:val="21"/>
          <w:u w:val="single"/>
        </w:rPr>
        <w:t>  </w:t>
      </w:r>
      <w:r>
        <w:rPr>
          <w:rFonts w:ascii="SimSun" w:eastAsia="SimSun" w:hAnsi="SimSun" w:cs="SimSun" w:hint="eastAsia"/>
          <w:sz w:val="21"/>
          <w:szCs w:val="21"/>
        </w:rPr>
        <w:t>万元，资产总额为</w:t>
      </w:r>
      <w:r>
        <w:rPr>
          <w:rFonts w:ascii="SimSun" w:eastAsia="SimSun" w:hAnsi="SimSun" w:cs="SimSun" w:hint="eastAsia"/>
          <w:sz w:val="21"/>
          <w:szCs w:val="21"/>
          <w:u w:val="single"/>
        </w:rPr>
        <w:t>  </w:t>
      </w:r>
      <w:r>
        <w:rPr>
          <w:rFonts w:ascii="SimSun" w:eastAsia="SimSun" w:hAnsi="SimSun" w:cs="SimSun" w:hint="eastAsia"/>
          <w:sz w:val="21"/>
          <w:szCs w:val="21"/>
        </w:rPr>
        <w:t>万元</w:t>
      </w:r>
      <w:r>
        <w:rPr>
          <w:rFonts w:ascii="SimSun" w:eastAsia="SimSun" w:hAnsi="SimSun" w:cs="SimSun" w:hint="eastAsia"/>
          <w:sz w:val="21"/>
          <w:szCs w:val="21"/>
          <w:vertAlign w:val="superscript"/>
        </w:rPr>
        <w:t>1</w:t>
      </w:r>
      <w:r>
        <w:rPr>
          <w:rFonts w:ascii="SimSun" w:eastAsia="SimSun" w:hAnsi="SimSun" w:cs="SimSun" w:hint="eastAsia"/>
          <w:sz w:val="21"/>
          <w:szCs w:val="21"/>
        </w:rPr>
        <w:t>，属于</w:t>
      </w:r>
      <w:r>
        <w:rPr>
          <w:rFonts w:ascii="SimSun" w:eastAsia="SimSun" w:hAnsi="SimSun" w:cs="SimSun" w:hint="eastAsia"/>
          <w:sz w:val="21"/>
          <w:szCs w:val="21"/>
          <w:u w:val="single"/>
        </w:rPr>
        <w:t>（中型企业、小型企业、微型企业）；</w:t>
      </w:r>
    </w:p>
    <w:p w:rsidR="00D87D24" w:rsidRDefault="004759CB">
      <w:pPr>
        <w:pStyle w:val="aa"/>
        <w:widowControl/>
        <w:spacing w:before="75" w:beforeAutospacing="0" w:after="75" w:afterAutospacing="0"/>
      </w:pPr>
      <w:r>
        <w:rPr>
          <w:rFonts w:ascii="SimSun" w:eastAsia="SimSun" w:hAnsi="SimSun" w:cs="SimSun" w:hint="eastAsia"/>
          <w:sz w:val="21"/>
          <w:szCs w:val="21"/>
        </w:rPr>
        <w:t xml:space="preserve">　　</w:t>
      </w:r>
      <w:r>
        <w:rPr>
          <w:rFonts w:ascii="SimSun" w:eastAsia="SimSun" w:hAnsi="SimSun" w:cs="SimSun" w:hint="eastAsia"/>
          <w:sz w:val="21"/>
          <w:szCs w:val="21"/>
        </w:rPr>
        <w:t>2. </w:t>
      </w:r>
      <w:r>
        <w:rPr>
          <w:rFonts w:ascii="SimSun" w:eastAsia="SimSun" w:hAnsi="SimSun" w:cs="SimSun" w:hint="eastAsia"/>
          <w:sz w:val="21"/>
          <w:szCs w:val="21"/>
          <w:u w:val="single"/>
        </w:rPr>
        <w:t>（标的名称）</w:t>
      </w:r>
      <w:r>
        <w:rPr>
          <w:rFonts w:ascii="SimSun" w:eastAsia="SimSun" w:hAnsi="SimSun" w:cs="SimSun" w:hint="eastAsia"/>
          <w:sz w:val="21"/>
          <w:szCs w:val="21"/>
        </w:rPr>
        <w:t>，属于</w:t>
      </w:r>
      <w:r>
        <w:rPr>
          <w:rFonts w:ascii="SimSun" w:eastAsia="SimSun" w:hAnsi="SimSun" w:cs="SimSun" w:hint="eastAsia"/>
          <w:sz w:val="21"/>
          <w:szCs w:val="21"/>
          <w:u w:val="single"/>
        </w:rPr>
        <w:t>（采购文件中明确的所属行业）；</w:t>
      </w:r>
      <w:r>
        <w:rPr>
          <w:rFonts w:ascii="SimSun" w:eastAsia="SimSun" w:hAnsi="SimSun" w:cs="SimSun" w:hint="eastAsia"/>
          <w:sz w:val="21"/>
          <w:szCs w:val="21"/>
        </w:rPr>
        <w:t>承建（承接）企业为</w:t>
      </w:r>
      <w:r>
        <w:rPr>
          <w:rFonts w:ascii="SimSun" w:eastAsia="SimSun" w:hAnsi="SimSun" w:cs="SimSun" w:hint="eastAsia"/>
          <w:sz w:val="21"/>
          <w:szCs w:val="21"/>
          <w:u w:val="single"/>
        </w:rPr>
        <w:t>（企业名称）</w:t>
      </w:r>
      <w:r>
        <w:rPr>
          <w:rFonts w:ascii="SimSun" w:eastAsia="SimSun" w:hAnsi="SimSun" w:cs="SimSun" w:hint="eastAsia"/>
          <w:sz w:val="21"/>
          <w:szCs w:val="21"/>
        </w:rPr>
        <w:t>，从业人员</w:t>
      </w:r>
      <w:r>
        <w:rPr>
          <w:rFonts w:ascii="SimSun" w:eastAsia="SimSun" w:hAnsi="SimSun" w:cs="SimSun" w:hint="eastAsia"/>
          <w:sz w:val="21"/>
          <w:szCs w:val="21"/>
          <w:u w:val="single"/>
        </w:rPr>
        <w:t>  </w:t>
      </w:r>
      <w:r>
        <w:rPr>
          <w:rFonts w:ascii="SimSun" w:eastAsia="SimSun" w:hAnsi="SimSun" w:cs="SimSun" w:hint="eastAsia"/>
          <w:sz w:val="21"/>
          <w:szCs w:val="21"/>
        </w:rPr>
        <w:t>人，营业收入为</w:t>
      </w:r>
      <w:r>
        <w:rPr>
          <w:rFonts w:ascii="SimSun" w:eastAsia="SimSun" w:hAnsi="SimSun" w:cs="SimSun" w:hint="eastAsia"/>
          <w:sz w:val="21"/>
          <w:szCs w:val="21"/>
          <w:u w:val="single"/>
        </w:rPr>
        <w:t>  </w:t>
      </w:r>
      <w:r>
        <w:rPr>
          <w:rFonts w:ascii="SimSun" w:eastAsia="SimSun" w:hAnsi="SimSun" w:cs="SimSun" w:hint="eastAsia"/>
          <w:sz w:val="21"/>
          <w:szCs w:val="21"/>
        </w:rPr>
        <w:t>万元，资产总额为</w:t>
      </w:r>
      <w:r>
        <w:rPr>
          <w:rFonts w:ascii="SimSun" w:eastAsia="SimSun" w:hAnsi="SimSun" w:cs="SimSun" w:hint="eastAsia"/>
          <w:sz w:val="21"/>
          <w:szCs w:val="21"/>
          <w:u w:val="single"/>
        </w:rPr>
        <w:t>  </w:t>
      </w:r>
      <w:r>
        <w:rPr>
          <w:rFonts w:ascii="SimSun" w:eastAsia="SimSun" w:hAnsi="SimSun" w:cs="SimSun" w:hint="eastAsia"/>
          <w:sz w:val="21"/>
          <w:szCs w:val="21"/>
        </w:rPr>
        <w:t>万元，属于</w:t>
      </w:r>
      <w:r>
        <w:rPr>
          <w:rFonts w:ascii="SimSun" w:eastAsia="SimSun" w:hAnsi="SimSun" w:cs="SimSun" w:hint="eastAsia"/>
          <w:sz w:val="21"/>
          <w:szCs w:val="21"/>
          <w:u w:val="single"/>
        </w:rPr>
        <w:t>（中型企业、小型企业、微型企业）；</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 </w:t>
      </w:r>
      <w:r>
        <w:rPr>
          <w:rFonts w:ascii="SimSun" w:eastAsia="SimSun" w:hAnsi="SimSun" w:cs="SimSun" w:hint="eastAsia"/>
          <w:sz w:val="21"/>
          <w:szCs w:val="21"/>
        </w:rPr>
        <w:t>以上企业，不属于大企业的分支机构，不存在控股股东为大企业的情形，也不存在与大企业的负责人为同一人的情形。</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 </w:t>
      </w:r>
      <w:r>
        <w:rPr>
          <w:rFonts w:ascii="SimSun" w:eastAsia="SimSun" w:hAnsi="SimSun" w:cs="SimSun" w:hint="eastAsia"/>
          <w:sz w:val="21"/>
          <w:szCs w:val="21"/>
        </w:rPr>
        <w:t>本企业对上述声明内容的真实性负责。如有虚假，将依法承担相应责任。</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rPr>
          <w:rFonts w:ascii="SimSun" w:eastAsia="SimSun" w:hAnsi="SimSun" w:cs="SimSun"/>
          <w:sz w:val="21"/>
          <w:szCs w:val="21"/>
        </w:rPr>
      </w:pPr>
      <w:r>
        <w:rPr>
          <w:rFonts w:ascii="SimSun" w:eastAsia="SimSun" w:hAnsi="SimSun" w:cs="SimSun" w:hint="eastAsia"/>
          <w:sz w:val="21"/>
          <w:szCs w:val="21"/>
        </w:rPr>
        <w:t> </w:t>
      </w:r>
      <w:r>
        <w:rPr>
          <w:rFonts w:ascii="SimSun" w:eastAsia="SimSun" w:hAnsi="SimSun" w:cs="SimSun" w:hint="eastAsia"/>
          <w:sz w:val="21"/>
          <w:szCs w:val="21"/>
        </w:rPr>
        <w:t>企业名称（盖章）：</w:t>
      </w:r>
      <w:r>
        <w:rPr>
          <w:rFonts w:ascii="SimSun" w:eastAsia="SimSun" w:hAnsi="SimSun" w:cs="SimSun" w:hint="eastAsia"/>
          <w:sz w:val="21"/>
          <w:szCs w:val="21"/>
        </w:rPr>
        <w:t xml:space="preserve">  </w:t>
      </w:r>
    </w:p>
    <w:p w:rsidR="00D87D24" w:rsidRDefault="004759CB">
      <w:pPr>
        <w:pStyle w:val="aa"/>
        <w:widowControl/>
        <w:spacing w:before="75" w:beforeAutospacing="0" w:after="75" w:afterAutospacing="0"/>
        <w:ind w:firstLineChars="100" w:firstLine="210"/>
      </w:pPr>
      <w:r>
        <w:rPr>
          <w:rFonts w:ascii="SimSun" w:eastAsia="SimSun" w:hAnsi="SimSun" w:cs="SimSun" w:hint="eastAsia"/>
          <w:sz w:val="21"/>
          <w:szCs w:val="21"/>
        </w:rPr>
        <w:t>日期：</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Style w:val="ab"/>
          <w:rFonts w:ascii="SimSun" w:eastAsia="SimSun" w:hAnsi="SimSun" w:cs="SimSun" w:hint="eastAsia"/>
          <w:bCs/>
          <w:sz w:val="21"/>
          <w:szCs w:val="21"/>
        </w:rPr>
        <w:t>※注意：</w:t>
      </w:r>
    </w:p>
    <w:p w:rsidR="00D87D24" w:rsidRDefault="004759CB">
      <w:pPr>
        <w:pStyle w:val="aa"/>
        <w:widowControl/>
        <w:spacing w:before="75" w:beforeAutospacing="0" w:after="75" w:afterAutospacing="0"/>
        <w:ind w:firstLine="420"/>
      </w:pPr>
      <w:r>
        <w:rPr>
          <w:rStyle w:val="ab"/>
          <w:rFonts w:ascii="SimSun" w:eastAsia="SimSun" w:hAnsi="SimSun" w:cs="SimSun" w:hint="eastAsia"/>
          <w:bCs/>
          <w:sz w:val="21"/>
          <w:szCs w:val="21"/>
        </w:rPr>
        <w:t>1</w:t>
      </w:r>
      <w:r>
        <w:rPr>
          <w:rStyle w:val="ab"/>
          <w:rFonts w:ascii="SimSun" w:eastAsia="SimSun" w:hAnsi="SimSun" w:cs="SimSun" w:hint="eastAsia"/>
          <w:bCs/>
          <w:sz w:val="21"/>
          <w:szCs w:val="21"/>
        </w:rPr>
        <w:t>、从业人员、营业收入、资产总额填报上一年度数据，无上一年度数据的新成立企业可不填报。</w:t>
      </w:r>
    </w:p>
    <w:p w:rsidR="00D87D24" w:rsidRDefault="004759CB">
      <w:pPr>
        <w:pStyle w:val="aa"/>
        <w:widowControl/>
        <w:spacing w:before="75" w:beforeAutospacing="0" w:after="75" w:afterAutospacing="0"/>
        <w:ind w:firstLine="420"/>
      </w:pPr>
      <w:r>
        <w:rPr>
          <w:rStyle w:val="ab"/>
          <w:rFonts w:ascii="SimSun" w:eastAsia="SimSun" w:hAnsi="SimSun" w:cs="SimSun" w:hint="eastAsia"/>
          <w:bCs/>
          <w:sz w:val="21"/>
          <w:szCs w:val="21"/>
        </w:rPr>
        <w:t>2</w:t>
      </w:r>
      <w:r>
        <w:rPr>
          <w:rStyle w:val="ab"/>
          <w:rFonts w:ascii="SimSun" w:eastAsia="SimSun" w:hAnsi="SimSun" w:cs="SimSun" w:hint="eastAsia"/>
          <w:bCs/>
          <w:sz w:val="21"/>
          <w:szCs w:val="21"/>
        </w:rPr>
        <w:t>、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r>
        <w:rPr>
          <w:rStyle w:val="ab"/>
          <w:rFonts w:ascii="SimSun" w:eastAsia="SimSun" w:hAnsi="SimSun" w:cs="SimSun" w:hint="eastAsia"/>
          <w:bCs/>
          <w:sz w:val="21"/>
          <w:szCs w:val="21"/>
        </w:rPr>
        <w:br/>
        <w:t>  3</w:t>
      </w:r>
      <w:r>
        <w:rPr>
          <w:rStyle w:val="ab"/>
          <w:rFonts w:ascii="SimSun" w:eastAsia="SimSun" w:hAnsi="SimSun" w:cs="SimSun" w:hint="eastAsia"/>
          <w:bCs/>
          <w:sz w:val="21"/>
          <w:szCs w:val="21"/>
        </w:rPr>
        <w:t>、投标人应当对其出具的《中小企业声明函》真实性负责，投标人出具的《中小企业声明函》内容不实的，属于提供虚假材料谋取中标。在实际操作中，项目属性为货物且投标人希望获得中小企业政策支持的，应从制造商处获得</w:t>
      </w:r>
      <w:r>
        <w:rPr>
          <w:rStyle w:val="ab"/>
          <w:rFonts w:ascii="SimSun" w:eastAsia="SimSun" w:hAnsi="SimSun" w:cs="SimSun" w:hint="eastAsia"/>
          <w:bCs/>
          <w:sz w:val="21"/>
          <w:szCs w:val="21"/>
        </w:rPr>
        <w:t>充分、准确的信息。对相关制造商信息了解不充分，或者不能确定相关信息真实、准确的，不建议出具《中小企业声明函》。</w:t>
      </w:r>
      <w:r>
        <w:rPr>
          <w:rStyle w:val="ab"/>
          <w:rFonts w:ascii="Calibri" w:hAnsi="Calibri" w:cs="Calibri"/>
          <w:bCs/>
          <w:sz w:val="21"/>
          <w:szCs w:val="21"/>
        </w:rPr>
        <w:t>     </w:t>
      </w:r>
      <w:r>
        <w:rPr>
          <w:rFonts w:ascii="Calibri" w:hAnsi="Calibri" w:cs="Calibri"/>
          <w:sz w:val="21"/>
          <w:szCs w:val="21"/>
        </w:rPr>
        <w:t>          </w:t>
      </w:r>
    </w:p>
    <w:p w:rsidR="00D87D24" w:rsidRDefault="004759CB">
      <w:pPr>
        <w:pStyle w:val="aa"/>
        <w:widowControl/>
        <w:spacing w:beforeAutospacing="0" w:after="240" w:afterAutospacing="0"/>
      </w:pPr>
      <w:r>
        <w:rPr>
          <w:rFonts w:ascii="SimSun" w:eastAsia="SimSun" w:hAnsi="SimSun" w:cs="SimSun" w:hint="eastAsia"/>
          <w:sz w:val="21"/>
          <w:szCs w:val="21"/>
        </w:rPr>
        <w:br/>
      </w:r>
    </w:p>
    <w:p w:rsidR="00D87D24" w:rsidRDefault="004759CB">
      <w:pPr>
        <w:rPr>
          <w:rFonts w:ascii="SimSun" w:eastAsia="SimSun" w:hAnsi="SimSun" w:cs="SimSun"/>
          <w:szCs w:val="21"/>
        </w:rPr>
      </w:pPr>
      <w:r>
        <w:rPr>
          <w:rFonts w:ascii="SimSun" w:eastAsia="SimSun" w:hAnsi="SimSun" w:cs="SimSun" w:hint="eastAsia"/>
          <w:szCs w:val="21"/>
        </w:rPr>
        <w:br w:type="page"/>
      </w:r>
    </w:p>
    <w:p w:rsidR="00D87D24" w:rsidRDefault="004759CB">
      <w:pPr>
        <w:pStyle w:val="aa"/>
        <w:widowControl/>
        <w:spacing w:before="75" w:beforeAutospacing="0" w:after="75" w:afterAutospacing="0"/>
      </w:pPr>
      <w:r>
        <w:rPr>
          <w:rFonts w:ascii="SimSun" w:eastAsia="SimSun" w:hAnsi="SimSun" w:cs="SimSun" w:hint="eastAsia"/>
          <w:sz w:val="21"/>
          <w:szCs w:val="21"/>
        </w:rPr>
        <w:lastRenderedPageBreak/>
        <w:t>附：</w:t>
      </w:r>
    </w:p>
    <w:p w:rsidR="00D87D24" w:rsidRDefault="004759CB">
      <w:pPr>
        <w:pStyle w:val="aa"/>
        <w:widowControl/>
        <w:spacing w:before="75" w:beforeAutospacing="0" w:after="75" w:afterAutospacing="0"/>
        <w:jc w:val="center"/>
      </w:pPr>
      <w:r>
        <w:rPr>
          <w:rStyle w:val="ab"/>
          <w:rFonts w:ascii="SimSun" w:eastAsia="SimSun" w:hAnsi="SimSun" w:cs="SimSun" w:hint="eastAsia"/>
          <w:bCs/>
        </w:rPr>
        <w:t>残疾人福利性单位声明函</w:t>
      </w:r>
    </w:p>
    <w:p w:rsidR="00D87D24" w:rsidRDefault="004759CB">
      <w:pPr>
        <w:pStyle w:val="aa"/>
        <w:widowControl/>
        <w:spacing w:before="75" w:beforeAutospacing="0" w:after="75" w:afterAutospacing="0"/>
        <w:jc w:val="center"/>
      </w:pPr>
      <w:r>
        <w:rPr>
          <w:rStyle w:val="ab"/>
          <w:rFonts w:ascii="SimSun" w:eastAsia="SimSun" w:hAnsi="SimSun" w:cs="SimSun" w:hint="eastAsia"/>
          <w:bCs/>
          <w:sz w:val="21"/>
          <w:szCs w:val="21"/>
        </w:rPr>
        <w:t>（以资格条件落实中小企业扶持政策时适用，若有）</w:t>
      </w:r>
    </w:p>
    <w:p w:rsidR="00D87D24" w:rsidRDefault="004759CB">
      <w:pPr>
        <w:pStyle w:val="aa"/>
        <w:widowControl/>
        <w:spacing w:before="75" w:beforeAutospacing="0" w:after="75" w:afterAutospacing="0"/>
      </w:pPr>
      <w:r>
        <w:rPr>
          <w:rStyle w:val="ab"/>
          <w:rFonts w:ascii="SimSun" w:eastAsia="SimSun" w:hAnsi="SimSun" w:cs="SimSun" w:hint="eastAsia"/>
          <w:bCs/>
          <w:sz w:val="21"/>
          <w:szCs w:val="21"/>
        </w:rPr>
        <w:t> </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本投标人郑重声明，根据《财政部</w:t>
      </w:r>
      <w:r>
        <w:rPr>
          <w:rFonts w:ascii="SimSun" w:eastAsia="SimSun" w:hAnsi="SimSun" w:cs="SimSun" w:hint="eastAsia"/>
          <w:sz w:val="21"/>
          <w:szCs w:val="21"/>
        </w:rPr>
        <w:t> </w:t>
      </w:r>
      <w:r>
        <w:rPr>
          <w:rFonts w:ascii="SimSun" w:eastAsia="SimSun" w:hAnsi="SimSun" w:cs="SimSun" w:hint="eastAsia"/>
          <w:sz w:val="21"/>
          <w:szCs w:val="21"/>
        </w:rPr>
        <w:t>民政部</w:t>
      </w:r>
      <w:r>
        <w:rPr>
          <w:rFonts w:ascii="SimSun" w:eastAsia="SimSun" w:hAnsi="SimSun" w:cs="SimSun" w:hint="eastAsia"/>
          <w:sz w:val="21"/>
          <w:szCs w:val="21"/>
        </w:rPr>
        <w:t> </w:t>
      </w:r>
      <w:r>
        <w:rPr>
          <w:rFonts w:ascii="SimSun" w:eastAsia="SimSun" w:hAnsi="SimSun" w:cs="SimSun" w:hint="eastAsia"/>
          <w:sz w:val="21"/>
          <w:szCs w:val="21"/>
        </w:rPr>
        <w:t>中国残疾人联合会关于促进残疾人就业政府采购政策的通知》（财库</w:t>
      </w:r>
      <w:r>
        <w:rPr>
          <w:rFonts w:ascii="SimSun" w:eastAsia="SimSun" w:hAnsi="SimSun" w:cs="SimSun" w:hint="eastAsia"/>
          <w:sz w:val="21"/>
          <w:szCs w:val="21"/>
        </w:rPr>
        <w:t>[2017]141</w:t>
      </w:r>
      <w:r>
        <w:rPr>
          <w:rFonts w:ascii="SimSun" w:eastAsia="SimSun" w:hAnsi="SimSun" w:cs="SimSun" w:hint="eastAsia"/>
          <w:sz w:val="21"/>
          <w:szCs w:val="21"/>
        </w:rPr>
        <w:t>号）、《政府采购促进中小企业发展管理办法》（财库〔</w:t>
      </w:r>
      <w:r>
        <w:rPr>
          <w:rFonts w:ascii="SimSun" w:eastAsia="SimSun" w:hAnsi="SimSun" w:cs="SimSun" w:hint="eastAsia"/>
          <w:sz w:val="21"/>
          <w:szCs w:val="21"/>
        </w:rPr>
        <w:t>2020</w:t>
      </w:r>
      <w:r>
        <w:rPr>
          <w:rFonts w:ascii="SimSun" w:eastAsia="SimSun" w:hAnsi="SimSun" w:cs="SimSun" w:hint="eastAsia"/>
          <w:sz w:val="21"/>
          <w:szCs w:val="21"/>
        </w:rPr>
        <w:t>〕</w:t>
      </w:r>
      <w:r>
        <w:rPr>
          <w:rFonts w:ascii="SimSun" w:eastAsia="SimSun" w:hAnsi="SimSun" w:cs="SimSun" w:hint="eastAsia"/>
          <w:sz w:val="21"/>
          <w:szCs w:val="21"/>
        </w:rPr>
        <w:t>46</w:t>
      </w:r>
      <w:r>
        <w:rPr>
          <w:rFonts w:ascii="SimSun" w:eastAsia="SimSun" w:hAnsi="SimSun" w:cs="SimSun" w:hint="eastAsia"/>
          <w:sz w:val="21"/>
          <w:szCs w:val="21"/>
        </w:rPr>
        <w:t>号）的规定，本投标人为符合条件的残疾人福利性单位，且本投标人参加贵单位的</w:t>
      </w:r>
      <w:r>
        <w:rPr>
          <w:rFonts w:ascii="SimSun" w:eastAsia="SimSun" w:hAnsi="SimSun" w:cs="SimSun" w:hint="eastAsia"/>
          <w:sz w:val="21"/>
          <w:szCs w:val="21"/>
          <w:u w:val="single"/>
        </w:rPr>
        <w:t>（填写“项目名称”）</w:t>
      </w:r>
      <w:r>
        <w:rPr>
          <w:rFonts w:ascii="SimSun" w:eastAsia="SimSun" w:hAnsi="SimSun" w:cs="SimSun" w:hint="eastAsia"/>
          <w:sz w:val="21"/>
          <w:szCs w:val="21"/>
        </w:rPr>
        <w:t>项目采</w:t>
      </w:r>
      <w:r>
        <w:rPr>
          <w:rFonts w:ascii="SimSun" w:eastAsia="SimSun" w:hAnsi="SimSun" w:cs="SimSun" w:hint="eastAsia"/>
          <w:sz w:val="21"/>
          <w:szCs w:val="21"/>
        </w:rPr>
        <w:t>购活动：</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）提供本投标人制造的</w:t>
      </w:r>
      <w:r>
        <w:rPr>
          <w:rFonts w:ascii="SimSun" w:eastAsia="SimSun" w:hAnsi="SimSun" w:cs="SimSun" w:hint="eastAsia"/>
          <w:sz w:val="21"/>
          <w:szCs w:val="21"/>
          <w:u w:val="single"/>
        </w:rPr>
        <w:t>（填写“所投采购包、品目号”）</w:t>
      </w:r>
      <w:r>
        <w:rPr>
          <w:rFonts w:ascii="SimSun" w:eastAsia="SimSun" w:hAnsi="SimSun" w:cs="SimSun" w:hint="eastAsia"/>
          <w:sz w:val="21"/>
          <w:szCs w:val="21"/>
        </w:rPr>
        <w:t>货物，或提供其他残疾人福利性单位制造的</w:t>
      </w:r>
      <w:r>
        <w:rPr>
          <w:rFonts w:ascii="SimSun" w:eastAsia="SimSun" w:hAnsi="SimSun" w:cs="SimSun" w:hint="eastAsia"/>
          <w:sz w:val="21"/>
          <w:szCs w:val="21"/>
          <w:u w:val="single"/>
        </w:rPr>
        <w:t>（填写“所投采购包、品目号”）</w:t>
      </w:r>
      <w:r>
        <w:rPr>
          <w:rFonts w:ascii="SimSun" w:eastAsia="SimSun" w:hAnsi="SimSun" w:cs="SimSun" w:hint="eastAsia"/>
          <w:sz w:val="21"/>
          <w:szCs w:val="21"/>
        </w:rPr>
        <w:t>货物（不包括使用非残疾人福利性单位注册商标的货物）。（说明：只有部分货物由残疾人福利企业制造的，在该货物后标</w:t>
      </w:r>
      <w:r>
        <w:rPr>
          <w:rFonts w:ascii="Segoe UI Symbol" w:eastAsia="Segoe UI Symbol" w:hAnsi="Segoe UI Symbol" w:cs="Segoe UI Symbol"/>
          <w:sz w:val="19"/>
          <w:szCs w:val="19"/>
          <w:shd w:val="clear" w:color="auto" w:fill="FFFFFF"/>
        </w:rPr>
        <w:t>※</w:t>
      </w:r>
      <w:r>
        <w:rPr>
          <w:rFonts w:ascii="SimSun" w:eastAsia="SimSun" w:hAnsi="SimSun" w:cs="SimSun" w:hint="eastAsia"/>
          <w:sz w:val="21"/>
          <w:szCs w:val="21"/>
        </w:rPr>
        <w:t>）</w:t>
      </w:r>
    </w:p>
    <w:p w:rsidR="00D87D24" w:rsidRDefault="004759CB">
      <w:pPr>
        <w:pStyle w:val="aa"/>
        <w:widowControl/>
        <w:spacing w:before="75" w:beforeAutospacing="0" w:after="75" w:afterAutospacing="0"/>
        <w:ind w:firstLine="420"/>
        <w:outlineLvl w:val="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）由本投标人承建的（填写“所投采购包、品目号”）工程</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）由本投标人承接的（填写“所投采购包、品目号”）服务；</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本投标人对上述声明的真实性负责。如有虚假，将依法承担相应责任。</w:t>
      </w:r>
    </w:p>
    <w:p w:rsidR="00D87D24" w:rsidRDefault="004759CB">
      <w:pPr>
        <w:pStyle w:val="aa"/>
        <w:widowControl/>
        <w:spacing w:before="75" w:beforeAutospacing="0" w:after="75" w:afterAutospacing="0"/>
        <w:ind w:firstLine="420"/>
      </w:pPr>
      <w:r>
        <w:rPr>
          <w:rFonts w:ascii="Calibri" w:hAnsi="Calibri" w:cs="Calibri"/>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备注：</w:t>
      </w:r>
    </w:p>
    <w:p w:rsidR="00D87D24" w:rsidRDefault="004759CB">
      <w:pPr>
        <w:pStyle w:val="aa"/>
        <w:widowControl/>
        <w:spacing w:before="75" w:beforeAutospacing="0" w:after="75" w:afterAutospacing="0"/>
      </w:pPr>
      <w:r>
        <w:rPr>
          <w:rFonts w:ascii="SimSun" w:eastAsia="SimSun" w:hAnsi="SimSun" w:cs="SimSun" w:hint="eastAsia"/>
          <w:sz w:val="21"/>
          <w:szCs w:val="21"/>
        </w:rPr>
        <w:t>1</w:t>
      </w:r>
      <w:r>
        <w:rPr>
          <w:rFonts w:ascii="SimSun" w:eastAsia="SimSun" w:hAnsi="SimSun" w:cs="SimSun" w:hint="eastAsia"/>
          <w:sz w:val="21"/>
          <w:szCs w:val="21"/>
        </w:rPr>
        <w:t>、请投标人按照实际情况编制填写本声明函，并在相应的（）中打“√”。</w:t>
      </w:r>
    </w:p>
    <w:p w:rsidR="00D87D24" w:rsidRDefault="004759CB">
      <w:pPr>
        <w:pStyle w:val="aa"/>
        <w:widowControl/>
        <w:spacing w:before="75" w:beforeAutospacing="0" w:after="75" w:afterAutospacing="0"/>
      </w:pPr>
      <w:r>
        <w:rPr>
          <w:rFonts w:ascii="SimSun" w:eastAsia="SimSun" w:hAnsi="SimSun" w:cs="SimSun" w:hint="eastAsia"/>
          <w:sz w:val="21"/>
          <w:szCs w:val="21"/>
        </w:rPr>
        <w:t>2</w:t>
      </w:r>
      <w:r>
        <w:rPr>
          <w:rFonts w:ascii="SimSun" w:eastAsia="SimSun" w:hAnsi="SimSun" w:cs="SimSun" w:hint="eastAsia"/>
          <w:sz w:val="21"/>
          <w:szCs w:val="21"/>
        </w:rPr>
        <w:t>、若《残疾人福利性单位声明函》内容不真实，</w:t>
      </w:r>
      <w:r>
        <w:rPr>
          <w:rStyle w:val="ab"/>
          <w:rFonts w:ascii="SimSun" w:eastAsia="SimSun" w:hAnsi="SimSun" w:cs="SimSun" w:hint="eastAsia"/>
          <w:bCs/>
          <w:sz w:val="21"/>
          <w:szCs w:val="21"/>
        </w:rPr>
        <w:t>视为提供虚假材料。</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Fonts w:ascii="Calibri" w:hAnsi="Calibri" w:cs="Calibri"/>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75" w:beforeAutospacing="0" w:after="75"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75" w:beforeAutospacing="0" w:after="75" w:afterAutospacing="0"/>
        <w:ind w:firstLine="420"/>
      </w:pPr>
      <w:r>
        <w:rPr>
          <w:rFonts w:ascii="Calibri" w:hAnsi="Calibri" w:cs="Calibri"/>
        </w:rPr>
        <w:t> </w:t>
      </w:r>
    </w:p>
    <w:p w:rsidR="00D87D24" w:rsidRDefault="004759CB">
      <w:pPr>
        <w:pStyle w:val="aa"/>
        <w:widowControl/>
        <w:spacing w:before="75" w:beforeAutospacing="0" w:after="75" w:afterAutospacing="0"/>
        <w:ind w:firstLine="420"/>
      </w:pPr>
      <w:r>
        <w:rPr>
          <w:rFonts w:ascii="Calibri" w:hAnsi="Calibri" w:cs="Calibri"/>
        </w:rPr>
        <w:t> </w:t>
      </w:r>
    </w:p>
    <w:p w:rsidR="00D87D24" w:rsidRDefault="004759CB">
      <w:pPr>
        <w:pStyle w:val="aa"/>
        <w:widowControl/>
        <w:spacing w:before="75" w:beforeAutospacing="0" w:after="75" w:afterAutospacing="0"/>
        <w:rPr>
          <w:rFonts w:ascii="SimSun" w:eastAsia="SimSun" w:hAnsi="SimSun" w:cs="SimSun"/>
          <w:sz w:val="21"/>
          <w:szCs w:val="21"/>
        </w:rPr>
      </w:pP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附：</w:t>
      </w:r>
      <w:r>
        <w:rPr>
          <w:rFonts w:ascii="SimSun" w:eastAsia="SimSun" w:hAnsi="SimSun" w:cs="SimSun" w:hint="eastAsia"/>
          <w:sz w:val="21"/>
          <w:szCs w:val="21"/>
        </w:rPr>
        <w:t>                          </w:t>
      </w:r>
    </w:p>
    <w:p w:rsidR="00D87D24" w:rsidRDefault="004759CB">
      <w:pPr>
        <w:pStyle w:val="aa"/>
        <w:widowControl/>
        <w:spacing w:before="75" w:beforeAutospacing="0" w:after="75" w:afterAutospacing="0"/>
        <w:jc w:val="center"/>
      </w:pPr>
      <w:r>
        <w:rPr>
          <w:rStyle w:val="ab"/>
          <w:rFonts w:ascii="SimSun" w:eastAsia="SimSun" w:hAnsi="SimSun" w:cs="SimSun" w:hint="eastAsia"/>
          <w:bCs/>
        </w:rPr>
        <w:t>监狱企业证明材料</w:t>
      </w:r>
    </w:p>
    <w:p w:rsidR="00D87D24" w:rsidRDefault="004759CB">
      <w:pPr>
        <w:pStyle w:val="aa"/>
        <w:widowControl/>
        <w:spacing w:before="75" w:beforeAutospacing="0" w:after="75" w:afterAutospacing="0"/>
        <w:jc w:val="center"/>
      </w:pPr>
      <w:r>
        <w:rPr>
          <w:rStyle w:val="ab"/>
          <w:rFonts w:ascii="SimSun" w:eastAsia="SimSun" w:hAnsi="SimSun" w:cs="SimSun" w:hint="eastAsia"/>
          <w:bCs/>
        </w:rPr>
        <w:t> </w:t>
      </w:r>
    </w:p>
    <w:p w:rsidR="00D87D24" w:rsidRDefault="004759CB">
      <w:pPr>
        <w:pStyle w:val="aa"/>
        <w:widowControl/>
        <w:spacing w:beforeAutospacing="0" w:after="150" w:afterAutospacing="0"/>
      </w:pPr>
      <w:r>
        <w:rPr>
          <w:rFonts w:ascii="SimSun" w:eastAsia="SimSun" w:hAnsi="SimSun" w:cs="SimSun" w:hint="eastAsia"/>
          <w:shd w:val="clear" w:color="auto" w:fill="FFFFFF"/>
        </w:rPr>
        <w:t>投标人为监狱企业，提供本单位制造的货物（承接的服务），并在投标文件中提供省级以上监狱管理局、戒毒管理局（含新疆生产建设兵团）出具的属于监狱企业的证明文件。</w:t>
      </w:r>
    </w:p>
    <w:p w:rsidR="00D87D24" w:rsidRDefault="004759CB">
      <w:pPr>
        <w:pStyle w:val="aa"/>
        <w:widowControl/>
        <w:spacing w:beforeAutospacing="0" w:after="240" w:afterAutospacing="0"/>
      </w:pPr>
      <w:r>
        <w:rPr>
          <w:rFonts w:ascii="SimSun" w:eastAsia="SimSun" w:hAnsi="SimSun" w:cs="SimSun" w:hint="eastAsia"/>
          <w:sz w:val="21"/>
          <w:szCs w:val="21"/>
        </w:rPr>
        <w:br/>
      </w:r>
      <w:r>
        <w:rPr>
          <w:rFonts w:ascii="SimSun" w:eastAsia="SimSun" w:hAnsi="SimSun" w:cs="SimSun" w:hint="eastAsia"/>
          <w:sz w:val="21"/>
          <w:szCs w:val="21"/>
        </w:rPr>
        <w:br/>
      </w:r>
    </w:p>
    <w:p w:rsidR="00D87D24" w:rsidRDefault="004759CB">
      <w:pPr>
        <w:pStyle w:val="aa"/>
        <w:widowControl/>
        <w:spacing w:beforeAutospacing="0" w:after="150" w:afterAutospacing="0"/>
        <w:jc w:val="center"/>
        <w:rPr>
          <w:rFonts w:ascii="SimSun" w:eastAsia="SimSun" w:hAnsi="SimSun" w:cs="SimSun"/>
          <w:sz w:val="21"/>
          <w:szCs w:val="21"/>
        </w:rPr>
      </w:pPr>
      <w:r>
        <w:rPr>
          <w:rFonts w:ascii="SimSun" w:eastAsia="SimSun" w:hAnsi="SimSun" w:cs="SimSun" w:hint="eastAsia"/>
          <w:sz w:val="21"/>
          <w:szCs w:val="21"/>
        </w:rPr>
        <w:br/>
      </w:r>
    </w:p>
    <w:p w:rsidR="00D87D24" w:rsidRDefault="004759CB">
      <w:pPr>
        <w:rPr>
          <w:rFonts w:ascii="SimSun" w:eastAsia="SimSun" w:hAnsi="SimSun" w:cs="SimSun"/>
          <w:szCs w:val="21"/>
        </w:rPr>
      </w:pPr>
      <w:r>
        <w:rPr>
          <w:rFonts w:ascii="SimSun" w:eastAsia="SimSun" w:hAnsi="SimSun" w:cs="SimSun" w:hint="eastAsia"/>
          <w:szCs w:val="21"/>
        </w:rPr>
        <w:br w:type="page"/>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lastRenderedPageBreak/>
        <w:t>二</w:t>
      </w:r>
      <w:r>
        <w:rPr>
          <w:rStyle w:val="ab"/>
          <w:rFonts w:ascii="SimSun" w:eastAsia="SimSun" w:hAnsi="SimSun" w:cs="SimSun" w:hint="eastAsia"/>
          <w:bCs/>
          <w:sz w:val="21"/>
          <w:szCs w:val="21"/>
        </w:rPr>
        <w:t>-10</w:t>
      </w:r>
      <w:r>
        <w:rPr>
          <w:rStyle w:val="ab"/>
          <w:rFonts w:ascii="SimSun" w:eastAsia="SimSun" w:hAnsi="SimSun" w:cs="SimSun" w:hint="eastAsia"/>
          <w:bCs/>
          <w:sz w:val="21"/>
          <w:szCs w:val="21"/>
        </w:rPr>
        <w:t>联合体协议（若有）</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致：</w:t>
      </w:r>
      <w:r>
        <w:rPr>
          <w:rFonts w:ascii="SimSun" w:eastAsia="SimSun" w:hAnsi="SimSun" w:cs="SimSun" w:hint="eastAsia"/>
          <w:sz w:val="21"/>
          <w:szCs w:val="21"/>
          <w:u w:val="single"/>
        </w:rPr>
        <w:t>           </w:t>
      </w:r>
      <w:r>
        <w:rPr>
          <w:rFonts w:ascii="SimSun" w:eastAsia="SimSun" w:hAnsi="SimSun" w:cs="SimSun" w:hint="eastAsia"/>
          <w:sz w:val="21"/>
          <w:szCs w:val="21"/>
          <w:u w:val="single"/>
        </w:rPr>
        <w:t>（采购人或采购代理机构）</w:t>
      </w:r>
      <w:r>
        <w:rPr>
          <w:rFonts w:ascii="SimSun" w:eastAsia="SimSun" w:hAnsi="SimSun" w:cs="SimSun" w:hint="eastAsia"/>
          <w:sz w:val="21"/>
          <w:szCs w:val="21"/>
          <w:u w:val="single"/>
        </w:rPr>
        <w:t> </w:t>
      </w:r>
    </w:p>
    <w:p w:rsidR="00D87D24" w:rsidRDefault="004759CB">
      <w:pPr>
        <w:pStyle w:val="aa"/>
        <w:widowControl/>
        <w:spacing w:beforeAutospacing="0" w:after="150" w:afterAutospacing="0"/>
        <w:ind w:firstLine="420"/>
      </w:pPr>
      <w:r>
        <w:rPr>
          <w:rFonts w:ascii="SimSun" w:eastAsia="SimSun" w:hAnsi="SimSun" w:cs="SimSun" w:hint="eastAsia"/>
          <w:sz w:val="21"/>
          <w:szCs w:val="21"/>
        </w:rPr>
        <w:t>兹有</w:t>
      </w:r>
      <w:r>
        <w:rPr>
          <w:rFonts w:ascii="SimSun" w:eastAsia="SimSun" w:hAnsi="SimSun" w:cs="SimSun" w:hint="eastAsia"/>
          <w:sz w:val="21"/>
          <w:szCs w:val="21"/>
          <w:u w:val="single"/>
        </w:rPr>
        <w:t>（填写“联合体中各方的全称”，各方的全称之间请用“、”分割）</w:t>
      </w:r>
      <w:r>
        <w:rPr>
          <w:rFonts w:ascii="SimSun" w:eastAsia="SimSun" w:hAnsi="SimSun" w:cs="SimSun" w:hint="eastAsia"/>
          <w:sz w:val="21"/>
          <w:szCs w:val="21"/>
        </w:rPr>
        <w:t>自愿组成联合体，共同参加</w:t>
      </w:r>
      <w:r>
        <w:rPr>
          <w:rFonts w:ascii="SimSun" w:eastAsia="SimSun" w:hAnsi="SimSun" w:cs="SimSun" w:hint="eastAsia"/>
          <w:sz w:val="21"/>
          <w:szCs w:val="21"/>
          <w:u w:val="single"/>
        </w:rPr>
        <w:t>（填写“项目名称”）</w:t>
      </w:r>
      <w:r>
        <w:rPr>
          <w:rFonts w:ascii="SimSun" w:eastAsia="SimSun" w:hAnsi="SimSun" w:cs="SimSun" w:hint="eastAsia"/>
          <w:sz w:val="21"/>
          <w:szCs w:val="21"/>
          <w:u w:val="single"/>
        </w:rPr>
        <w:t> </w:t>
      </w:r>
      <w:r>
        <w:rPr>
          <w:rFonts w:ascii="SimSun" w:eastAsia="SimSun" w:hAnsi="SimSun" w:cs="SimSun" w:hint="eastAsia"/>
          <w:sz w:val="21"/>
          <w:szCs w:val="21"/>
        </w:rPr>
        <w:t>项目（项目编号：</w:t>
      </w:r>
      <w:r>
        <w:rPr>
          <w:rFonts w:ascii="SimSun" w:eastAsia="SimSun" w:hAnsi="SimSun" w:cs="SimSun" w:hint="eastAsia"/>
          <w:sz w:val="21"/>
          <w:szCs w:val="21"/>
          <w:u w:val="single"/>
        </w:rPr>
        <w:t>         </w:t>
      </w:r>
      <w:r>
        <w:rPr>
          <w:rFonts w:ascii="SimSun" w:eastAsia="SimSun" w:hAnsi="SimSun" w:cs="SimSun" w:hint="eastAsia"/>
          <w:sz w:val="21"/>
          <w:szCs w:val="21"/>
        </w:rPr>
        <w:t>）的投标。现就联合体参加本项目投标的有关事宜达成下列协议：</w:t>
      </w:r>
    </w:p>
    <w:p w:rsidR="00D87D24" w:rsidRDefault="004759CB">
      <w:pPr>
        <w:pStyle w:val="aa"/>
        <w:widowControl/>
        <w:spacing w:beforeAutospacing="0" w:after="150" w:afterAutospacing="0"/>
        <w:ind w:firstLine="420"/>
      </w:pPr>
      <w:r>
        <w:rPr>
          <w:rFonts w:ascii="SimSun" w:eastAsia="SimSun" w:hAnsi="SimSun" w:cs="SimSun" w:hint="eastAsia"/>
          <w:sz w:val="21"/>
          <w:szCs w:val="21"/>
        </w:rPr>
        <w:t>一、联合体各方应承担的工作和义务具体如下：</w:t>
      </w:r>
    </w:p>
    <w:p w:rsidR="00D87D24" w:rsidRDefault="004759CB">
      <w:pPr>
        <w:pStyle w:val="aa"/>
        <w:widowControl/>
        <w:spacing w:beforeAutospacing="0" w:after="150" w:afterAutospacing="0"/>
        <w:ind w:firstLine="420"/>
      </w:pPr>
      <w:r>
        <w:rPr>
          <w:rFonts w:ascii="SimSun" w:eastAsia="SimSun" w:hAnsi="SimSun" w:cs="SimSun" w:hint="eastAsia"/>
          <w:sz w:val="21"/>
          <w:szCs w:val="21"/>
        </w:rPr>
        <w:t>1</w:t>
      </w:r>
      <w:r>
        <w:rPr>
          <w:rFonts w:ascii="SimSun" w:eastAsia="SimSun" w:hAnsi="SimSun" w:cs="SimSun" w:hint="eastAsia"/>
          <w:sz w:val="21"/>
          <w:szCs w:val="21"/>
        </w:rPr>
        <w:t>、牵头方（</w:t>
      </w:r>
      <w:r>
        <w:rPr>
          <w:rFonts w:ascii="SimSun" w:eastAsia="SimSun" w:hAnsi="SimSun" w:cs="SimSun" w:hint="eastAsia"/>
          <w:sz w:val="21"/>
          <w:szCs w:val="21"/>
          <w:u w:val="single"/>
        </w:rPr>
        <w:t>全称</w:t>
      </w:r>
      <w:r>
        <w:rPr>
          <w:rFonts w:ascii="SimSun" w:eastAsia="SimSun" w:hAnsi="SimSun" w:cs="SimSun" w:hint="eastAsia"/>
          <w:sz w:val="21"/>
          <w:szCs w:val="21"/>
        </w:rPr>
        <w:t>）：</w:t>
      </w:r>
      <w:r>
        <w:rPr>
          <w:rFonts w:ascii="SimSun" w:eastAsia="SimSun" w:hAnsi="SimSun" w:cs="SimSun" w:hint="eastAsia"/>
          <w:sz w:val="21"/>
          <w:szCs w:val="21"/>
          <w:u w:val="single"/>
        </w:rPr>
        <w:t> </w:t>
      </w:r>
      <w:r>
        <w:rPr>
          <w:rFonts w:ascii="SimSun" w:eastAsia="SimSun" w:hAnsi="SimSun" w:cs="SimSun" w:hint="eastAsia"/>
          <w:sz w:val="21"/>
          <w:szCs w:val="21"/>
          <w:u w:val="single"/>
        </w:rPr>
        <w:t>（填写“工作及义务的具体内容”）</w:t>
      </w:r>
      <w:r>
        <w:rPr>
          <w:rFonts w:ascii="SimSun" w:eastAsia="SimSun" w:hAnsi="SimSun" w:cs="SimSun" w:hint="eastAsia"/>
          <w:sz w:val="21"/>
          <w:szCs w:val="21"/>
          <w:u w:val="single"/>
        </w:rPr>
        <w:t> </w:t>
      </w:r>
      <w:r>
        <w:rPr>
          <w:rFonts w:ascii="SimSun" w:eastAsia="SimSun" w:hAnsi="SimSun" w:cs="SimSun" w:hint="eastAsia"/>
          <w:sz w:val="21"/>
          <w:szCs w:val="21"/>
        </w:rPr>
        <w:t>；</w:t>
      </w:r>
    </w:p>
    <w:p w:rsidR="00D87D24" w:rsidRDefault="004759CB">
      <w:pPr>
        <w:pStyle w:val="aa"/>
        <w:widowControl/>
        <w:spacing w:beforeAutospacing="0" w:after="150" w:afterAutospacing="0"/>
        <w:ind w:firstLine="420"/>
      </w:pPr>
      <w:r>
        <w:rPr>
          <w:rFonts w:ascii="SimSun" w:eastAsia="SimSun" w:hAnsi="SimSun" w:cs="SimSun" w:hint="eastAsia"/>
          <w:sz w:val="21"/>
          <w:szCs w:val="21"/>
        </w:rPr>
        <w:t>2</w:t>
      </w:r>
      <w:r>
        <w:rPr>
          <w:rFonts w:ascii="SimSun" w:eastAsia="SimSun" w:hAnsi="SimSun" w:cs="SimSun" w:hint="eastAsia"/>
          <w:sz w:val="21"/>
          <w:szCs w:val="21"/>
        </w:rPr>
        <w:t>、成员方：</w:t>
      </w:r>
    </w:p>
    <w:p w:rsidR="00D87D24" w:rsidRDefault="004759CB">
      <w:pPr>
        <w:pStyle w:val="aa"/>
        <w:widowControl/>
        <w:spacing w:beforeAutospacing="0" w:after="150" w:afterAutospacing="0"/>
        <w:ind w:firstLine="420"/>
      </w:pPr>
      <w:r>
        <w:rPr>
          <w:rFonts w:ascii="SimSun" w:eastAsia="SimSun" w:hAnsi="SimSun" w:cs="SimSun" w:hint="eastAsia"/>
          <w:sz w:val="21"/>
          <w:szCs w:val="21"/>
        </w:rPr>
        <w:t>2.1</w:t>
      </w:r>
      <w:r>
        <w:rPr>
          <w:rFonts w:ascii="SimSun" w:eastAsia="SimSun" w:hAnsi="SimSun" w:cs="SimSun" w:hint="eastAsia"/>
          <w:sz w:val="21"/>
          <w:szCs w:val="21"/>
          <w:u w:val="single"/>
        </w:rPr>
        <w:t>（成员一的全称）</w:t>
      </w:r>
      <w:r>
        <w:rPr>
          <w:rFonts w:ascii="SimSun" w:eastAsia="SimSun" w:hAnsi="SimSun" w:cs="SimSun" w:hint="eastAsia"/>
          <w:sz w:val="21"/>
          <w:szCs w:val="21"/>
        </w:rPr>
        <w:t>：</w:t>
      </w:r>
      <w:r>
        <w:rPr>
          <w:rFonts w:ascii="SimSun" w:eastAsia="SimSun" w:hAnsi="SimSun" w:cs="SimSun" w:hint="eastAsia"/>
          <w:sz w:val="21"/>
          <w:szCs w:val="21"/>
          <w:u w:val="single"/>
        </w:rPr>
        <w:t> </w:t>
      </w:r>
      <w:r>
        <w:rPr>
          <w:rFonts w:ascii="SimSun" w:eastAsia="SimSun" w:hAnsi="SimSun" w:cs="SimSun" w:hint="eastAsia"/>
          <w:sz w:val="21"/>
          <w:szCs w:val="21"/>
          <w:u w:val="single"/>
        </w:rPr>
        <w:t>（填写“工作及义务的具体内容”）</w:t>
      </w:r>
      <w:r>
        <w:rPr>
          <w:rFonts w:ascii="SimSun" w:eastAsia="SimSun" w:hAnsi="SimSun" w:cs="SimSun" w:hint="eastAsia"/>
          <w:sz w:val="21"/>
          <w:szCs w:val="21"/>
          <w:u w:val="single"/>
        </w:rPr>
        <w:t> </w:t>
      </w:r>
      <w:r>
        <w:rPr>
          <w:rFonts w:ascii="SimSun" w:eastAsia="SimSun" w:hAnsi="SimSun" w:cs="SimSun" w:hint="eastAsia"/>
          <w:sz w:val="21"/>
          <w:szCs w:val="21"/>
        </w:rPr>
        <w:t>；</w:t>
      </w:r>
    </w:p>
    <w:p w:rsidR="00D87D24" w:rsidRDefault="004759CB">
      <w:pPr>
        <w:pStyle w:val="aa"/>
        <w:widowControl/>
        <w:spacing w:beforeAutospacing="0" w:after="150" w:afterAutospacing="0"/>
        <w:ind w:firstLine="420"/>
      </w:pPr>
      <w:r>
        <w:rPr>
          <w:rFonts w:ascii="Calibri" w:hAnsi="Calibri" w:cs="Calibri"/>
          <w:sz w:val="21"/>
          <w:szCs w:val="21"/>
        </w:rPr>
        <w:t>……</w:t>
      </w:r>
      <w:r>
        <w:rPr>
          <w:rFonts w:ascii="SimSun" w:eastAsia="SimSun" w:hAnsi="SimSun" w:cs="SimSun" w:hint="eastAsia"/>
          <w:sz w:val="21"/>
          <w:szCs w:val="21"/>
        </w:rPr>
        <w:t>。</w:t>
      </w:r>
    </w:p>
    <w:p w:rsidR="00D87D24" w:rsidRDefault="004759CB">
      <w:pPr>
        <w:pStyle w:val="aa"/>
        <w:widowControl/>
        <w:spacing w:before="75" w:beforeAutospacing="0" w:after="75" w:afterAutospacing="0" w:line="293" w:lineRule="atLeast"/>
        <w:ind w:firstLine="435"/>
      </w:pPr>
      <w:r>
        <w:rPr>
          <w:rFonts w:ascii="SimSun" w:eastAsia="SimSun" w:hAnsi="SimSun" w:cs="SimSun" w:hint="eastAsia"/>
          <w:sz w:val="21"/>
          <w:szCs w:val="21"/>
        </w:rPr>
        <w:t>二、联合体各方的合同金额占比，具体如下：</w:t>
      </w:r>
    </w:p>
    <w:p w:rsidR="00D87D24" w:rsidRDefault="004759CB">
      <w:pPr>
        <w:pStyle w:val="aa"/>
        <w:widowControl/>
        <w:spacing w:beforeAutospacing="0" w:after="150" w:afterAutospacing="0" w:line="293" w:lineRule="atLeast"/>
        <w:ind w:firstLine="435"/>
      </w:pPr>
      <w:r>
        <w:rPr>
          <w:rFonts w:ascii="SimSun" w:eastAsia="SimSun" w:hAnsi="SimSun" w:cs="SimSun" w:hint="eastAsia"/>
          <w:sz w:val="21"/>
          <w:szCs w:val="21"/>
        </w:rPr>
        <w:t>1.</w:t>
      </w:r>
      <w:r>
        <w:rPr>
          <w:rFonts w:ascii="SimSun" w:eastAsia="SimSun" w:hAnsi="SimSun" w:cs="SimSun" w:hint="eastAsia"/>
          <w:sz w:val="21"/>
          <w:szCs w:val="21"/>
        </w:rPr>
        <w:t>牵头方（</w:t>
      </w:r>
      <w:r>
        <w:rPr>
          <w:rFonts w:ascii="SimSun" w:eastAsia="SimSun" w:hAnsi="SimSun" w:cs="SimSun" w:hint="eastAsia"/>
          <w:sz w:val="21"/>
          <w:szCs w:val="21"/>
          <w:u w:val="single"/>
        </w:rPr>
        <w:t>  </w:t>
      </w:r>
      <w:r>
        <w:rPr>
          <w:rFonts w:ascii="SimSun" w:eastAsia="SimSun" w:hAnsi="SimSun" w:cs="SimSun" w:hint="eastAsia"/>
          <w:sz w:val="21"/>
          <w:szCs w:val="21"/>
          <w:u w:val="single"/>
        </w:rPr>
        <w:t>全称</w:t>
      </w:r>
      <w:r>
        <w:rPr>
          <w:rFonts w:ascii="SimSun" w:eastAsia="SimSun" w:hAnsi="SimSun" w:cs="SimSun" w:hint="eastAsia"/>
          <w:sz w:val="21"/>
          <w:szCs w:val="21"/>
          <w:u w:val="single"/>
        </w:rPr>
        <w:t> </w:t>
      </w:r>
      <w:r>
        <w:rPr>
          <w:rFonts w:ascii="SimSun" w:eastAsia="SimSun" w:hAnsi="SimSun" w:cs="SimSun" w:hint="eastAsia"/>
          <w:sz w:val="21"/>
          <w:szCs w:val="21"/>
        </w:rPr>
        <w:t>）的合同金额占合同总额的＿</w:t>
      </w:r>
      <w:r>
        <w:rPr>
          <w:rFonts w:ascii="SimSun" w:eastAsia="SimSun" w:hAnsi="SimSun" w:cs="SimSun" w:hint="eastAsia"/>
          <w:sz w:val="21"/>
          <w:szCs w:val="21"/>
        </w:rPr>
        <w:t>%</w:t>
      </w:r>
      <w:r>
        <w:rPr>
          <w:rFonts w:ascii="SimSun" w:eastAsia="SimSun" w:hAnsi="SimSun" w:cs="SimSun" w:hint="eastAsia"/>
          <w:sz w:val="21"/>
          <w:szCs w:val="21"/>
        </w:rPr>
        <w:t>；</w:t>
      </w:r>
    </w:p>
    <w:p w:rsidR="00D87D24" w:rsidRDefault="004759CB">
      <w:pPr>
        <w:pStyle w:val="aa"/>
        <w:widowControl/>
        <w:spacing w:beforeAutospacing="0" w:after="150" w:afterAutospacing="0" w:line="293" w:lineRule="atLeast"/>
        <w:ind w:firstLine="435"/>
      </w:pPr>
      <w:r>
        <w:rPr>
          <w:rFonts w:ascii="SimSun" w:eastAsia="SimSun" w:hAnsi="SimSun" w:cs="SimSun" w:hint="eastAsia"/>
          <w:sz w:val="21"/>
          <w:szCs w:val="21"/>
        </w:rPr>
        <w:t>2.</w:t>
      </w:r>
      <w:r>
        <w:rPr>
          <w:rFonts w:ascii="SimSun" w:eastAsia="SimSun" w:hAnsi="SimSun" w:cs="SimSun" w:hint="eastAsia"/>
          <w:sz w:val="21"/>
          <w:szCs w:val="21"/>
        </w:rPr>
        <w:t>成员方：</w:t>
      </w:r>
    </w:p>
    <w:p w:rsidR="00D87D24" w:rsidRDefault="004759CB">
      <w:pPr>
        <w:pStyle w:val="aa"/>
        <w:widowControl/>
        <w:spacing w:beforeAutospacing="0" w:after="150" w:afterAutospacing="0" w:line="293" w:lineRule="atLeast"/>
        <w:ind w:firstLine="435"/>
      </w:pPr>
      <w:r>
        <w:rPr>
          <w:rFonts w:ascii="SimSun" w:eastAsia="SimSun" w:hAnsi="SimSun" w:cs="SimSun" w:hint="eastAsia"/>
          <w:sz w:val="21"/>
          <w:szCs w:val="21"/>
        </w:rPr>
        <w:t>2.1</w:t>
      </w:r>
      <w:r>
        <w:rPr>
          <w:rFonts w:ascii="SimSun" w:eastAsia="SimSun" w:hAnsi="SimSun" w:cs="SimSun" w:hint="eastAsia"/>
          <w:sz w:val="21"/>
          <w:szCs w:val="21"/>
        </w:rPr>
        <w:t>（</w:t>
      </w:r>
      <w:r>
        <w:rPr>
          <w:rFonts w:ascii="SimSun" w:eastAsia="SimSun" w:hAnsi="SimSun" w:cs="SimSun" w:hint="eastAsia"/>
          <w:sz w:val="21"/>
          <w:szCs w:val="21"/>
          <w:u w:val="single"/>
        </w:rPr>
        <w:t> </w:t>
      </w:r>
      <w:r>
        <w:rPr>
          <w:rFonts w:ascii="SimSun" w:eastAsia="SimSun" w:hAnsi="SimSun" w:cs="SimSun" w:hint="eastAsia"/>
          <w:sz w:val="21"/>
          <w:szCs w:val="21"/>
          <w:u w:val="single"/>
        </w:rPr>
        <w:t>成</w:t>
      </w:r>
      <w:r>
        <w:rPr>
          <w:rFonts w:ascii="SimSun" w:eastAsia="SimSun" w:hAnsi="SimSun" w:cs="SimSun" w:hint="eastAsia"/>
          <w:sz w:val="21"/>
          <w:szCs w:val="21"/>
          <w:u w:val="single"/>
        </w:rPr>
        <w:t>员</w:t>
      </w:r>
      <w:r>
        <w:rPr>
          <w:rFonts w:ascii="SimSun" w:eastAsia="SimSun" w:hAnsi="SimSun" w:cs="SimSun" w:hint="eastAsia"/>
          <w:sz w:val="21"/>
          <w:szCs w:val="21"/>
          <w:u w:val="single"/>
        </w:rPr>
        <w:t>1</w:t>
      </w:r>
      <w:r>
        <w:rPr>
          <w:rFonts w:ascii="SimSun" w:eastAsia="SimSun" w:hAnsi="SimSun" w:cs="SimSun" w:hint="eastAsia"/>
          <w:sz w:val="21"/>
          <w:szCs w:val="21"/>
          <w:u w:val="single"/>
        </w:rPr>
        <w:t>的全称</w:t>
      </w:r>
      <w:r>
        <w:rPr>
          <w:rFonts w:ascii="SimSun" w:eastAsia="SimSun" w:hAnsi="SimSun" w:cs="SimSun" w:hint="eastAsia"/>
          <w:sz w:val="21"/>
          <w:szCs w:val="21"/>
          <w:u w:val="single"/>
        </w:rPr>
        <w:t> </w:t>
      </w:r>
      <w:r>
        <w:rPr>
          <w:rFonts w:ascii="SimSun" w:eastAsia="SimSun" w:hAnsi="SimSun" w:cs="SimSun" w:hint="eastAsia"/>
          <w:sz w:val="21"/>
          <w:szCs w:val="21"/>
        </w:rPr>
        <w:t>）的合同金额占合同总额的＿</w:t>
      </w:r>
      <w:r>
        <w:rPr>
          <w:rFonts w:ascii="SimSun" w:eastAsia="SimSun" w:hAnsi="SimSun" w:cs="SimSun" w:hint="eastAsia"/>
          <w:sz w:val="21"/>
          <w:szCs w:val="21"/>
        </w:rPr>
        <w:t>%</w:t>
      </w:r>
      <w:r>
        <w:rPr>
          <w:rFonts w:ascii="SimSun" w:eastAsia="SimSun" w:hAnsi="SimSun" w:cs="SimSun" w:hint="eastAsia"/>
          <w:sz w:val="21"/>
          <w:szCs w:val="21"/>
        </w:rPr>
        <w:t>；</w:t>
      </w:r>
    </w:p>
    <w:p w:rsidR="00D87D24" w:rsidRDefault="004759CB">
      <w:pPr>
        <w:pStyle w:val="aa"/>
        <w:widowControl/>
        <w:spacing w:before="75" w:beforeAutospacing="0" w:after="75" w:afterAutospacing="0" w:line="293" w:lineRule="atLeast"/>
        <w:ind w:firstLine="435"/>
      </w:pPr>
      <w:r>
        <w:rPr>
          <w:rFonts w:ascii="SimSun" w:eastAsia="SimSun" w:hAnsi="SimSun" w:cs="SimSun" w:hint="eastAsia"/>
          <w:sz w:val="21"/>
          <w:szCs w:val="21"/>
        </w:rPr>
        <w:t>……。</w:t>
      </w:r>
    </w:p>
    <w:p w:rsidR="00D87D24" w:rsidRDefault="004759CB">
      <w:pPr>
        <w:pStyle w:val="aa"/>
        <w:widowControl/>
        <w:spacing w:beforeAutospacing="0" w:after="150" w:afterAutospacing="0"/>
        <w:ind w:firstLine="420"/>
      </w:pPr>
      <w:r>
        <w:rPr>
          <w:rFonts w:ascii="SimSun" w:eastAsia="SimSun" w:hAnsi="SimSun" w:cs="SimSun" w:hint="eastAsia"/>
          <w:sz w:val="21"/>
          <w:szCs w:val="21"/>
        </w:rPr>
        <w:t>三、联合体各方约定：</w:t>
      </w:r>
    </w:p>
    <w:p w:rsidR="00D87D24" w:rsidRDefault="004759CB">
      <w:pPr>
        <w:pStyle w:val="aa"/>
        <w:widowControl/>
        <w:spacing w:beforeAutospacing="0" w:after="150" w:afterAutospacing="0"/>
        <w:ind w:firstLine="420"/>
      </w:pPr>
      <w:r>
        <w:rPr>
          <w:rFonts w:ascii="SimSun" w:eastAsia="SimSun" w:hAnsi="SimSun" w:cs="SimSun" w:hint="eastAsia"/>
          <w:sz w:val="21"/>
          <w:szCs w:val="21"/>
        </w:rPr>
        <w:t>1</w:t>
      </w:r>
      <w:r>
        <w:rPr>
          <w:rFonts w:ascii="SimSun" w:eastAsia="SimSun" w:hAnsi="SimSun" w:cs="SimSun" w:hint="eastAsia"/>
          <w:sz w:val="21"/>
          <w:szCs w:val="21"/>
        </w:rPr>
        <w:t>、由</w:t>
      </w:r>
      <w:r>
        <w:rPr>
          <w:rFonts w:ascii="SimSun" w:eastAsia="SimSun" w:hAnsi="SimSun" w:cs="SimSun" w:hint="eastAsia"/>
          <w:sz w:val="21"/>
          <w:szCs w:val="21"/>
          <w:u w:val="single"/>
        </w:rPr>
        <w:t>（填写“牵头方的全称”）</w:t>
      </w:r>
      <w:r>
        <w:rPr>
          <w:rFonts w:ascii="SimSun" w:eastAsia="SimSun" w:hAnsi="SimSun" w:cs="SimSun" w:hint="eastAsia"/>
          <w:sz w:val="21"/>
          <w:szCs w:val="21"/>
        </w:rPr>
        <w:t>代表联合体办理参加本项目投标的有关事宜（包括但不限于：注册账号、派出投标人代表、提交投标文件及参加开标、谈判、澄清等），在此过程中，投标人代表签字的一切文件和处理结果，联合体均予以认可并对此承担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2</w:t>
      </w:r>
      <w:r>
        <w:rPr>
          <w:rFonts w:ascii="SimSun" w:eastAsia="SimSun" w:hAnsi="SimSun" w:cs="SimSun" w:hint="eastAsia"/>
          <w:sz w:val="21"/>
          <w:szCs w:val="21"/>
        </w:rPr>
        <w:t>、联合体各方约定由</w:t>
      </w:r>
      <w:r>
        <w:rPr>
          <w:rFonts w:ascii="SimSun" w:eastAsia="SimSun" w:hAnsi="SimSun" w:cs="SimSun" w:hint="eastAsia"/>
          <w:sz w:val="21"/>
          <w:szCs w:val="21"/>
          <w:u w:val="single"/>
        </w:rPr>
        <w:t>（填写“牵头方的全称”）</w:t>
      </w:r>
      <w:r>
        <w:rPr>
          <w:rFonts w:ascii="SimSun" w:eastAsia="SimSun" w:hAnsi="SimSun" w:cs="SimSun" w:hint="eastAsia"/>
          <w:sz w:val="21"/>
          <w:szCs w:val="21"/>
        </w:rPr>
        <w:t>代表联合体办理投标保证金事宜。</w:t>
      </w:r>
    </w:p>
    <w:p w:rsidR="00D87D24" w:rsidRDefault="004759CB">
      <w:pPr>
        <w:pStyle w:val="aa"/>
        <w:widowControl/>
        <w:spacing w:beforeAutospacing="0" w:after="150" w:afterAutospacing="0"/>
      </w:pPr>
      <w:r>
        <w:rPr>
          <w:rFonts w:ascii="SimSun" w:eastAsia="SimSun" w:hAnsi="SimSun" w:cs="SimSun" w:hint="eastAsia"/>
          <w:sz w:val="21"/>
          <w:szCs w:val="21"/>
        </w:rPr>
        <w:t xml:space="preserve">  </w:t>
      </w:r>
      <w:r>
        <w:rPr>
          <w:rFonts w:ascii="SimSun" w:eastAsia="SimSun" w:hAnsi="SimSun" w:cs="SimSun" w:hint="eastAsia"/>
          <w:sz w:val="21"/>
          <w:szCs w:val="21"/>
        </w:rPr>
        <w:t>3</w:t>
      </w:r>
      <w:r>
        <w:rPr>
          <w:rFonts w:ascii="SimSun" w:eastAsia="SimSun" w:hAnsi="SimSun" w:cs="SimSun" w:hint="eastAsia"/>
          <w:sz w:val="21"/>
          <w:szCs w:val="21"/>
        </w:rPr>
        <w:t>、根据福建省财政厅文件（闽财购</w:t>
      </w:r>
      <w:r>
        <w:rPr>
          <w:rFonts w:ascii="SimSun" w:eastAsia="SimSun" w:hAnsi="SimSun" w:cs="SimSun" w:hint="eastAsia"/>
          <w:sz w:val="21"/>
          <w:szCs w:val="21"/>
        </w:rPr>
        <w:t>[2008]10</w:t>
      </w:r>
      <w:r>
        <w:rPr>
          <w:rFonts w:ascii="SimSun" w:eastAsia="SimSun" w:hAnsi="SimSun" w:cs="SimSun" w:hint="eastAsia"/>
          <w:sz w:val="21"/>
          <w:szCs w:val="21"/>
        </w:rPr>
        <w:t>号）的规定，若本项目采用综合评分法，则联合体只能确定由其中一方的条件参与商务部分的评标。因此，联合体各方约定以</w:t>
      </w:r>
      <w:r>
        <w:rPr>
          <w:rFonts w:ascii="SimSun" w:eastAsia="SimSun" w:hAnsi="SimSun" w:cs="SimSun" w:hint="eastAsia"/>
          <w:sz w:val="21"/>
          <w:szCs w:val="21"/>
          <w:u w:val="single"/>
        </w:rPr>
        <w:t>（应填写“其中一方的全称”，如：联合体确定以成员一的条件参与商务部分的评标，则填写“成员一的全称”…；否则填写“无”）</w:t>
      </w:r>
      <w:r>
        <w:rPr>
          <w:rFonts w:ascii="SimSun" w:eastAsia="SimSun" w:hAnsi="SimSun" w:cs="SimSun" w:hint="eastAsia"/>
          <w:sz w:val="21"/>
          <w:szCs w:val="21"/>
        </w:rPr>
        <w:t>的条件参与商务部分的评标。</w:t>
      </w:r>
    </w:p>
    <w:p w:rsidR="00D87D24" w:rsidRDefault="004759CB">
      <w:pPr>
        <w:pStyle w:val="aa"/>
        <w:widowControl/>
        <w:spacing w:beforeAutospacing="0" w:after="150" w:afterAutospacing="0"/>
        <w:ind w:firstLine="420"/>
      </w:pPr>
      <w:r>
        <w:rPr>
          <w:rFonts w:ascii="SimSun" w:eastAsia="SimSun" w:hAnsi="SimSun" w:cs="SimSun" w:hint="eastAsia"/>
          <w:sz w:val="21"/>
          <w:szCs w:val="21"/>
        </w:rPr>
        <w:t>四、若中标，牵头方将代表联合体与采购人就合同签订事宜进行协商；若协商一致，则联合体各方将共同与采购人签订政府采购合同，并就政府采购合同约定的事项对采购人承担连带责任。</w:t>
      </w:r>
    </w:p>
    <w:p w:rsidR="00D87D24" w:rsidRDefault="004759CB">
      <w:pPr>
        <w:pStyle w:val="aa"/>
        <w:widowControl/>
        <w:spacing w:beforeAutospacing="0" w:after="150" w:afterAutospacing="0"/>
        <w:ind w:firstLine="420"/>
      </w:pPr>
      <w:r>
        <w:rPr>
          <w:rFonts w:ascii="SimSun" w:eastAsia="SimSun" w:hAnsi="SimSun" w:cs="SimSun" w:hint="eastAsia"/>
          <w:sz w:val="21"/>
          <w:szCs w:val="21"/>
        </w:rPr>
        <w:t>五、本协议自签署之日起生效，政府采购合同</w:t>
      </w:r>
      <w:r>
        <w:rPr>
          <w:rFonts w:ascii="SimSun" w:eastAsia="SimSun" w:hAnsi="SimSun" w:cs="SimSun" w:hint="eastAsia"/>
          <w:sz w:val="21"/>
          <w:szCs w:val="21"/>
        </w:rPr>
        <w:t>履行完毕后自动失效。</w:t>
      </w:r>
    </w:p>
    <w:p w:rsidR="00D87D24" w:rsidRDefault="004759CB">
      <w:pPr>
        <w:pStyle w:val="aa"/>
        <w:widowControl/>
        <w:spacing w:beforeAutospacing="0" w:after="150" w:afterAutospacing="0"/>
        <w:ind w:firstLine="420"/>
      </w:pPr>
      <w:r>
        <w:rPr>
          <w:rFonts w:ascii="SimSun" w:eastAsia="SimSun" w:hAnsi="SimSun" w:cs="SimSun" w:hint="eastAsia"/>
          <w:sz w:val="21"/>
          <w:szCs w:val="21"/>
        </w:rPr>
        <w:t>六、本协议一式</w:t>
      </w:r>
      <w:r>
        <w:rPr>
          <w:rFonts w:ascii="SimSun" w:eastAsia="SimSun" w:hAnsi="SimSun" w:cs="SimSun" w:hint="eastAsia"/>
          <w:sz w:val="21"/>
          <w:szCs w:val="21"/>
          <w:u w:val="single"/>
        </w:rPr>
        <w:t>（填写具体份数）</w:t>
      </w:r>
      <w:r>
        <w:rPr>
          <w:rFonts w:ascii="SimSun" w:eastAsia="SimSun" w:hAnsi="SimSun" w:cs="SimSun" w:hint="eastAsia"/>
          <w:sz w:val="21"/>
          <w:szCs w:val="21"/>
        </w:rPr>
        <w:t>份，联合体各方各执一份，投标文件中提交一份。</w:t>
      </w:r>
    </w:p>
    <w:p w:rsidR="00D87D24" w:rsidRDefault="004759CB">
      <w:pPr>
        <w:pStyle w:val="aa"/>
        <w:widowControl/>
        <w:spacing w:beforeAutospacing="0" w:after="150" w:afterAutospacing="0"/>
        <w:jc w:val="center"/>
      </w:pPr>
      <w:r>
        <w:rPr>
          <w:rFonts w:ascii="SimSun" w:eastAsia="SimSun" w:hAnsi="SimSun" w:cs="SimSun" w:hint="eastAsia"/>
          <w:sz w:val="21"/>
          <w:szCs w:val="21"/>
        </w:rPr>
        <w:t>（以下无正文）</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牵头方：</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lastRenderedPageBreak/>
        <w:t>法定代表人或其委托代理人：</w:t>
      </w:r>
      <w:r>
        <w:rPr>
          <w:rFonts w:ascii="SimSun" w:eastAsia="SimSun" w:hAnsi="SimSun" w:cs="SimSun" w:hint="eastAsia"/>
          <w:sz w:val="21"/>
          <w:szCs w:val="21"/>
          <w:u w:val="single"/>
        </w:rPr>
        <w:t>  </w:t>
      </w:r>
      <w:r>
        <w:rPr>
          <w:rFonts w:ascii="SimSun" w:eastAsia="SimSun" w:hAnsi="SimSun" w:cs="SimSun" w:hint="eastAsia"/>
          <w:sz w:val="21"/>
          <w:szCs w:val="21"/>
          <w:u w:val="single"/>
        </w:rPr>
        <w:t>（签字或盖章）</w:t>
      </w:r>
      <w:r>
        <w:rPr>
          <w:rFonts w:ascii="SimSun" w:eastAsia="SimSun" w:hAnsi="SimSun" w:cs="SimSun" w:hint="eastAsia"/>
          <w:sz w:val="21"/>
          <w:szCs w:val="21"/>
          <w:u w:val="single"/>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成员一：</w:t>
      </w:r>
      <w:r>
        <w:rPr>
          <w:rFonts w:ascii="SimSun" w:eastAsia="SimSun" w:hAnsi="SimSun" w:cs="SimSun" w:hint="eastAsia"/>
          <w:sz w:val="21"/>
          <w:szCs w:val="21"/>
          <w:u w:val="single"/>
        </w:rPr>
        <w:t>（全称并加盖成员一的单位公章）</w:t>
      </w:r>
    </w:p>
    <w:p w:rsidR="00D87D24" w:rsidRDefault="004759CB">
      <w:pPr>
        <w:pStyle w:val="aa"/>
        <w:widowControl/>
        <w:spacing w:beforeAutospacing="0" w:after="150" w:afterAutospacing="0"/>
      </w:pPr>
      <w:r>
        <w:rPr>
          <w:rFonts w:ascii="SimSun" w:eastAsia="SimSun" w:hAnsi="SimSun" w:cs="SimSun" w:hint="eastAsia"/>
          <w:sz w:val="21"/>
          <w:szCs w:val="21"/>
        </w:rPr>
        <w:t>法定代表人或其委托代理人：</w:t>
      </w:r>
      <w:r>
        <w:rPr>
          <w:rFonts w:ascii="SimSun" w:eastAsia="SimSun" w:hAnsi="SimSun" w:cs="SimSun" w:hint="eastAsia"/>
          <w:sz w:val="21"/>
          <w:szCs w:val="21"/>
          <w:u w:val="single"/>
        </w:rPr>
        <w:t>  </w:t>
      </w:r>
      <w:r>
        <w:rPr>
          <w:rFonts w:ascii="SimSun" w:eastAsia="SimSun" w:hAnsi="SimSun" w:cs="SimSun" w:hint="eastAsia"/>
          <w:sz w:val="21"/>
          <w:szCs w:val="21"/>
          <w:u w:val="single"/>
        </w:rPr>
        <w:t>（签字或盖章）</w:t>
      </w:r>
      <w:r>
        <w:rPr>
          <w:rFonts w:ascii="SimSun" w:eastAsia="SimSun" w:hAnsi="SimSun" w:cs="SimSun" w:hint="eastAsia"/>
          <w:sz w:val="21"/>
          <w:szCs w:val="21"/>
          <w:u w:val="single"/>
        </w:rPr>
        <w:t>  </w:t>
      </w:r>
    </w:p>
    <w:p w:rsidR="00D87D24" w:rsidRDefault="004759CB">
      <w:pPr>
        <w:pStyle w:val="aa"/>
        <w:widowControl/>
        <w:spacing w:beforeAutospacing="0" w:after="150" w:afterAutospacing="0"/>
      </w:pPr>
      <w:r>
        <w:rPr>
          <w:rFonts w:ascii="SimSun" w:eastAsia="SimSun" w:hAnsi="SimSun" w:cs="SimSun" w:hint="eastAsia"/>
          <w:sz w:val="21"/>
          <w:szCs w:val="21"/>
        </w:rPr>
        <w:t>……</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成员</w:t>
      </w:r>
      <w:r>
        <w:rPr>
          <w:rFonts w:ascii="SimSun" w:eastAsia="SimSun" w:hAnsi="SimSun" w:cs="SimSun" w:hint="eastAsia"/>
          <w:sz w:val="21"/>
          <w:szCs w:val="21"/>
        </w:rPr>
        <w:t>**</w:t>
      </w:r>
      <w:r>
        <w:rPr>
          <w:rFonts w:ascii="SimSun" w:eastAsia="SimSun" w:hAnsi="SimSun" w:cs="SimSun" w:hint="eastAsia"/>
          <w:sz w:val="21"/>
          <w:szCs w:val="21"/>
        </w:rPr>
        <w:t>：</w:t>
      </w:r>
      <w:r>
        <w:rPr>
          <w:rFonts w:ascii="SimSun" w:eastAsia="SimSun" w:hAnsi="SimSun" w:cs="SimSun" w:hint="eastAsia"/>
          <w:sz w:val="21"/>
          <w:szCs w:val="21"/>
          <w:u w:val="single"/>
        </w:rPr>
        <w:t>（全称并加盖成员</w:t>
      </w:r>
      <w:r>
        <w:rPr>
          <w:rFonts w:ascii="SimSun" w:eastAsia="SimSun" w:hAnsi="SimSun" w:cs="SimSun" w:hint="eastAsia"/>
          <w:sz w:val="21"/>
          <w:szCs w:val="21"/>
          <w:u w:val="single"/>
        </w:rPr>
        <w:t>**</w:t>
      </w:r>
      <w:r>
        <w:rPr>
          <w:rFonts w:ascii="SimSun" w:eastAsia="SimSun" w:hAnsi="SimSun" w:cs="SimSun" w:hint="eastAsia"/>
          <w:sz w:val="21"/>
          <w:szCs w:val="21"/>
          <w:u w:val="single"/>
        </w:rPr>
        <w:t>的单位公章）</w:t>
      </w:r>
    </w:p>
    <w:p w:rsidR="00D87D24" w:rsidRDefault="004759CB">
      <w:pPr>
        <w:pStyle w:val="aa"/>
        <w:widowControl/>
        <w:spacing w:beforeAutospacing="0" w:after="150" w:afterAutospacing="0"/>
      </w:pPr>
      <w:r>
        <w:rPr>
          <w:rFonts w:ascii="SimSun" w:eastAsia="SimSun" w:hAnsi="SimSun" w:cs="SimSun" w:hint="eastAsia"/>
          <w:sz w:val="21"/>
          <w:szCs w:val="21"/>
        </w:rPr>
        <w:t>法定代表人或其委托代理人：</w:t>
      </w:r>
      <w:r>
        <w:rPr>
          <w:rFonts w:ascii="SimSun" w:eastAsia="SimSun" w:hAnsi="SimSun" w:cs="SimSun" w:hint="eastAsia"/>
          <w:sz w:val="21"/>
          <w:szCs w:val="21"/>
          <w:u w:val="single"/>
        </w:rPr>
        <w:t>  </w:t>
      </w:r>
      <w:r>
        <w:rPr>
          <w:rFonts w:ascii="SimSun" w:eastAsia="SimSun" w:hAnsi="SimSun" w:cs="SimSun" w:hint="eastAsia"/>
          <w:sz w:val="21"/>
          <w:szCs w:val="21"/>
          <w:u w:val="single"/>
        </w:rPr>
        <w:t>（签字或盖章）</w:t>
      </w:r>
      <w:r>
        <w:rPr>
          <w:rFonts w:ascii="SimSun" w:eastAsia="SimSun" w:hAnsi="SimSun" w:cs="SimSun" w:hint="eastAsia"/>
          <w:sz w:val="21"/>
          <w:szCs w:val="21"/>
          <w:u w:val="single"/>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right"/>
      </w:pPr>
      <w:r>
        <w:rPr>
          <w:rFonts w:ascii="SimSun" w:eastAsia="SimSun" w:hAnsi="SimSun" w:cs="SimSun" w:hint="eastAsia"/>
          <w:sz w:val="21"/>
          <w:szCs w:val="21"/>
        </w:rPr>
        <w:t>签署日期：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、招标文件接受联合体投标且投标人为联合体的，投标人应提供本协议；否则无须提供。</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、本协议由委托代理人签字或盖章的，应按照本章载明的格式提供“单位授权书”。</w:t>
      </w:r>
    </w:p>
    <w:p w:rsidR="00D87D24" w:rsidRDefault="004759CB">
      <w:pPr>
        <w:pStyle w:val="aa"/>
        <w:widowControl/>
        <w:spacing w:before="75" w:beforeAutospacing="0" w:after="75" w:afterAutospacing="0"/>
      </w:pPr>
      <w:r>
        <w:rPr>
          <w:rFonts w:ascii="SimSun" w:eastAsia="SimSun" w:hAnsi="SimSun" w:cs="SimSun" w:hint="eastAsia"/>
          <w:sz w:val="21"/>
          <w:szCs w:val="21"/>
        </w:rPr>
        <w:t>3</w:t>
      </w:r>
      <w:r>
        <w:rPr>
          <w:rFonts w:ascii="SimSun" w:eastAsia="SimSun" w:hAnsi="SimSun" w:cs="SimSun" w:hint="eastAsia"/>
          <w:sz w:val="21"/>
          <w:szCs w:val="21"/>
        </w:rPr>
        <w:t>、在以联合体形式落实中小企业预留份额项目中，投标人除了要提供《中小企业声明函》，还需提供本协议。</w:t>
      </w: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240" w:afterAutospacing="0"/>
      </w:pPr>
      <w:r>
        <w:rPr>
          <w:rFonts w:ascii="SimSun" w:eastAsia="SimSun" w:hAnsi="SimSun" w:cs="SimSun" w:hint="eastAsia"/>
          <w:sz w:val="21"/>
          <w:szCs w:val="21"/>
        </w:rPr>
        <w:t> </w:t>
      </w:r>
    </w:p>
    <w:p w:rsidR="00D87D24" w:rsidRDefault="004759CB">
      <w:pPr>
        <w:rPr>
          <w:rStyle w:val="ab"/>
          <w:rFonts w:ascii="SimSun" w:eastAsia="SimSun" w:hAnsi="SimSun" w:cs="SimSun"/>
          <w:bCs/>
          <w:sz w:val="27"/>
          <w:szCs w:val="27"/>
        </w:rPr>
      </w:pPr>
      <w:r>
        <w:rPr>
          <w:rStyle w:val="ab"/>
          <w:rFonts w:ascii="SimSun" w:eastAsia="SimSun" w:hAnsi="SimSun" w:cs="SimSun" w:hint="eastAsia"/>
          <w:bCs/>
          <w:sz w:val="27"/>
          <w:szCs w:val="27"/>
        </w:rPr>
        <w:br w:type="page"/>
      </w:r>
    </w:p>
    <w:p w:rsidR="00D87D24" w:rsidRDefault="004759CB">
      <w:pPr>
        <w:pStyle w:val="4"/>
        <w:widowControl/>
        <w:spacing w:beforeAutospacing="0" w:after="270" w:afterAutospacing="0" w:line="17" w:lineRule="atLeast"/>
        <w:jc w:val="center"/>
        <w:rPr>
          <w:rFonts w:ascii="Helvetica" w:eastAsia="Helvetica" w:hAnsi="Helvetica" w:cs="Helvetica" w:hint="default"/>
          <w:b w:val="0"/>
          <w:bCs w:val="0"/>
          <w:sz w:val="27"/>
          <w:szCs w:val="27"/>
        </w:rPr>
      </w:pPr>
      <w:r>
        <w:rPr>
          <w:rStyle w:val="ab"/>
          <w:rFonts w:cs="SimSun"/>
          <w:b/>
          <w:sz w:val="27"/>
          <w:szCs w:val="27"/>
        </w:rPr>
        <w:lastRenderedPageBreak/>
        <w:t>二</w:t>
      </w:r>
      <w:r>
        <w:rPr>
          <w:rStyle w:val="ab"/>
          <w:rFonts w:cs="SimSun"/>
          <w:b/>
          <w:sz w:val="27"/>
          <w:szCs w:val="27"/>
        </w:rPr>
        <w:t>-11</w:t>
      </w:r>
      <w:r>
        <w:rPr>
          <w:rStyle w:val="ab"/>
          <w:rFonts w:cs="SimSun"/>
          <w:b/>
          <w:sz w:val="27"/>
          <w:szCs w:val="27"/>
        </w:rPr>
        <w:t>分包意向协议（若有）</w:t>
      </w:r>
    </w:p>
    <w:p w:rsidR="00D87D24" w:rsidRDefault="004759CB">
      <w:pPr>
        <w:pStyle w:val="aa"/>
        <w:widowControl/>
        <w:spacing w:beforeAutospacing="0" w:after="150" w:afterAutospacing="0" w:line="435" w:lineRule="atLeast"/>
      </w:pPr>
      <w:r>
        <w:rPr>
          <w:rFonts w:ascii="SimSun" w:eastAsia="SimSun" w:hAnsi="SimSun" w:cs="SimSun" w:hint="eastAsia"/>
          <w:sz w:val="21"/>
          <w:szCs w:val="21"/>
        </w:rPr>
        <w:t>甲方（总包方）：</w:t>
      </w:r>
      <w:r>
        <w:rPr>
          <w:rFonts w:ascii="SimSun" w:eastAsia="SimSun" w:hAnsi="SimSun" w:cs="SimSun" w:hint="eastAsia"/>
          <w:sz w:val="21"/>
          <w:szCs w:val="21"/>
          <w:u w:val="single"/>
        </w:rPr>
        <w:t>             </w:t>
      </w:r>
      <w:r>
        <w:rPr>
          <w:u w:val="single"/>
        </w:rPr>
        <w:t xml:space="preserve">　</w:t>
      </w:r>
      <w:r>
        <w:rPr>
          <w:rFonts w:ascii="SimSun" w:eastAsia="SimSun" w:hAnsi="SimSun" w:cs="SimSun" w:hint="eastAsia"/>
          <w:sz w:val="21"/>
          <w:szCs w:val="21"/>
        </w:rPr>
        <w:t>（即本项目的投标人）</w:t>
      </w:r>
    </w:p>
    <w:p w:rsidR="00D87D24" w:rsidRDefault="004759CB">
      <w:pPr>
        <w:pStyle w:val="aa"/>
        <w:widowControl/>
        <w:spacing w:before="75" w:beforeAutospacing="0" w:after="75" w:afterAutospacing="0" w:line="293" w:lineRule="atLeast"/>
      </w:pPr>
      <w:r>
        <w:rPr>
          <w:rFonts w:ascii="SimSun" w:eastAsia="SimSun" w:hAnsi="SimSun" w:cs="SimSun" w:hint="eastAsia"/>
          <w:sz w:val="21"/>
          <w:szCs w:val="21"/>
        </w:rPr>
        <w:t>乙方（分包方）：</w:t>
      </w:r>
      <w:r>
        <w:rPr>
          <w:rFonts w:ascii="SimSun" w:eastAsia="SimSun" w:hAnsi="SimSun" w:cs="SimSun" w:hint="eastAsia"/>
          <w:sz w:val="21"/>
          <w:szCs w:val="21"/>
          <w:u w:val="single"/>
        </w:rPr>
        <w:t>      </w:t>
      </w:r>
      <w:r>
        <w:rPr>
          <w:rFonts w:ascii="SimSun" w:eastAsia="SimSun" w:hAnsi="SimSun" w:cs="SimSun" w:hint="eastAsia"/>
          <w:sz w:val="21"/>
          <w:szCs w:val="21"/>
          <w:u w:val="single"/>
        </w:rPr>
        <w:t xml:space="preserve">　　　　　</w:t>
      </w:r>
      <w:r>
        <w:rPr>
          <w:rFonts w:ascii="SimSun" w:eastAsia="SimSun" w:hAnsi="SimSun" w:cs="SimSun" w:hint="eastAsia"/>
          <w:sz w:val="21"/>
          <w:szCs w:val="21"/>
          <w:u w:val="single"/>
        </w:rPr>
        <w:t xml:space="preserve">    </w:t>
      </w:r>
    </w:p>
    <w:p w:rsidR="00D87D24" w:rsidRDefault="004759CB">
      <w:pPr>
        <w:pStyle w:val="aa"/>
        <w:widowControl/>
        <w:spacing w:before="75" w:beforeAutospacing="0" w:after="75" w:afterAutospacing="0" w:line="293" w:lineRule="atLeast"/>
        <w:ind w:firstLine="435"/>
      </w:pPr>
      <w:r>
        <w:rPr>
          <w:rFonts w:ascii="SimSun" w:eastAsia="SimSun" w:hAnsi="SimSun" w:cs="SimSun" w:hint="eastAsia"/>
          <w:sz w:val="21"/>
          <w:szCs w:val="21"/>
        </w:rPr>
        <w:t>兹有甲方参加</w:t>
      </w:r>
      <w:r>
        <w:rPr>
          <w:rFonts w:ascii="SimSun" w:eastAsia="SimSun" w:hAnsi="SimSun" w:cs="SimSun" w:hint="eastAsia"/>
          <w:sz w:val="21"/>
          <w:szCs w:val="21"/>
          <w:u w:val="single"/>
        </w:rPr>
        <w:t>（填写“项目名称”）</w:t>
      </w:r>
      <w:r>
        <w:rPr>
          <w:rFonts w:ascii="SimSun" w:eastAsia="SimSun" w:hAnsi="SimSun" w:cs="SimSun" w:hint="eastAsia"/>
          <w:sz w:val="21"/>
          <w:szCs w:val="21"/>
          <w:u w:val="single"/>
        </w:rPr>
        <w:t> </w:t>
      </w:r>
      <w:r>
        <w:rPr>
          <w:rFonts w:ascii="SimSun" w:eastAsia="SimSun" w:hAnsi="SimSun" w:cs="SimSun" w:hint="eastAsia"/>
          <w:sz w:val="21"/>
          <w:szCs w:val="21"/>
        </w:rPr>
        <w:t>项目（项目编号：</w:t>
      </w:r>
      <w:r>
        <w:rPr>
          <w:rFonts w:ascii="Calibri" w:hAnsi="Calibri" w:cs="Calibri"/>
          <w:sz w:val="21"/>
          <w:szCs w:val="21"/>
          <w:u w:val="single"/>
        </w:rPr>
        <w:t>         </w:t>
      </w:r>
      <w:r>
        <w:rPr>
          <w:rFonts w:ascii="SimSun" w:eastAsia="SimSun" w:hAnsi="SimSun" w:cs="SimSun" w:hint="eastAsia"/>
          <w:sz w:val="21"/>
          <w:szCs w:val="21"/>
        </w:rPr>
        <w:t>）的政府采购活动。甲方期望将采购项目的部分采购标的分包给乙方完成，而乙方保证能够向甲方提供本协议项下的采购标的，甲、乙双方就合同分包的有关事宜达成下列协议：</w:t>
      </w:r>
    </w:p>
    <w:p w:rsidR="00D87D24" w:rsidRDefault="004759CB">
      <w:pPr>
        <w:pStyle w:val="aa"/>
        <w:widowControl/>
        <w:spacing w:beforeAutospacing="0" w:afterAutospacing="0" w:line="293" w:lineRule="atLeast"/>
        <w:ind w:firstLine="480"/>
        <w:outlineLvl w:val="0"/>
      </w:pPr>
      <w:r>
        <w:rPr>
          <w:rStyle w:val="ab"/>
          <w:rFonts w:ascii="SimSun" w:eastAsia="SimSun" w:hAnsi="SimSun" w:cs="SimSun" w:hint="eastAsia"/>
          <w:bCs/>
          <w:sz w:val="21"/>
          <w:szCs w:val="21"/>
        </w:rPr>
        <w:t>一、分包标的</w:t>
      </w:r>
    </w:p>
    <w:p w:rsidR="00D87D24" w:rsidRDefault="004759CB">
      <w:pPr>
        <w:pStyle w:val="aa"/>
        <w:widowControl/>
        <w:spacing w:beforeAutospacing="0" w:afterAutospacing="0" w:line="293" w:lineRule="atLeast"/>
        <w:ind w:firstLine="480"/>
      </w:pPr>
      <w:r>
        <w:rPr>
          <w:rFonts w:ascii="SimSun" w:eastAsia="SimSun" w:hAnsi="SimSun" w:cs="SimSun" w:hint="eastAsia"/>
          <w:sz w:val="21"/>
          <w:szCs w:val="21"/>
          <w:u w:val="single"/>
        </w:rPr>
        <w:t>（根据双方的意向填写，可以是表格或文字描述）</w:t>
      </w:r>
      <w:r>
        <w:rPr>
          <w:rFonts w:ascii="SimSun" w:eastAsia="SimSun" w:hAnsi="SimSun" w:cs="SimSun" w:hint="eastAsia"/>
          <w:sz w:val="21"/>
          <w:szCs w:val="21"/>
        </w:rPr>
        <w:t>。</w:t>
      </w:r>
    </w:p>
    <w:p w:rsidR="00D87D24" w:rsidRDefault="004759CB">
      <w:pPr>
        <w:pStyle w:val="aa"/>
        <w:widowControl/>
        <w:spacing w:beforeAutospacing="0" w:afterAutospacing="0" w:line="293" w:lineRule="atLeast"/>
        <w:ind w:firstLine="480"/>
        <w:outlineLvl w:val="0"/>
      </w:pPr>
      <w:r>
        <w:rPr>
          <w:rStyle w:val="ab"/>
          <w:rFonts w:ascii="SimSun" w:eastAsia="SimSun" w:hAnsi="SimSun" w:cs="SimSun" w:hint="eastAsia"/>
          <w:bCs/>
          <w:sz w:val="21"/>
          <w:szCs w:val="21"/>
        </w:rPr>
        <w:t>二、分包合同金额占比</w:t>
      </w:r>
    </w:p>
    <w:p w:rsidR="00D87D24" w:rsidRDefault="004759CB">
      <w:pPr>
        <w:pStyle w:val="aa"/>
        <w:widowControl/>
        <w:spacing w:beforeAutospacing="0" w:afterAutospacing="0" w:line="293" w:lineRule="atLeast"/>
        <w:ind w:firstLine="480"/>
      </w:pPr>
      <w:r>
        <w:rPr>
          <w:rFonts w:ascii="SimSun" w:eastAsia="SimSun" w:hAnsi="SimSun" w:cs="SimSun" w:hint="eastAsia"/>
          <w:sz w:val="21"/>
          <w:szCs w:val="21"/>
        </w:rPr>
        <w:t xml:space="preserve">分包合同价占投标总价的比例：　　</w:t>
      </w:r>
      <w:r>
        <w:rPr>
          <w:rFonts w:ascii="SimSun" w:eastAsia="SimSun" w:hAnsi="SimSun" w:cs="SimSun" w:hint="eastAsia"/>
          <w:sz w:val="21"/>
          <w:szCs w:val="21"/>
        </w:rPr>
        <w:t>%</w:t>
      </w:r>
    </w:p>
    <w:p w:rsidR="00D87D24" w:rsidRDefault="004759CB">
      <w:pPr>
        <w:pStyle w:val="aa"/>
        <w:widowControl/>
        <w:spacing w:beforeAutospacing="0" w:afterAutospacing="0" w:line="293" w:lineRule="atLeast"/>
        <w:ind w:firstLine="480"/>
        <w:outlineLvl w:val="0"/>
      </w:pPr>
      <w:r>
        <w:rPr>
          <w:rStyle w:val="ab"/>
          <w:rFonts w:ascii="SimSun" w:eastAsia="SimSun" w:hAnsi="SimSun" w:cs="SimSun" w:hint="eastAsia"/>
          <w:bCs/>
          <w:sz w:val="21"/>
          <w:szCs w:val="21"/>
        </w:rPr>
        <w:t>三、其他条款</w:t>
      </w:r>
    </w:p>
    <w:p w:rsidR="00D87D24" w:rsidRDefault="004759CB">
      <w:pPr>
        <w:pStyle w:val="aa"/>
        <w:widowControl/>
        <w:spacing w:beforeAutospacing="0" w:afterAutospacing="0" w:line="293" w:lineRule="atLeast"/>
        <w:ind w:firstLine="480"/>
      </w:pPr>
      <w:r>
        <w:rPr>
          <w:rFonts w:ascii="SimSun" w:eastAsia="SimSun" w:hAnsi="SimSun" w:cs="SimSun" w:hint="eastAsia"/>
          <w:sz w:val="21"/>
          <w:szCs w:val="21"/>
        </w:rPr>
        <w:t>分包合同标的交付时间、地点和条件，质量要求和标准，验收，款项的支付，履约担保，违约责任，质量保证，知识产权，合同纠纷处理方式，不可抗力等条款待甲方中标（成交）后，根据甲方与采购人签订的总包合同确定具体的内容。</w:t>
      </w:r>
    </w:p>
    <w:p w:rsidR="00D87D24" w:rsidRDefault="004759CB">
      <w:pPr>
        <w:pStyle w:val="aa"/>
        <w:widowControl/>
        <w:spacing w:beforeAutospacing="0" w:afterAutospacing="0" w:line="293" w:lineRule="atLeast"/>
        <w:ind w:firstLine="480"/>
      </w:pPr>
      <w:r>
        <w:rPr>
          <w:rFonts w:ascii="SimSun" w:eastAsia="SimSun" w:hAnsi="SimSun" w:cs="SimSun" w:hint="eastAsia"/>
          <w:sz w:val="21"/>
          <w:szCs w:val="21"/>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245"/>
        <w:gridCol w:w="4065"/>
      </w:tblGrid>
      <w:tr w:rsidR="00D87D24">
        <w:tc>
          <w:tcPr>
            <w:tcW w:w="4245" w:type="dxa"/>
            <w:shd w:val="clear" w:color="auto" w:fill="auto"/>
            <w:tcMar>
              <w:top w:w="0" w:type="dxa"/>
              <w:left w:w="105" w:type="dxa"/>
              <w:bottom w:w="0" w:type="dxa"/>
              <w:right w:w="105" w:type="dxa"/>
            </w:tcMar>
            <w:vAlign w:val="center"/>
          </w:tcPr>
          <w:p w:rsidR="00D87D24" w:rsidRDefault="004759CB">
            <w:pPr>
              <w:pStyle w:val="aa"/>
              <w:widowControl/>
              <w:spacing w:before="75" w:beforeAutospacing="0" w:after="75" w:afterAutospacing="0"/>
              <w:jc w:val="both"/>
            </w:pPr>
            <w:r>
              <w:rPr>
                <w:rFonts w:ascii="SimSun" w:eastAsia="SimSun" w:hAnsi="SimSun" w:cs="SimSun" w:hint="eastAsia"/>
                <w:sz w:val="21"/>
                <w:szCs w:val="21"/>
              </w:rPr>
              <w:t>甲方：</w:t>
            </w:r>
          </w:p>
        </w:tc>
        <w:tc>
          <w:tcPr>
            <w:tcW w:w="4065" w:type="dxa"/>
            <w:shd w:val="clear" w:color="auto" w:fill="auto"/>
            <w:tcMar>
              <w:top w:w="0" w:type="dxa"/>
              <w:left w:w="105" w:type="dxa"/>
              <w:bottom w:w="0" w:type="dxa"/>
              <w:right w:w="105" w:type="dxa"/>
            </w:tcMar>
            <w:vAlign w:val="center"/>
          </w:tcPr>
          <w:p w:rsidR="00D87D24" w:rsidRDefault="004759CB">
            <w:pPr>
              <w:pStyle w:val="aa"/>
              <w:widowControl/>
              <w:spacing w:before="75" w:beforeAutospacing="0" w:after="75" w:afterAutospacing="0"/>
              <w:jc w:val="both"/>
            </w:pPr>
            <w:r>
              <w:rPr>
                <w:rFonts w:ascii="SimSun" w:eastAsia="SimSun" w:hAnsi="SimSun" w:cs="SimSun" w:hint="eastAsia"/>
                <w:sz w:val="21"/>
                <w:szCs w:val="21"/>
              </w:rPr>
              <w:t>乙方：</w:t>
            </w:r>
          </w:p>
        </w:tc>
      </w:tr>
      <w:tr w:rsidR="00D87D24">
        <w:tc>
          <w:tcPr>
            <w:tcW w:w="4245" w:type="dxa"/>
            <w:shd w:val="clear" w:color="auto" w:fill="auto"/>
            <w:tcMar>
              <w:top w:w="0" w:type="dxa"/>
              <w:left w:w="105" w:type="dxa"/>
              <w:bottom w:w="0" w:type="dxa"/>
              <w:right w:w="105" w:type="dxa"/>
            </w:tcMar>
            <w:vAlign w:val="center"/>
          </w:tcPr>
          <w:p w:rsidR="00D87D24" w:rsidRDefault="004759CB">
            <w:pPr>
              <w:pStyle w:val="aa"/>
              <w:widowControl/>
              <w:spacing w:before="75" w:beforeAutospacing="0" w:after="75" w:afterAutospacing="0"/>
              <w:jc w:val="both"/>
            </w:pPr>
            <w:r>
              <w:rPr>
                <w:rFonts w:ascii="SimSun" w:eastAsia="SimSun" w:hAnsi="SimSun" w:cs="SimSun" w:hint="eastAsia"/>
                <w:sz w:val="21"/>
                <w:szCs w:val="21"/>
              </w:rPr>
              <w:t>住所：</w:t>
            </w:r>
          </w:p>
        </w:tc>
        <w:tc>
          <w:tcPr>
            <w:tcW w:w="4065" w:type="dxa"/>
            <w:shd w:val="clear" w:color="auto" w:fill="auto"/>
            <w:tcMar>
              <w:top w:w="0" w:type="dxa"/>
              <w:left w:w="105" w:type="dxa"/>
              <w:bottom w:w="0" w:type="dxa"/>
              <w:right w:w="105" w:type="dxa"/>
            </w:tcMar>
            <w:vAlign w:val="center"/>
          </w:tcPr>
          <w:p w:rsidR="00D87D24" w:rsidRDefault="004759CB">
            <w:pPr>
              <w:pStyle w:val="aa"/>
              <w:widowControl/>
              <w:spacing w:before="75" w:beforeAutospacing="0" w:after="75" w:afterAutospacing="0"/>
              <w:jc w:val="both"/>
            </w:pPr>
            <w:r>
              <w:rPr>
                <w:rFonts w:ascii="SimSun" w:eastAsia="SimSun" w:hAnsi="SimSun" w:cs="SimSun" w:hint="eastAsia"/>
                <w:sz w:val="21"/>
                <w:szCs w:val="21"/>
              </w:rPr>
              <w:t>住所：</w:t>
            </w:r>
          </w:p>
        </w:tc>
      </w:tr>
      <w:tr w:rsidR="00D87D24">
        <w:tc>
          <w:tcPr>
            <w:tcW w:w="4245" w:type="dxa"/>
            <w:shd w:val="clear" w:color="auto" w:fill="auto"/>
            <w:tcMar>
              <w:top w:w="0" w:type="dxa"/>
              <w:left w:w="105" w:type="dxa"/>
              <w:bottom w:w="0" w:type="dxa"/>
              <w:right w:w="105" w:type="dxa"/>
            </w:tcMar>
            <w:vAlign w:val="center"/>
          </w:tcPr>
          <w:p w:rsidR="00D87D24" w:rsidRDefault="004759CB">
            <w:pPr>
              <w:pStyle w:val="aa"/>
              <w:widowControl/>
              <w:spacing w:before="75" w:beforeAutospacing="0" w:after="75" w:afterAutospacing="0"/>
              <w:jc w:val="both"/>
            </w:pPr>
            <w:r>
              <w:rPr>
                <w:rFonts w:ascii="SimSun" w:eastAsia="SimSun" w:hAnsi="SimSun" w:cs="SimSun" w:hint="eastAsia"/>
                <w:sz w:val="21"/>
                <w:szCs w:val="21"/>
              </w:rPr>
              <w:t>单</w:t>
            </w:r>
            <w:r>
              <w:rPr>
                <w:rFonts w:ascii="SimSun" w:eastAsia="SimSun" w:hAnsi="SimSun" w:cs="SimSun" w:hint="eastAsia"/>
                <w:spacing w:val="-15"/>
                <w:sz w:val="21"/>
                <w:szCs w:val="21"/>
              </w:rPr>
              <w:t>位负责人或委托代理人：</w:t>
            </w:r>
          </w:p>
        </w:tc>
        <w:tc>
          <w:tcPr>
            <w:tcW w:w="4065" w:type="dxa"/>
            <w:shd w:val="clear" w:color="auto" w:fill="auto"/>
            <w:tcMar>
              <w:top w:w="0" w:type="dxa"/>
              <w:left w:w="105" w:type="dxa"/>
              <w:bottom w:w="0" w:type="dxa"/>
              <w:right w:w="105" w:type="dxa"/>
            </w:tcMar>
            <w:vAlign w:val="center"/>
          </w:tcPr>
          <w:p w:rsidR="00D87D24" w:rsidRDefault="004759CB">
            <w:pPr>
              <w:pStyle w:val="aa"/>
              <w:widowControl/>
              <w:spacing w:before="75" w:beforeAutospacing="0" w:after="75" w:afterAutospacing="0"/>
              <w:jc w:val="both"/>
            </w:pPr>
            <w:r>
              <w:rPr>
                <w:rFonts w:ascii="SimSun" w:eastAsia="SimSun" w:hAnsi="SimSun" w:cs="SimSun" w:hint="eastAsia"/>
                <w:sz w:val="21"/>
                <w:szCs w:val="21"/>
              </w:rPr>
              <w:t>单</w:t>
            </w:r>
            <w:r>
              <w:rPr>
                <w:rFonts w:ascii="SimSun" w:eastAsia="SimSun" w:hAnsi="SimSun" w:cs="SimSun" w:hint="eastAsia"/>
                <w:spacing w:val="-15"/>
                <w:sz w:val="21"/>
                <w:szCs w:val="21"/>
              </w:rPr>
              <w:t>位负责人或委托代理人：</w:t>
            </w:r>
          </w:p>
        </w:tc>
      </w:tr>
      <w:tr w:rsidR="00D87D24">
        <w:tc>
          <w:tcPr>
            <w:tcW w:w="4245" w:type="dxa"/>
            <w:shd w:val="clear" w:color="auto" w:fill="auto"/>
            <w:tcMar>
              <w:top w:w="0" w:type="dxa"/>
              <w:left w:w="105" w:type="dxa"/>
              <w:bottom w:w="0" w:type="dxa"/>
              <w:right w:w="105" w:type="dxa"/>
            </w:tcMar>
            <w:vAlign w:val="center"/>
          </w:tcPr>
          <w:p w:rsidR="00D87D24" w:rsidRDefault="004759CB">
            <w:pPr>
              <w:pStyle w:val="aa"/>
              <w:widowControl/>
              <w:spacing w:before="75" w:beforeAutospacing="0" w:after="75" w:afterAutospacing="0"/>
              <w:jc w:val="both"/>
            </w:pPr>
            <w:r>
              <w:rPr>
                <w:rFonts w:ascii="SimSun" w:eastAsia="SimSun" w:hAnsi="SimSun" w:cs="SimSun" w:hint="eastAsia"/>
                <w:sz w:val="21"/>
                <w:szCs w:val="21"/>
              </w:rPr>
              <w:t>联系方法：</w:t>
            </w:r>
          </w:p>
        </w:tc>
        <w:tc>
          <w:tcPr>
            <w:tcW w:w="4065" w:type="dxa"/>
            <w:shd w:val="clear" w:color="auto" w:fill="auto"/>
            <w:tcMar>
              <w:top w:w="0" w:type="dxa"/>
              <w:left w:w="105" w:type="dxa"/>
              <w:bottom w:w="0" w:type="dxa"/>
              <w:right w:w="105" w:type="dxa"/>
            </w:tcMar>
            <w:vAlign w:val="center"/>
          </w:tcPr>
          <w:p w:rsidR="00D87D24" w:rsidRDefault="004759CB">
            <w:pPr>
              <w:pStyle w:val="aa"/>
              <w:widowControl/>
              <w:spacing w:before="75" w:beforeAutospacing="0" w:after="75" w:afterAutospacing="0"/>
              <w:jc w:val="both"/>
            </w:pPr>
            <w:r>
              <w:rPr>
                <w:rFonts w:ascii="SimSun" w:eastAsia="SimSun" w:hAnsi="SimSun" w:cs="SimSun" w:hint="eastAsia"/>
                <w:sz w:val="21"/>
                <w:szCs w:val="21"/>
              </w:rPr>
              <w:t>联系方法：</w:t>
            </w:r>
          </w:p>
        </w:tc>
      </w:tr>
      <w:tr w:rsidR="00D87D24">
        <w:tc>
          <w:tcPr>
            <w:tcW w:w="4245" w:type="dxa"/>
            <w:shd w:val="clear" w:color="auto" w:fill="auto"/>
            <w:tcMar>
              <w:top w:w="0" w:type="dxa"/>
              <w:left w:w="105" w:type="dxa"/>
              <w:bottom w:w="0" w:type="dxa"/>
              <w:right w:w="105" w:type="dxa"/>
            </w:tcMar>
            <w:vAlign w:val="center"/>
          </w:tcPr>
          <w:p w:rsidR="00D87D24" w:rsidRDefault="004759CB">
            <w:pPr>
              <w:pStyle w:val="aa"/>
              <w:widowControl/>
              <w:spacing w:before="75" w:beforeAutospacing="0" w:after="75" w:afterAutospacing="0"/>
              <w:jc w:val="both"/>
            </w:pPr>
            <w:r>
              <w:rPr>
                <w:rFonts w:ascii="SimSun" w:eastAsia="SimSun" w:hAnsi="SimSun" w:cs="SimSun" w:hint="eastAsia"/>
                <w:sz w:val="21"/>
                <w:szCs w:val="21"/>
              </w:rPr>
              <w:t>开户银行：</w:t>
            </w:r>
          </w:p>
        </w:tc>
        <w:tc>
          <w:tcPr>
            <w:tcW w:w="4065" w:type="dxa"/>
            <w:shd w:val="clear" w:color="auto" w:fill="auto"/>
            <w:tcMar>
              <w:top w:w="0" w:type="dxa"/>
              <w:left w:w="105" w:type="dxa"/>
              <w:bottom w:w="0" w:type="dxa"/>
              <w:right w:w="105" w:type="dxa"/>
            </w:tcMar>
            <w:vAlign w:val="center"/>
          </w:tcPr>
          <w:p w:rsidR="00D87D24" w:rsidRDefault="004759CB">
            <w:pPr>
              <w:pStyle w:val="aa"/>
              <w:widowControl/>
              <w:spacing w:before="75" w:beforeAutospacing="0" w:after="75" w:afterAutospacing="0"/>
              <w:jc w:val="both"/>
            </w:pPr>
            <w:r>
              <w:rPr>
                <w:rFonts w:ascii="SimSun" w:eastAsia="SimSun" w:hAnsi="SimSun" w:cs="SimSun" w:hint="eastAsia"/>
                <w:sz w:val="21"/>
                <w:szCs w:val="21"/>
              </w:rPr>
              <w:t>开户银行：</w:t>
            </w:r>
          </w:p>
        </w:tc>
      </w:tr>
      <w:tr w:rsidR="00D87D24">
        <w:tc>
          <w:tcPr>
            <w:tcW w:w="4245" w:type="dxa"/>
            <w:shd w:val="clear" w:color="auto" w:fill="auto"/>
            <w:tcMar>
              <w:top w:w="0" w:type="dxa"/>
              <w:left w:w="105" w:type="dxa"/>
              <w:bottom w:w="0" w:type="dxa"/>
              <w:right w:w="105" w:type="dxa"/>
            </w:tcMar>
            <w:vAlign w:val="center"/>
          </w:tcPr>
          <w:p w:rsidR="00D87D24" w:rsidRDefault="004759CB">
            <w:pPr>
              <w:pStyle w:val="aa"/>
              <w:widowControl/>
              <w:spacing w:before="75" w:beforeAutospacing="0" w:after="75" w:afterAutospacing="0"/>
              <w:jc w:val="both"/>
            </w:pPr>
            <w:r>
              <w:rPr>
                <w:rFonts w:ascii="SimSun" w:eastAsia="SimSun" w:hAnsi="SimSun" w:cs="SimSun" w:hint="eastAsia"/>
                <w:sz w:val="21"/>
                <w:szCs w:val="21"/>
              </w:rPr>
              <w:t>账号：</w:t>
            </w:r>
          </w:p>
        </w:tc>
        <w:tc>
          <w:tcPr>
            <w:tcW w:w="4065" w:type="dxa"/>
            <w:shd w:val="clear" w:color="auto" w:fill="auto"/>
            <w:tcMar>
              <w:top w:w="0" w:type="dxa"/>
              <w:left w:w="105" w:type="dxa"/>
              <w:bottom w:w="0" w:type="dxa"/>
              <w:right w:w="105" w:type="dxa"/>
            </w:tcMar>
            <w:vAlign w:val="center"/>
          </w:tcPr>
          <w:p w:rsidR="00D87D24" w:rsidRDefault="004759CB">
            <w:pPr>
              <w:pStyle w:val="aa"/>
              <w:widowControl/>
              <w:spacing w:before="75" w:beforeAutospacing="0" w:after="75" w:afterAutospacing="0"/>
              <w:jc w:val="both"/>
            </w:pPr>
            <w:r>
              <w:rPr>
                <w:rFonts w:ascii="SimSun" w:eastAsia="SimSun" w:hAnsi="SimSun" w:cs="SimSun" w:hint="eastAsia"/>
                <w:sz w:val="21"/>
                <w:szCs w:val="21"/>
              </w:rPr>
              <w:t>账号：</w:t>
            </w:r>
          </w:p>
        </w:tc>
      </w:tr>
      <w:tr w:rsidR="00D87D24">
        <w:tc>
          <w:tcPr>
            <w:tcW w:w="8310" w:type="dxa"/>
            <w:gridSpan w:val="2"/>
            <w:shd w:val="clear" w:color="auto" w:fill="auto"/>
            <w:tcMar>
              <w:top w:w="0" w:type="dxa"/>
              <w:left w:w="105" w:type="dxa"/>
              <w:bottom w:w="0" w:type="dxa"/>
              <w:right w:w="105" w:type="dxa"/>
            </w:tcMar>
          </w:tcPr>
          <w:p w:rsidR="00D87D24" w:rsidRDefault="004759CB">
            <w:pPr>
              <w:pStyle w:val="aa"/>
              <w:widowControl/>
              <w:spacing w:before="150" w:beforeAutospacing="0" w:afterAutospacing="0"/>
              <w:ind w:left="3045"/>
            </w:pPr>
            <w:r>
              <w:rPr>
                <w:rFonts w:ascii="SimSun" w:eastAsia="SimSun" w:hAnsi="SimSun" w:cs="SimSun" w:hint="eastAsia"/>
                <w:sz w:val="21"/>
                <w:szCs w:val="21"/>
              </w:rPr>
              <w:t>签订地点：</w:t>
            </w:r>
            <w:r>
              <w:rPr>
                <w:rFonts w:ascii="Calibri" w:hAnsi="Calibri" w:cs="Calibri"/>
                <w:sz w:val="21"/>
                <w:szCs w:val="21"/>
                <w:u w:val="single"/>
              </w:rPr>
              <w:t>                </w:t>
            </w:r>
          </w:p>
          <w:p w:rsidR="00D87D24" w:rsidRDefault="004759CB">
            <w:pPr>
              <w:pStyle w:val="aa"/>
              <w:widowControl/>
              <w:spacing w:beforeAutospacing="0" w:afterAutospacing="0" w:line="293" w:lineRule="atLeast"/>
              <w:ind w:left="3045"/>
            </w:pPr>
            <w:r>
              <w:rPr>
                <w:rFonts w:ascii="SimSun" w:eastAsia="SimSun" w:hAnsi="SimSun" w:cs="SimSun" w:hint="eastAsia"/>
                <w:sz w:val="21"/>
                <w:szCs w:val="21"/>
              </w:rPr>
              <w:t>签订日期：</w:t>
            </w:r>
            <w:r>
              <w:rPr>
                <w:rFonts w:ascii="Calibri" w:hAnsi="Calibri" w:cs="Calibri"/>
                <w:sz w:val="21"/>
                <w:szCs w:val="21"/>
              </w:rPr>
              <w:t>    </w:t>
            </w:r>
            <w:r>
              <w:rPr>
                <w:rFonts w:ascii="SimSun" w:eastAsia="SimSun" w:hAnsi="SimSun" w:cs="SimSun" w:hint="eastAsia"/>
                <w:sz w:val="21"/>
                <w:szCs w:val="21"/>
              </w:rPr>
              <w:t>年</w:t>
            </w:r>
            <w:r>
              <w:rPr>
                <w:rFonts w:ascii="Calibri" w:hAnsi="Calibri" w:cs="Calibri"/>
                <w:sz w:val="21"/>
                <w:szCs w:val="21"/>
              </w:rPr>
              <w:t>   </w:t>
            </w:r>
            <w:r>
              <w:rPr>
                <w:rFonts w:ascii="SimSun" w:eastAsia="SimSun" w:hAnsi="SimSun" w:cs="SimSun" w:hint="eastAsia"/>
                <w:sz w:val="21"/>
                <w:szCs w:val="21"/>
              </w:rPr>
              <w:t>月</w:t>
            </w:r>
            <w:r>
              <w:rPr>
                <w:rFonts w:ascii="Calibri" w:hAnsi="Calibri" w:cs="Calibri"/>
                <w:sz w:val="21"/>
                <w:szCs w:val="21"/>
              </w:rPr>
              <w:t>   </w:t>
            </w:r>
            <w:r>
              <w:rPr>
                <w:rFonts w:ascii="SimSun" w:eastAsia="SimSun" w:hAnsi="SimSun" w:cs="SimSun" w:hint="eastAsia"/>
                <w:sz w:val="21"/>
                <w:szCs w:val="21"/>
              </w:rPr>
              <w:t>日</w:t>
            </w:r>
          </w:p>
        </w:tc>
      </w:tr>
    </w:tbl>
    <w:p w:rsidR="00D87D24" w:rsidRDefault="004759CB">
      <w:pPr>
        <w:pStyle w:val="aa"/>
        <w:widowControl/>
        <w:spacing w:before="75" w:beforeAutospacing="0" w:after="75" w:afterAutospacing="0"/>
      </w:pPr>
      <w:r>
        <w:rPr>
          <w:rStyle w:val="ab"/>
          <w:rFonts w:ascii="SimSun" w:eastAsia="SimSun" w:hAnsi="SimSun" w:cs="SimSun" w:hint="eastAsia"/>
          <w:bCs/>
          <w:sz w:val="21"/>
          <w:szCs w:val="21"/>
        </w:rPr>
        <w:t>※注意：</w:t>
      </w:r>
    </w:p>
    <w:p w:rsidR="00D87D24" w:rsidRDefault="004759CB">
      <w:pPr>
        <w:pStyle w:val="aa"/>
        <w:widowControl/>
        <w:spacing w:beforeAutospacing="0" w:after="150" w:afterAutospacing="0" w:line="293" w:lineRule="atLeast"/>
        <w:ind w:firstLine="435"/>
      </w:pPr>
      <w:r>
        <w:rPr>
          <w:rStyle w:val="ab"/>
          <w:rFonts w:ascii="SimSun" w:eastAsia="SimSun" w:hAnsi="SimSun" w:cs="SimSun" w:hint="eastAsia"/>
          <w:bCs/>
          <w:sz w:val="21"/>
          <w:szCs w:val="21"/>
        </w:rPr>
        <w:t>1.</w:t>
      </w:r>
      <w:r>
        <w:rPr>
          <w:rStyle w:val="ab"/>
          <w:rFonts w:ascii="SimSun" w:eastAsia="SimSun" w:hAnsi="SimSun" w:cs="SimSun" w:hint="eastAsia"/>
          <w:bCs/>
          <w:sz w:val="21"/>
          <w:szCs w:val="21"/>
        </w:rPr>
        <w:t>招标文件接受合同分包且投标人拟将合同分包的，应提供本协议；否则无须提供。</w:t>
      </w:r>
    </w:p>
    <w:p w:rsidR="00D87D24" w:rsidRDefault="004759CB">
      <w:pPr>
        <w:pStyle w:val="aa"/>
        <w:widowControl/>
        <w:spacing w:beforeAutospacing="0" w:after="150" w:afterAutospacing="0" w:line="293" w:lineRule="atLeast"/>
        <w:ind w:firstLine="435"/>
      </w:pPr>
      <w:r>
        <w:rPr>
          <w:rStyle w:val="ab"/>
          <w:rFonts w:ascii="SimSun" w:eastAsia="SimSun" w:hAnsi="SimSun" w:cs="SimSun" w:hint="eastAsia"/>
          <w:bCs/>
          <w:sz w:val="21"/>
          <w:szCs w:val="21"/>
        </w:rPr>
        <w:t>2.</w:t>
      </w:r>
      <w:r>
        <w:rPr>
          <w:rStyle w:val="ab"/>
          <w:rFonts w:ascii="SimSun" w:eastAsia="SimSun" w:hAnsi="SimSun" w:cs="SimSun" w:hint="eastAsia"/>
          <w:bCs/>
          <w:sz w:val="21"/>
          <w:szCs w:val="21"/>
        </w:rPr>
        <w:t>本协议由委托代理人签字或盖章的，应按照本章载明的格式提供“单位授权书”。</w:t>
      </w:r>
    </w:p>
    <w:p w:rsidR="00D87D24" w:rsidRDefault="004759CB">
      <w:pPr>
        <w:pStyle w:val="aa"/>
        <w:widowControl/>
        <w:spacing w:beforeAutospacing="0" w:after="150" w:afterAutospacing="0" w:line="293" w:lineRule="atLeast"/>
        <w:ind w:firstLine="435"/>
      </w:pPr>
      <w:r>
        <w:rPr>
          <w:rStyle w:val="ab"/>
          <w:rFonts w:ascii="SimSun" w:eastAsia="SimSun" w:hAnsi="SimSun" w:cs="SimSun" w:hint="eastAsia"/>
          <w:bCs/>
          <w:sz w:val="21"/>
          <w:szCs w:val="21"/>
        </w:rPr>
        <w:t>3.</w:t>
      </w:r>
      <w:r>
        <w:rPr>
          <w:rStyle w:val="ab"/>
          <w:rFonts w:ascii="SimSun" w:eastAsia="SimSun" w:hAnsi="SimSun" w:cs="SimSun" w:hint="eastAsia"/>
          <w:bCs/>
          <w:sz w:val="21"/>
          <w:szCs w:val="21"/>
        </w:rPr>
        <w:t>在以合同分包形式落实中小企业预留份额项目中，投标人除了要提供《中小企业声明函》，还需提供本协议。</w:t>
      </w:r>
      <w:r>
        <w:rPr>
          <w:rStyle w:val="ab"/>
          <w:rFonts w:ascii="SimSun" w:eastAsia="SimSun" w:hAnsi="SimSun" w:cs="SimSun" w:hint="eastAsia"/>
          <w:bCs/>
          <w:sz w:val="21"/>
          <w:szCs w:val="21"/>
        </w:rPr>
        <w:t> </w:t>
      </w:r>
    </w:p>
    <w:p w:rsidR="00D87D24" w:rsidRDefault="00D87D24">
      <w:pPr>
        <w:pStyle w:val="aa"/>
        <w:widowControl/>
        <w:spacing w:beforeAutospacing="0" w:after="150" w:afterAutospacing="0"/>
      </w:pPr>
    </w:p>
    <w:p w:rsidR="00D87D24" w:rsidRDefault="00D87D24">
      <w:pPr>
        <w:pStyle w:val="aa"/>
        <w:widowControl/>
        <w:spacing w:beforeAutospacing="0" w:after="240" w:afterAutospacing="0"/>
      </w:pP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rPr>
          <w:rStyle w:val="ab"/>
          <w:rFonts w:ascii="SimSun" w:eastAsia="SimSun" w:hAnsi="SimSun" w:cs="SimSun"/>
          <w:bCs/>
          <w:szCs w:val="21"/>
        </w:rPr>
      </w:pPr>
      <w:r>
        <w:rPr>
          <w:rStyle w:val="ab"/>
          <w:rFonts w:ascii="SimSun" w:eastAsia="SimSun" w:hAnsi="SimSun" w:cs="SimSun" w:hint="eastAsia"/>
          <w:bCs/>
          <w:szCs w:val="21"/>
        </w:rPr>
        <w:br w:type="page"/>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lastRenderedPageBreak/>
        <w:t>二</w:t>
      </w:r>
      <w:r>
        <w:rPr>
          <w:rStyle w:val="ab"/>
          <w:rFonts w:ascii="SimSun" w:eastAsia="SimSun" w:hAnsi="SimSun" w:cs="SimSun" w:hint="eastAsia"/>
          <w:bCs/>
          <w:sz w:val="21"/>
          <w:szCs w:val="21"/>
        </w:rPr>
        <w:t>-12</w:t>
      </w:r>
      <w:r>
        <w:rPr>
          <w:rStyle w:val="ab"/>
          <w:rFonts w:ascii="SimSun" w:eastAsia="SimSun" w:hAnsi="SimSun" w:cs="SimSun" w:hint="eastAsia"/>
          <w:bCs/>
          <w:sz w:val="21"/>
          <w:szCs w:val="21"/>
        </w:rPr>
        <w:t>其他资格证明文件（若有）</w:t>
      </w:r>
    </w:p>
    <w:p w:rsidR="00D87D24" w:rsidRDefault="004759CB">
      <w:pPr>
        <w:pStyle w:val="aa"/>
        <w:widowControl/>
        <w:spacing w:beforeAutospacing="0" w:after="150" w:afterAutospacing="0"/>
        <w:jc w:val="center"/>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Fonts w:ascii="SimSun" w:eastAsia="SimSun" w:hAnsi="SimSun" w:cs="SimSun" w:hint="eastAsia"/>
          <w:sz w:val="21"/>
          <w:szCs w:val="21"/>
        </w:rPr>
        <w:t>二</w:t>
      </w:r>
      <w:r>
        <w:rPr>
          <w:rStyle w:val="ab"/>
          <w:rFonts w:ascii="SimSun" w:eastAsia="SimSun" w:hAnsi="SimSun" w:cs="SimSun" w:hint="eastAsia"/>
          <w:bCs/>
          <w:sz w:val="21"/>
          <w:szCs w:val="21"/>
        </w:rPr>
        <w:t>-12-</w:t>
      </w:r>
      <w:r>
        <w:rPr>
          <w:rStyle w:val="ab"/>
          <w:rFonts w:ascii="SimSun" w:eastAsia="SimSun" w:hAnsi="SimSun" w:cs="SimSun" w:hint="eastAsia"/>
          <w:bCs/>
          <w:sz w:val="21"/>
          <w:szCs w:val="21"/>
        </w:rPr>
        <w:t>①具备履行合同所必需设备和专业技术能力专项证明材料（若有）</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致：</w:t>
      </w:r>
      <w:r>
        <w:rPr>
          <w:rFonts w:ascii="SimSun" w:eastAsia="SimSun" w:hAnsi="SimSun" w:cs="SimSun" w:hint="eastAsia"/>
          <w:sz w:val="21"/>
          <w:szCs w:val="21"/>
          <w:u w:val="single"/>
        </w:rPr>
        <w:t>          </w:t>
      </w:r>
      <w:r>
        <w:rPr>
          <w:rFonts w:ascii="SimSun" w:eastAsia="SimSun" w:hAnsi="SimSun" w:cs="SimSun" w:hint="eastAsia"/>
          <w:sz w:val="21"/>
          <w:szCs w:val="21"/>
          <w:u w:val="single"/>
        </w:rPr>
        <w:t>（采购人或采购代理机构）</w:t>
      </w:r>
      <w:r>
        <w:rPr>
          <w:rFonts w:ascii="SimSun" w:eastAsia="SimSun" w:hAnsi="SimSun" w:cs="SimSun" w:hint="eastAsia"/>
          <w:sz w:val="21"/>
          <w:szCs w:val="21"/>
          <w:u w:val="single"/>
        </w:rPr>
        <w:t>  </w:t>
      </w:r>
    </w:p>
    <w:p w:rsidR="00D87D24" w:rsidRDefault="004759CB">
      <w:pPr>
        <w:pStyle w:val="aa"/>
        <w:widowControl/>
        <w:spacing w:beforeAutospacing="0" w:after="150" w:afterAutospacing="0"/>
        <w:ind w:firstLine="420"/>
      </w:pPr>
      <w:r>
        <w:rPr>
          <w:rFonts w:ascii="SimSun" w:eastAsia="SimSun" w:hAnsi="SimSun" w:cs="SimSun" w:hint="eastAsia"/>
          <w:sz w:val="21"/>
          <w:szCs w:val="21"/>
        </w:rPr>
        <w:t>现附上我方具备履行合同所必需的设备和专业技术能力的专项证明材料复印件（具体附后），上述证明材料真实有效，否则我方负全部责任。</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、招标文件要求投标人提供“具备履行合同所必需的设备和专业技术能力专项证明材料”的，投标人应按照招标文件规定在此项下提供相应证明材料复印件。</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、投标人提供的相应证明材料复印件均应符合：内容完整、清晰、整洁，并由投标人加盖其单位公章。</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Calibri" w:hAnsi="Calibri" w:cs="Calibri"/>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24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Fonts w:ascii="Calibri" w:hAnsi="Calibri" w:cs="Calibri"/>
          <w:sz w:val="21"/>
          <w:szCs w:val="21"/>
        </w:rPr>
        <w:br/>
      </w:r>
      <w:r>
        <w:rPr>
          <w:rStyle w:val="ab"/>
          <w:rFonts w:ascii="SimSun" w:eastAsia="SimSun" w:hAnsi="SimSun" w:cs="SimSun" w:hint="eastAsia"/>
          <w:bCs/>
          <w:sz w:val="21"/>
          <w:szCs w:val="21"/>
        </w:rPr>
        <w:t>二</w:t>
      </w:r>
      <w:r>
        <w:rPr>
          <w:rStyle w:val="ab"/>
          <w:rFonts w:ascii="SimSun" w:eastAsia="SimSun" w:hAnsi="SimSun" w:cs="SimSun" w:hint="eastAsia"/>
          <w:bCs/>
          <w:sz w:val="21"/>
          <w:szCs w:val="21"/>
        </w:rPr>
        <w:t>-12-</w:t>
      </w:r>
      <w:r>
        <w:rPr>
          <w:rStyle w:val="ab"/>
          <w:rFonts w:ascii="SimSun" w:eastAsia="SimSun" w:hAnsi="SimSun" w:cs="SimSun" w:hint="eastAsia"/>
          <w:bCs/>
          <w:sz w:val="21"/>
          <w:szCs w:val="21"/>
        </w:rPr>
        <w:t>②招标文件规定的其他资格证明文件（若有）</w:t>
      </w:r>
    </w:p>
    <w:p w:rsidR="00D87D24" w:rsidRDefault="004759CB">
      <w:pPr>
        <w:pStyle w:val="aa"/>
        <w:widowControl/>
        <w:spacing w:beforeAutospacing="0" w:after="150" w:afterAutospacing="0"/>
      </w:pPr>
      <w:r>
        <w:rPr>
          <w:rStyle w:val="ab"/>
          <w:rFonts w:ascii="SimSun" w:eastAsia="SimSun" w:hAnsi="SimSun" w:cs="SimSun" w:hint="eastAsia"/>
          <w:bCs/>
          <w:sz w:val="21"/>
          <w:szCs w:val="21"/>
        </w:rPr>
        <w:t> </w:t>
      </w:r>
    </w:p>
    <w:p w:rsidR="00D87D24" w:rsidRDefault="004759CB">
      <w:pPr>
        <w:pStyle w:val="aa"/>
        <w:widowControl/>
        <w:spacing w:beforeAutospacing="0" w:after="150" w:afterAutospacing="0"/>
      </w:pPr>
      <w:r>
        <w:rPr>
          <w:rStyle w:val="ab"/>
          <w:rFonts w:ascii="SimSun" w:eastAsia="SimSun" w:hAnsi="SimSun" w:cs="SimSun" w:hint="eastAsia"/>
          <w:bCs/>
          <w:sz w:val="21"/>
          <w:szCs w:val="21"/>
        </w:rPr>
        <w:t> </w:t>
      </w:r>
    </w:p>
    <w:p w:rsidR="00D87D24" w:rsidRDefault="004759CB">
      <w:pPr>
        <w:pStyle w:val="aa"/>
        <w:widowControl/>
        <w:spacing w:beforeAutospacing="0" w:after="150" w:afterAutospacing="0"/>
        <w:jc w:val="center"/>
      </w:pPr>
      <w:r>
        <w:rPr>
          <w:rFonts w:ascii="SimSun" w:eastAsia="SimSun" w:hAnsi="SimSun" w:cs="SimSun" w:hint="eastAsia"/>
          <w:sz w:val="21"/>
          <w:szCs w:val="21"/>
        </w:rPr>
        <w:t>编制说明</w:t>
      </w:r>
    </w:p>
    <w:p w:rsidR="00D87D24" w:rsidRDefault="004759CB">
      <w:pPr>
        <w:pStyle w:val="aa"/>
        <w:widowControl/>
        <w:spacing w:beforeAutospacing="0" w:after="150" w:afterAutospacing="0"/>
        <w:jc w:val="center"/>
      </w:pPr>
      <w:r>
        <w:rPr>
          <w:rFonts w:ascii="SimSun" w:eastAsia="SimSun" w:hAnsi="SimSun" w:cs="SimSun" w:hint="eastAsia"/>
          <w:sz w:val="21"/>
          <w:szCs w:val="21"/>
        </w:rPr>
        <w:t> </w:t>
      </w:r>
    </w:p>
    <w:p w:rsidR="00D87D24" w:rsidRDefault="004759CB">
      <w:pPr>
        <w:pStyle w:val="aa"/>
        <w:widowControl/>
        <w:spacing w:beforeAutospacing="0" w:after="150" w:afterAutospacing="0"/>
        <w:ind w:firstLine="420"/>
      </w:pPr>
      <w:r>
        <w:rPr>
          <w:rFonts w:ascii="SimSun" w:eastAsia="SimSun" w:hAnsi="SimSun" w:cs="SimSun" w:hint="eastAsia"/>
          <w:sz w:val="21"/>
          <w:szCs w:val="21"/>
        </w:rPr>
        <w:t>除招标文件另有规定外，招标文件要求提交的除前述资格证明文件外的其他资格证明文件（若有）加盖投标人的单位公章后应在此项下提交。</w:t>
      </w:r>
    </w:p>
    <w:p w:rsidR="00D87D24" w:rsidRDefault="004759CB">
      <w:pPr>
        <w:pStyle w:val="aa"/>
        <w:widowControl/>
        <w:spacing w:beforeAutospacing="0" w:after="150" w:afterAutospacing="0"/>
      </w:pPr>
      <w:r>
        <w:rPr>
          <w:rStyle w:val="ab"/>
          <w:rFonts w:ascii="SimSun" w:eastAsia="SimSun" w:hAnsi="SimSun" w:cs="SimSun" w:hint="eastAsia"/>
          <w:bCs/>
          <w:sz w:val="21"/>
          <w:szCs w:val="21"/>
        </w:rPr>
        <w:t> </w:t>
      </w:r>
    </w:p>
    <w:p w:rsidR="00D87D24" w:rsidRDefault="004759CB">
      <w:pPr>
        <w:pStyle w:val="aa"/>
        <w:widowControl/>
        <w:spacing w:beforeAutospacing="0" w:after="150" w:afterAutospacing="0"/>
      </w:pPr>
      <w:r>
        <w:rPr>
          <w:rStyle w:val="ab"/>
          <w:rFonts w:ascii="SimSun" w:eastAsia="SimSun" w:hAnsi="SimSun" w:cs="SimSun" w:hint="eastAsia"/>
          <w:bCs/>
          <w:sz w:val="21"/>
          <w:szCs w:val="21"/>
        </w:rPr>
        <w:t> </w:t>
      </w:r>
    </w:p>
    <w:p w:rsidR="00D87D24" w:rsidRDefault="004759CB">
      <w:pPr>
        <w:pStyle w:val="aa"/>
        <w:widowControl/>
        <w:spacing w:beforeAutospacing="0" w:after="150" w:afterAutospacing="0"/>
        <w:jc w:val="center"/>
        <w:rPr>
          <w:rFonts w:ascii="Calibri" w:hAnsi="Calibri" w:cs="Calibri"/>
          <w:sz w:val="21"/>
          <w:szCs w:val="21"/>
        </w:rPr>
      </w:pPr>
      <w:r>
        <w:rPr>
          <w:rFonts w:ascii="Calibri" w:hAnsi="Calibri" w:cs="Calibri"/>
          <w:sz w:val="21"/>
          <w:szCs w:val="21"/>
        </w:rPr>
        <w:br/>
      </w:r>
    </w:p>
    <w:p w:rsidR="00D87D24" w:rsidRDefault="004759CB">
      <w:pPr>
        <w:rPr>
          <w:rFonts w:ascii="Calibri" w:hAnsi="Calibri" w:cs="Calibri"/>
          <w:szCs w:val="21"/>
        </w:rPr>
      </w:pPr>
      <w:r>
        <w:rPr>
          <w:rFonts w:ascii="Calibri" w:hAnsi="Calibri" w:cs="Calibri"/>
          <w:szCs w:val="21"/>
        </w:rPr>
        <w:br w:type="page"/>
      </w:r>
    </w:p>
    <w:p w:rsidR="00D87D24" w:rsidRDefault="004759CB">
      <w:pPr>
        <w:pStyle w:val="aa"/>
        <w:widowControl/>
        <w:spacing w:beforeAutospacing="0" w:after="150" w:afterAutospacing="0"/>
        <w:jc w:val="center"/>
        <w:outlineLvl w:val="0"/>
      </w:pPr>
      <w:r>
        <w:rPr>
          <w:rFonts w:ascii="SimSun" w:eastAsia="SimSun" w:hAnsi="SimSun" w:cs="SimSun" w:hint="eastAsia"/>
          <w:sz w:val="21"/>
          <w:szCs w:val="21"/>
        </w:rPr>
        <w:lastRenderedPageBreak/>
        <w:t>三</w:t>
      </w:r>
      <w:r>
        <w:rPr>
          <w:rStyle w:val="ab"/>
          <w:rFonts w:ascii="SimSun" w:eastAsia="SimSun" w:hAnsi="SimSun" w:cs="SimSun" w:hint="eastAsia"/>
          <w:bCs/>
          <w:sz w:val="21"/>
          <w:szCs w:val="21"/>
        </w:rPr>
        <w:t>、投标保证金</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Fonts w:ascii="SimSun" w:eastAsia="SimSun" w:hAnsi="SimSun" w:cs="SimSun" w:hint="eastAsia"/>
          <w:sz w:val="21"/>
          <w:szCs w:val="21"/>
        </w:rPr>
        <w:t>编制说明</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、在此项下提交的</w:t>
      </w:r>
      <w:r>
        <w:rPr>
          <w:rStyle w:val="ab"/>
          <w:rFonts w:ascii="SimSun" w:eastAsia="SimSun" w:hAnsi="SimSun" w:cs="SimSun" w:hint="eastAsia"/>
          <w:bCs/>
          <w:sz w:val="21"/>
          <w:szCs w:val="21"/>
        </w:rPr>
        <w:t>“投标保证金”</w:t>
      </w:r>
      <w:r>
        <w:rPr>
          <w:rFonts w:ascii="SimSun" w:eastAsia="SimSun" w:hAnsi="SimSun" w:cs="SimSun" w:hint="eastAsia"/>
          <w:sz w:val="21"/>
          <w:szCs w:val="21"/>
        </w:rPr>
        <w:t>材料可使用转账凭证复印件或从福建省政府采购网上公开信息系统中下载的有关原始页面的打印件。</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、投标保证金是否已提交的认定按照招标文件第三章规定执行。</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rPr>
          <w:rStyle w:val="ab"/>
          <w:rFonts w:ascii="SimSun" w:eastAsia="SimSun" w:hAnsi="SimSun" w:cs="SimSun"/>
          <w:bCs/>
          <w:sz w:val="28"/>
          <w:szCs w:val="28"/>
        </w:rPr>
      </w:pPr>
      <w:r>
        <w:rPr>
          <w:rStyle w:val="ab"/>
          <w:rFonts w:ascii="SimSun" w:eastAsia="SimSun" w:hAnsi="SimSun" w:cs="SimSun" w:hint="eastAsia"/>
          <w:bCs/>
          <w:sz w:val="28"/>
          <w:szCs w:val="28"/>
        </w:rPr>
        <w:br w:type="page"/>
      </w:r>
    </w:p>
    <w:p w:rsidR="00D87D24" w:rsidRDefault="004759CB">
      <w:pPr>
        <w:pStyle w:val="aa"/>
        <w:widowControl/>
        <w:spacing w:beforeAutospacing="0" w:after="150" w:afterAutospacing="0"/>
        <w:jc w:val="center"/>
      </w:pPr>
      <w:r>
        <w:rPr>
          <w:rStyle w:val="ab"/>
          <w:rFonts w:ascii="SimSun" w:eastAsia="SimSun" w:hAnsi="SimSun" w:cs="SimSun" w:hint="eastAsia"/>
          <w:bCs/>
          <w:sz w:val="28"/>
          <w:szCs w:val="28"/>
        </w:rPr>
        <w:lastRenderedPageBreak/>
        <w:t>封面格式</w:t>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48"/>
          <w:szCs w:val="48"/>
        </w:rPr>
        <w:t>福建省政府采购投标文件</w:t>
      </w:r>
    </w:p>
    <w:p w:rsidR="00D87D24" w:rsidRDefault="004759CB">
      <w:pPr>
        <w:pStyle w:val="aa"/>
        <w:widowControl/>
        <w:spacing w:beforeAutospacing="0" w:after="150" w:afterAutospacing="0"/>
        <w:jc w:val="center"/>
      </w:pPr>
      <w:r>
        <w:rPr>
          <w:rStyle w:val="ab"/>
          <w:rFonts w:ascii="SimSun" w:eastAsia="SimSun" w:hAnsi="SimSun" w:cs="SimSun" w:hint="eastAsia"/>
          <w:bCs/>
          <w:sz w:val="48"/>
          <w:szCs w:val="48"/>
        </w:rPr>
        <w:t>（报价部分）</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36"/>
          <w:szCs w:val="36"/>
          <w:u w:val="single"/>
        </w:rPr>
        <w:t>（填写正本或副本）</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ind w:firstLine="1920"/>
      </w:pPr>
      <w:r>
        <w:rPr>
          <w:rStyle w:val="ab"/>
          <w:rFonts w:ascii="SimSun" w:eastAsia="SimSun" w:hAnsi="SimSun" w:cs="SimSun" w:hint="eastAsia"/>
          <w:bCs/>
          <w:sz w:val="31"/>
          <w:szCs w:val="31"/>
        </w:rPr>
        <w:t>项目名称：</w:t>
      </w:r>
      <w:r>
        <w:rPr>
          <w:rStyle w:val="ab"/>
          <w:rFonts w:ascii="SimSun" w:eastAsia="SimSun" w:hAnsi="SimSun" w:cs="SimSun" w:hint="eastAsia"/>
          <w:bCs/>
          <w:sz w:val="31"/>
          <w:szCs w:val="31"/>
          <w:u w:val="single"/>
        </w:rPr>
        <w:t>（由投标人填写）</w:t>
      </w:r>
    </w:p>
    <w:p w:rsidR="00D87D24" w:rsidRDefault="004759CB">
      <w:pPr>
        <w:pStyle w:val="aa"/>
        <w:widowControl/>
        <w:spacing w:beforeAutospacing="0" w:after="150" w:afterAutospacing="0"/>
        <w:ind w:firstLine="1920"/>
      </w:pPr>
      <w:r>
        <w:rPr>
          <w:rStyle w:val="ab"/>
          <w:rFonts w:ascii="SimSun" w:eastAsia="SimSun" w:hAnsi="SimSun" w:cs="SimSun" w:hint="eastAsia"/>
          <w:bCs/>
          <w:sz w:val="31"/>
          <w:szCs w:val="31"/>
        </w:rPr>
        <w:t>备案编号：</w:t>
      </w:r>
      <w:r>
        <w:rPr>
          <w:rStyle w:val="ab"/>
          <w:rFonts w:ascii="SimSun" w:eastAsia="SimSun" w:hAnsi="SimSun" w:cs="SimSun" w:hint="eastAsia"/>
          <w:bCs/>
          <w:sz w:val="31"/>
          <w:szCs w:val="31"/>
          <w:u w:val="single"/>
        </w:rPr>
        <w:t>（由投标人填写）</w:t>
      </w:r>
    </w:p>
    <w:p w:rsidR="00D87D24" w:rsidRDefault="004759CB">
      <w:pPr>
        <w:pStyle w:val="aa"/>
        <w:widowControl/>
        <w:spacing w:beforeAutospacing="0" w:after="150" w:afterAutospacing="0"/>
        <w:ind w:firstLine="1920"/>
      </w:pPr>
      <w:r>
        <w:rPr>
          <w:rStyle w:val="ab"/>
          <w:rFonts w:ascii="SimSun" w:eastAsia="SimSun" w:hAnsi="SimSun" w:cs="SimSun" w:hint="eastAsia"/>
          <w:bCs/>
          <w:sz w:val="31"/>
          <w:szCs w:val="31"/>
        </w:rPr>
        <w:t>项目编号：</w:t>
      </w:r>
      <w:r>
        <w:rPr>
          <w:rStyle w:val="ab"/>
          <w:rFonts w:ascii="SimSun" w:eastAsia="SimSun" w:hAnsi="SimSun" w:cs="SimSun" w:hint="eastAsia"/>
          <w:bCs/>
          <w:sz w:val="31"/>
          <w:szCs w:val="31"/>
          <w:u w:val="single"/>
        </w:rPr>
        <w:t>（由投标人填写）</w:t>
      </w:r>
    </w:p>
    <w:p w:rsidR="00D87D24" w:rsidRDefault="004759CB">
      <w:pPr>
        <w:pStyle w:val="aa"/>
        <w:widowControl/>
        <w:spacing w:beforeAutospacing="0" w:after="150" w:afterAutospacing="0"/>
        <w:ind w:firstLine="1920"/>
      </w:pPr>
      <w:r>
        <w:rPr>
          <w:rStyle w:val="ab"/>
          <w:rFonts w:ascii="SimSun" w:eastAsia="SimSun" w:hAnsi="SimSun" w:cs="SimSun" w:hint="eastAsia"/>
          <w:bCs/>
          <w:sz w:val="31"/>
          <w:szCs w:val="31"/>
        </w:rPr>
        <w:t>所投采购包：</w:t>
      </w:r>
      <w:r>
        <w:rPr>
          <w:rStyle w:val="ab"/>
          <w:rFonts w:ascii="SimSun" w:eastAsia="SimSun" w:hAnsi="SimSun" w:cs="SimSun" w:hint="eastAsia"/>
          <w:bCs/>
          <w:sz w:val="31"/>
          <w:szCs w:val="31"/>
          <w:u w:val="single"/>
        </w:rPr>
        <w:t>（由投标人填写）</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31"/>
          <w:szCs w:val="31"/>
        </w:rPr>
        <w:t>投标人：</w:t>
      </w:r>
      <w:r>
        <w:rPr>
          <w:rStyle w:val="ab"/>
          <w:rFonts w:ascii="SimSun" w:eastAsia="SimSun" w:hAnsi="SimSun" w:cs="SimSun" w:hint="eastAsia"/>
          <w:bCs/>
          <w:sz w:val="31"/>
          <w:szCs w:val="31"/>
          <w:u w:val="single"/>
        </w:rPr>
        <w:t>（填写“全称”）</w:t>
      </w:r>
    </w:p>
    <w:p w:rsidR="00D87D24" w:rsidRDefault="004759CB">
      <w:pPr>
        <w:pStyle w:val="aa"/>
        <w:widowControl/>
        <w:spacing w:beforeAutospacing="0" w:after="150" w:afterAutospacing="0"/>
        <w:jc w:val="center"/>
        <w:rPr>
          <w:rStyle w:val="ab"/>
          <w:rFonts w:ascii="SimSun" w:eastAsia="SimSun" w:hAnsi="SimSun" w:cs="SimSun"/>
          <w:bCs/>
          <w:sz w:val="31"/>
          <w:szCs w:val="31"/>
        </w:rPr>
      </w:pPr>
      <w:r>
        <w:rPr>
          <w:rStyle w:val="ab"/>
          <w:rFonts w:ascii="SimSun" w:eastAsia="SimSun" w:hAnsi="SimSun" w:cs="SimSun" w:hint="eastAsia"/>
          <w:bCs/>
          <w:sz w:val="31"/>
          <w:szCs w:val="31"/>
          <w:u w:val="single"/>
        </w:rPr>
        <w:t>（由投标人填写）</w:t>
      </w:r>
      <w:r>
        <w:rPr>
          <w:rStyle w:val="ab"/>
          <w:rFonts w:ascii="SimSun" w:eastAsia="SimSun" w:hAnsi="SimSun" w:cs="SimSun" w:hint="eastAsia"/>
          <w:bCs/>
          <w:sz w:val="31"/>
          <w:szCs w:val="31"/>
        </w:rPr>
        <w:t>年</w:t>
      </w:r>
      <w:r>
        <w:rPr>
          <w:rStyle w:val="ab"/>
          <w:rFonts w:ascii="SimSun" w:eastAsia="SimSun" w:hAnsi="SimSun" w:cs="SimSun" w:hint="eastAsia"/>
          <w:bCs/>
          <w:sz w:val="31"/>
          <w:szCs w:val="31"/>
          <w:u w:val="single"/>
        </w:rPr>
        <w:t>（由投标人填写）</w:t>
      </w:r>
      <w:r>
        <w:rPr>
          <w:rStyle w:val="ab"/>
          <w:rFonts w:ascii="SimSun" w:eastAsia="SimSun" w:hAnsi="SimSun" w:cs="SimSun" w:hint="eastAsia"/>
          <w:bCs/>
          <w:sz w:val="31"/>
          <w:szCs w:val="31"/>
        </w:rPr>
        <w:t>月</w:t>
      </w:r>
    </w:p>
    <w:p w:rsidR="00D87D24" w:rsidRDefault="004759CB">
      <w:pPr>
        <w:rPr>
          <w:rStyle w:val="ab"/>
          <w:rFonts w:ascii="SimSun" w:eastAsia="SimSun" w:hAnsi="SimSun" w:cs="SimSun"/>
          <w:bCs/>
          <w:sz w:val="31"/>
          <w:szCs w:val="31"/>
        </w:rPr>
      </w:pPr>
      <w:r>
        <w:rPr>
          <w:rStyle w:val="ab"/>
          <w:rFonts w:ascii="SimSun" w:eastAsia="SimSun" w:hAnsi="SimSun" w:cs="SimSun" w:hint="eastAsia"/>
          <w:bCs/>
          <w:sz w:val="31"/>
          <w:szCs w:val="31"/>
        </w:rPr>
        <w:lastRenderedPageBreak/>
        <w:br w:type="page"/>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Fonts w:ascii="Calibri" w:hAnsi="Calibri" w:cs="Calibri"/>
          <w:sz w:val="21"/>
          <w:szCs w:val="21"/>
        </w:rPr>
        <w:br/>
      </w:r>
      <w:r>
        <w:rPr>
          <w:rStyle w:val="ab"/>
          <w:rFonts w:ascii="SimSun" w:eastAsia="SimSun" w:hAnsi="SimSun" w:cs="SimSun" w:hint="eastAsia"/>
          <w:bCs/>
          <w:sz w:val="28"/>
          <w:szCs w:val="28"/>
        </w:rPr>
        <w:t>索引</w:t>
      </w:r>
    </w:p>
    <w:p w:rsidR="00D87D24" w:rsidRDefault="004759CB">
      <w:pPr>
        <w:pStyle w:val="aa"/>
        <w:widowControl/>
        <w:spacing w:beforeAutospacing="0" w:after="150" w:afterAutospacing="0"/>
      </w:pPr>
      <w:r>
        <w:rPr>
          <w:rFonts w:ascii="SimSun" w:eastAsia="SimSun" w:hAnsi="SimSun" w:cs="SimSun" w:hint="eastAsia"/>
          <w:sz w:val="28"/>
          <w:szCs w:val="28"/>
        </w:rPr>
        <w:t>一、开标一览表</w:t>
      </w:r>
    </w:p>
    <w:p w:rsidR="00D87D24" w:rsidRDefault="004759CB">
      <w:pPr>
        <w:pStyle w:val="aa"/>
        <w:widowControl/>
        <w:spacing w:beforeAutospacing="0" w:after="150" w:afterAutospacing="0"/>
      </w:pPr>
      <w:r>
        <w:rPr>
          <w:rFonts w:ascii="SimSun" w:eastAsia="SimSun" w:hAnsi="SimSun" w:cs="SimSun" w:hint="eastAsia"/>
          <w:sz w:val="28"/>
          <w:szCs w:val="28"/>
        </w:rPr>
        <w:t>二、投标分项报价表</w:t>
      </w:r>
    </w:p>
    <w:p w:rsidR="00D87D24" w:rsidRDefault="004759CB">
      <w:pPr>
        <w:pStyle w:val="aa"/>
        <w:widowControl/>
        <w:spacing w:beforeAutospacing="0" w:after="150" w:afterAutospacing="0"/>
      </w:pPr>
      <w:r>
        <w:rPr>
          <w:rFonts w:ascii="SimSun" w:eastAsia="SimSun" w:hAnsi="SimSun" w:cs="SimSun" w:hint="eastAsia"/>
          <w:sz w:val="28"/>
          <w:szCs w:val="28"/>
        </w:rPr>
        <w:t>三、招标文件规定的价格扣除证明材料（若有）</w:t>
      </w:r>
    </w:p>
    <w:p w:rsidR="00D87D24" w:rsidRDefault="004759CB">
      <w:pPr>
        <w:pStyle w:val="aa"/>
        <w:widowControl/>
        <w:spacing w:beforeAutospacing="0" w:after="150" w:afterAutospacing="0"/>
      </w:pPr>
      <w:r>
        <w:rPr>
          <w:rFonts w:ascii="SimSun" w:eastAsia="SimSun" w:hAnsi="SimSun" w:cs="SimSun" w:hint="eastAsia"/>
          <w:sz w:val="28"/>
          <w:szCs w:val="28"/>
        </w:rPr>
        <w:t>四、招标文件规定的加分证明材料（若有）</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rPr>
          <w:rFonts w:ascii="Calibri" w:hAnsi="Calibri" w:cs="Calibri"/>
          <w:sz w:val="21"/>
          <w:szCs w:val="21"/>
        </w:rPr>
      </w:pPr>
      <w:r>
        <w:rPr>
          <w:rFonts w:ascii="Calibri" w:hAnsi="Calibri" w:cs="Calibri"/>
          <w:sz w:val="21"/>
          <w:szCs w:val="21"/>
        </w:rPr>
        <w:br/>
      </w:r>
    </w:p>
    <w:p w:rsidR="00D87D24" w:rsidRDefault="004759CB">
      <w:pPr>
        <w:rPr>
          <w:rFonts w:ascii="Calibri" w:hAnsi="Calibri" w:cs="Calibri"/>
          <w:szCs w:val="21"/>
        </w:rPr>
      </w:pPr>
      <w:r>
        <w:rPr>
          <w:rFonts w:ascii="Calibri" w:hAnsi="Calibri" w:cs="Calibri"/>
          <w:szCs w:val="21"/>
        </w:rPr>
        <w:br w:type="page"/>
      </w:r>
    </w:p>
    <w:p w:rsidR="00D87D24" w:rsidRDefault="004759CB">
      <w:pPr>
        <w:pStyle w:val="aa"/>
        <w:widowControl/>
        <w:spacing w:beforeAutospacing="0" w:after="150" w:afterAutospacing="0"/>
        <w:jc w:val="center"/>
        <w:outlineLvl w:val="0"/>
      </w:pPr>
      <w:r>
        <w:rPr>
          <w:rStyle w:val="ab"/>
          <w:rFonts w:ascii="SimSun" w:eastAsia="SimSun" w:hAnsi="SimSun" w:cs="SimSun" w:hint="eastAsia"/>
          <w:bCs/>
          <w:sz w:val="21"/>
          <w:szCs w:val="21"/>
        </w:rPr>
        <w:lastRenderedPageBreak/>
        <w:t>一、开标一览表</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项目编号：</w:t>
      </w:r>
      <w:r>
        <w:rPr>
          <w:rFonts w:ascii="SimSun" w:eastAsia="SimSun" w:hAnsi="SimSun" w:cs="SimSun" w:hint="eastAsia"/>
          <w:sz w:val="21"/>
          <w:szCs w:val="21"/>
          <w:u w:val="single"/>
        </w:rPr>
        <w:t>                   </w:t>
      </w:r>
    </w:p>
    <w:p w:rsidR="00D87D24" w:rsidRDefault="004759CB">
      <w:pPr>
        <w:pStyle w:val="aa"/>
        <w:widowControl/>
        <w:spacing w:beforeAutospacing="0" w:after="150" w:afterAutospacing="0"/>
        <w:jc w:val="right"/>
      </w:pPr>
      <w:r>
        <w:rPr>
          <w:rFonts w:ascii="SimSun" w:eastAsia="SimSun" w:hAnsi="SimSun" w:cs="SimSun" w:hint="eastAsia"/>
          <w:sz w:val="21"/>
          <w:szCs w:val="21"/>
        </w:rPr>
        <w:t>货币及单位：人民币元</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80"/>
        <w:gridCol w:w="4742"/>
        <w:gridCol w:w="900"/>
        <w:gridCol w:w="1498"/>
      </w:tblGrid>
      <w:tr w:rsidR="00D87D24">
        <w:tc>
          <w:tcPr>
            <w:tcW w:w="138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采购包</w:t>
            </w:r>
          </w:p>
        </w:tc>
        <w:tc>
          <w:tcPr>
            <w:tcW w:w="4742"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投标报价</w:t>
            </w:r>
          </w:p>
        </w:tc>
        <w:tc>
          <w:tcPr>
            <w:tcW w:w="90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投标</w:t>
            </w:r>
          </w:p>
          <w:p w:rsidR="00D87D24" w:rsidRDefault="004759CB">
            <w:pPr>
              <w:pStyle w:val="aa"/>
              <w:widowControl/>
              <w:spacing w:beforeAutospacing="0" w:after="150" w:afterAutospacing="0"/>
              <w:jc w:val="center"/>
            </w:pPr>
            <w:r>
              <w:rPr>
                <w:rFonts w:ascii="SimSun" w:eastAsia="SimSun" w:hAnsi="SimSun" w:cs="SimSun" w:hint="eastAsia"/>
                <w:sz w:val="21"/>
                <w:szCs w:val="21"/>
              </w:rPr>
              <w:t>保证金</w:t>
            </w:r>
          </w:p>
        </w:tc>
        <w:tc>
          <w:tcPr>
            <w:tcW w:w="1498"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备注</w:t>
            </w:r>
          </w:p>
        </w:tc>
      </w:tr>
      <w:tr w:rsidR="00D87D24">
        <w:trPr>
          <w:trHeight w:val="1800"/>
        </w:trPr>
        <w:tc>
          <w:tcPr>
            <w:tcW w:w="138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w:t>
            </w:r>
          </w:p>
        </w:tc>
        <w:tc>
          <w:tcPr>
            <w:tcW w:w="4742"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pPr>
            <w:r>
              <w:rPr>
                <w:rFonts w:ascii="SimSun" w:eastAsia="SimSun" w:hAnsi="SimSun" w:cs="SimSun" w:hint="eastAsia"/>
                <w:sz w:val="21"/>
                <w:szCs w:val="21"/>
              </w:rPr>
              <w:t>投标总价（大写金额）：</w:t>
            </w:r>
            <w:r>
              <w:rPr>
                <w:rFonts w:ascii="SimSun" w:eastAsia="SimSun" w:hAnsi="SimSun" w:cs="SimSun" w:hint="eastAsia"/>
                <w:sz w:val="21"/>
                <w:szCs w:val="21"/>
                <w:u w:val="single"/>
              </w:rPr>
              <w:t>        </w:t>
            </w:r>
            <w:r>
              <w:rPr>
                <w:rFonts w:ascii="SimSun" w:eastAsia="SimSun" w:hAnsi="SimSun" w:cs="SimSun" w:hint="eastAsia"/>
                <w:sz w:val="21"/>
                <w:szCs w:val="21"/>
              </w:rPr>
              <w:t>。</w:t>
            </w:r>
          </w:p>
        </w:tc>
        <w:tc>
          <w:tcPr>
            <w:tcW w:w="900" w:type="dxa"/>
            <w:shd w:val="clear" w:color="auto" w:fill="auto"/>
            <w:tcMar>
              <w:top w:w="0" w:type="dxa"/>
              <w:left w:w="105" w:type="dxa"/>
              <w:bottom w:w="0" w:type="dxa"/>
              <w:right w:w="105" w:type="dxa"/>
            </w:tcMar>
            <w:vAlign w:val="center"/>
          </w:tcPr>
          <w:p w:rsidR="00D87D24" w:rsidRDefault="00D87D24">
            <w:pPr>
              <w:widowControl/>
              <w:jc w:val="left"/>
            </w:pPr>
          </w:p>
        </w:tc>
        <w:tc>
          <w:tcPr>
            <w:tcW w:w="1498" w:type="dxa"/>
            <w:vMerge w:val="restart"/>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pPr>
            <w:r>
              <w:rPr>
                <w:rFonts w:ascii="SimSun" w:eastAsia="SimSun" w:hAnsi="SimSun" w:cs="SimSun" w:hint="eastAsia"/>
                <w:sz w:val="21"/>
                <w:szCs w:val="21"/>
              </w:rPr>
              <w:t>a.</w:t>
            </w:r>
            <w:r>
              <w:rPr>
                <w:rFonts w:ascii="SimSun" w:eastAsia="SimSun" w:hAnsi="SimSun" w:cs="SimSun" w:hint="eastAsia"/>
                <w:sz w:val="21"/>
                <w:szCs w:val="21"/>
              </w:rPr>
              <w:t>投标报价的明细：详见《投标分项报价表》。</w:t>
            </w:r>
          </w:p>
          <w:p w:rsidR="00D87D24" w:rsidRDefault="004759CB">
            <w:pPr>
              <w:pStyle w:val="aa"/>
              <w:widowControl/>
              <w:spacing w:beforeAutospacing="0" w:after="150" w:afterAutospacing="0"/>
            </w:pPr>
            <w:r>
              <w:rPr>
                <w:rFonts w:ascii="SimSun" w:eastAsia="SimSun" w:hAnsi="SimSun" w:cs="SimSun" w:hint="eastAsia"/>
                <w:sz w:val="21"/>
                <w:szCs w:val="21"/>
              </w:rPr>
              <w:t>b.</w:t>
            </w:r>
            <w:r>
              <w:rPr>
                <w:rFonts w:ascii="SimSun" w:eastAsia="SimSun" w:hAnsi="SimSun" w:cs="SimSun" w:hint="eastAsia"/>
                <w:sz w:val="21"/>
                <w:szCs w:val="21"/>
              </w:rPr>
              <w:t>招标文件规定的价格扣除证明材料（若有）：详见报价部分。</w:t>
            </w:r>
          </w:p>
        </w:tc>
      </w:tr>
      <w:tr w:rsidR="00D87D24">
        <w:tc>
          <w:tcPr>
            <w:tcW w:w="138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Calibri" w:hAnsi="Calibri" w:cs="Calibri"/>
                <w:sz w:val="21"/>
                <w:szCs w:val="21"/>
              </w:rPr>
              <w:t>…</w:t>
            </w:r>
          </w:p>
        </w:tc>
        <w:tc>
          <w:tcPr>
            <w:tcW w:w="4742"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pPr>
            <w:r>
              <w:rPr>
                <w:rFonts w:ascii="SimSun" w:eastAsia="SimSun" w:hAnsi="SimSun" w:cs="SimSun" w:hint="eastAsia"/>
                <w:sz w:val="21"/>
                <w:szCs w:val="21"/>
              </w:rPr>
              <w:t>投标总价（大写金额）：</w:t>
            </w:r>
            <w:r>
              <w:rPr>
                <w:rFonts w:ascii="SimSun" w:eastAsia="SimSun" w:hAnsi="SimSun" w:cs="SimSun" w:hint="eastAsia"/>
                <w:sz w:val="21"/>
                <w:szCs w:val="21"/>
                <w:u w:val="single"/>
              </w:rPr>
              <w:t>        </w:t>
            </w:r>
            <w:r>
              <w:rPr>
                <w:rFonts w:ascii="SimSun" w:eastAsia="SimSun" w:hAnsi="SimSun" w:cs="SimSun" w:hint="eastAsia"/>
                <w:sz w:val="21"/>
                <w:szCs w:val="21"/>
              </w:rPr>
              <w:t>。</w:t>
            </w:r>
          </w:p>
        </w:tc>
        <w:tc>
          <w:tcPr>
            <w:tcW w:w="900" w:type="dxa"/>
            <w:shd w:val="clear" w:color="auto" w:fill="auto"/>
            <w:tcMar>
              <w:top w:w="0" w:type="dxa"/>
              <w:left w:w="105" w:type="dxa"/>
              <w:bottom w:w="0" w:type="dxa"/>
              <w:right w:w="105" w:type="dxa"/>
            </w:tcMar>
            <w:vAlign w:val="center"/>
          </w:tcPr>
          <w:p w:rsidR="00D87D24" w:rsidRDefault="00D87D24">
            <w:pPr>
              <w:widowControl/>
              <w:jc w:val="left"/>
            </w:pPr>
          </w:p>
        </w:tc>
        <w:tc>
          <w:tcPr>
            <w:tcW w:w="1498" w:type="dxa"/>
            <w:vMerge/>
            <w:shd w:val="clear" w:color="auto" w:fill="auto"/>
            <w:tcMar>
              <w:top w:w="0" w:type="dxa"/>
              <w:left w:w="105" w:type="dxa"/>
              <w:bottom w:w="0" w:type="dxa"/>
              <w:right w:w="105" w:type="dxa"/>
            </w:tcMar>
            <w:vAlign w:val="center"/>
          </w:tcPr>
          <w:p w:rsidR="00D87D24" w:rsidRDefault="00D87D24">
            <w:pPr>
              <w:rPr>
                <w:rFonts w:ascii="SimSun"/>
                <w:sz w:val="24"/>
              </w:rPr>
            </w:pPr>
          </w:p>
        </w:tc>
      </w:tr>
    </w:tbl>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、本表应按照下列规定填写：</w:t>
      </w:r>
    </w:p>
    <w:p w:rsidR="00D87D24" w:rsidRDefault="004759CB">
      <w:pPr>
        <w:pStyle w:val="aa"/>
        <w:widowControl/>
        <w:spacing w:beforeAutospacing="0" w:after="150" w:afterAutospacing="0"/>
      </w:pPr>
      <w:r>
        <w:rPr>
          <w:rFonts w:ascii="SimSun" w:eastAsia="SimSun" w:hAnsi="SimSun" w:cs="SimSun" w:hint="eastAsia"/>
          <w:sz w:val="21"/>
          <w:szCs w:val="21"/>
        </w:rPr>
        <w:t>1.1</w:t>
      </w:r>
      <w:r>
        <w:rPr>
          <w:rFonts w:ascii="SimSun" w:eastAsia="SimSun" w:hAnsi="SimSun" w:cs="SimSun" w:hint="eastAsia"/>
          <w:sz w:val="21"/>
          <w:szCs w:val="21"/>
        </w:rPr>
        <w:t>投标人应按照本表格式填写所投的采购包的“投标报价”。</w:t>
      </w:r>
    </w:p>
    <w:p w:rsidR="00D87D24" w:rsidRDefault="004759CB">
      <w:pPr>
        <w:pStyle w:val="aa"/>
        <w:widowControl/>
        <w:spacing w:beforeAutospacing="0" w:after="150" w:afterAutospacing="0"/>
      </w:pPr>
      <w:r>
        <w:rPr>
          <w:rFonts w:ascii="SimSun" w:eastAsia="SimSun" w:hAnsi="SimSun" w:cs="SimSun" w:hint="eastAsia"/>
          <w:sz w:val="21"/>
          <w:szCs w:val="21"/>
        </w:rPr>
        <w:t>1.2</w:t>
      </w:r>
      <w:r>
        <w:rPr>
          <w:rFonts w:ascii="SimSun" w:eastAsia="SimSun" w:hAnsi="SimSun" w:cs="SimSun" w:hint="eastAsia"/>
          <w:sz w:val="21"/>
          <w:szCs w:val="21"/>
        </w:rPr>
        <w:t>本表中列示的“采购包”应与《投标分项报价表》中列示的“采购包”保持一致，即：若本表中列示的“采购包”为“</w:t>
      </w:r>
      <w:r>
        <w:rPr>
          <w:rFonts w:ascii="Calibri" w:eastAsia="SimSun" w:hAnsi="Calibri" w:cs="Calibri"/>
          <w:sz w:val="21"/>
          <w:szCs w:val="21"/>
        </w:rPr>
        <w:t>1</w:t>
      </w:r>
      <w:r>
        <w:rPr>
          <w:rFonts w:ascii="SimSun" w:eastAsia="SimSun" w:hAnsi="SimSun" w:cs="SimSun" w:hint="eastAsia"/>
          <w:sz w:val="21"/>
          <w:szCs w:val="21"/>
        </w:rPr>
        <w:t>”时，《投标分项报价表》中列示的“采购包”亦应为“</w:t>
      </w:r>
      <w:r>
        <w:rPr>
          <w:rFonts w:ascii="Calibri" w:eastAsia="SimSun" w:hAnsi="Calibri" w:cs="Calibri"/>
          <w:sz w:val="21"/>
          <w:szCs w:val="21"/>
        </w:rPr>
        <w:t>1</w:t>
      </w:r>
      <w:r>
        <w:rPr>
          <w:rFonts w:ascii="SimSun" w:eastAsia="SimSun" w:hAnsi="SimSun" w:cs="SimSun" w:hint="eastAsia"/>
          <w:sz w:val="21"/>
          <w:szCs w:val="21"/>
        </w:rPr>
        <w:t>”，以此类推。</w:t>
      </w:r>
    </w:p>
    <w:p w:rsidR="00D87D24" w:rsidRDefault="004759CB">
      <w:pPr>
        <w:pStyle w:val="aa"/>
        <w:widowControl/>
        <w:spacing w:beforeAutospacing="0" w:after="150" w:afterAutospacing="0"/>
      </w:pPr>
      <w:r>
        <w:rPr>
          <w:rFonts w:ascii="SimSun" w:eastAsia="SimSun" w:hAnsi="SimSun" w:cs="SimSun" w:hint="eastAsia"/>
          <w:sz w:val="21"/>
          <w:szCs w:val="21"/>
        </w:rPr>
        <w:t>1.3</w:t>
      </w:r>
      <w:r>
        <w:rPr>
          <w:rFonts w:ascii="SimSun" w:eastAsia="SimSun" w:hAnsi="SimSun" w:cs="SimSun" w:hint="eastAsia"/>
          <w:sz w:val="21"/>
          <w:szCs w:val="21"/>
        </w:rPr>
        <w:t>“大写金额”指“投标报价”应用“壹、贰、叁、肆、伍、陆、柒、捌、玖、拾、佰、仟、万、亿、元、角、分、零”等进行填写。</w:t>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rPr>
          <w:rStyle w:val="ab"/>
          <w:rFonts w:ascii="SimSun" w:eastAsia="SimSun" w:hAnsi="SimSun" w:cs="SimSun"/>
          <w:bCs/>
          <w:szCs w:val="21"/>
        </w:rPr>
      </w:pPr>
      <w:r>
        <w:rPr>
          <w:rStyle w:val="ab"/>
          <w:rFonts w:ascii="SimSun" w:eastAsia="SimSun" w:hAnsi="SimSun" w:cs="SimSun" w:hint="eastAsia"/>
          <w:bCs/>
          <w:szCs w:val="21"/>
        </w:rPr>
        <w:br w:type="page"/>
      </w:r>
    </w:p>
    <w:p w:rsidR="00D87D24" w:rsidRDefault="004759CB">
      <w:pPr>
        <w:pStyle w:val="aa"/>
        <w:widowControl/>
        <w:spacing w:beforeAutospacing="0" w:after="150" w:afterAutospacing="0"/>
        <w:jc w:val="center"/>
        <w:outlineLvl w:val="0"/>
      </w:pPr>
      <w:r>
        <w:rPr>
          <w:rStyle w:val="ab"/>
          <w:rFonts w:ascii="SimSun" w:eastAsia="SimSun" w:hAnsi="SimSun" w:cs="SimSun" w:hint="eastAsia"/>
          <w:bCs/>
          <w:sz w:val="21"/>
          <w:szCs w:val="21"/>
        </w:rPr>
        <w:lastRenderedPageBreak/>
        <w:t>二、投标分项报价表</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项目编号：</w:t>
      </w:r>
      <w:r>
        <w:rPr>
          <w:rFonts w:ascii="SimSun" w:eastAsia="SimSun" w:hAnsi="SimSun" w:cs="SimSun" w:hint="eastAsia"/>
          <w:sz w:val="21"/>
          <w:szCs w:val="21"/>
          <w:u w:val="single"/>
        </w:rPr>
        <w:t>                   </w:t>
      </w:r>
    </w:p>
    <w:p w:rsidR="00D87D24" w:rsidRDefault="004759CB">
      <w:pPr>
        <w:pStyle w:val="aa"/>
        <w:widowControl/>
        <w:spacing w:beforeAutospacing="0" w:after="150" w:afterAutospacing="0"/>
        <w:jc w:val="right"/>
      </w:pPr>
      <w:r>
        <w:rPr>
          <w:rFonts w:ascii="SimSun" w:eastAsia="SimSun" w:hAnsi="SimSun" w:cs="SimSun" w:hint="eastAsia"/>
          <w:sz w:val="21"/>
          <w:szCs w:val="21"/>
        </w:rPr>
        <w:t>货币及单位：人民币元</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21"/>
        <w:gridCol w:w="958"/>
        <w:gridCol w:w="1556"/>
        <w:gridCol w:w="1272"/>
        <w:gridCol w:w="853"/>
        <w:gridCol w:w="989"/>
        <w:gridCol w:w="569"/>
        <w:gridCol w:w="1093"/>
        <w:gridCol w:w="809"/>
      </w:tblGrid>
      <w:tr w:rsidR="00D87D24">
        <w:tc>
          <w:tcPr>
            <w:tcW w:w="42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采购包</w:t>
            </w:r>
          </w:p>
        </w:tc>
        <w:tc>
          <w:tcPr>
            <w:tcW w:w="96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品目号</w:t>
            </w:r>
          </w:p>
        </w:tc>
        <w:tc>
          <w:tcPr>
            <w:tcW w:w="156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投标标的</w:t>
            </w:r>
          </w:p>
        </w:tc>
        <w:tc>
          <w:tcPr>
            <w:tcW w:w="127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规格</w:t>
            </w:r>
          </w:p>
        </w:tc>
        <w:tc>
          <w:tcPr>
            <w:tcW w:w="85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来源地</w:t>
            </w:r>
          </w:p>
        </w:tc>
        <w:tc>
          <w:tcPr>
            <w:tcW w:w="99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单价</w:t>
            </w:r>
          </w:p>
          <w:p w:rsidR="00D87D24" w:rsidRDefault="004759CB">
            <w:pPr>
              <w:pStyle w:val="aa"/>
              <w:widowControl/>
              <w:spacing w:beforeAutospacing="0" w:after="150" w:afterAutospacing="0"/>
              <w:jc w:val="center"/>
            </w:pPr>
            <w:r>
              <w:rPr>
                <w:rFonts w:ascii="SimSun" w:eastAsia="SimSun" w:hAnsi="SimSun" w:cs="SimSun" w:hint="eastAsia"/>
                <w:sz w:val="21"/>
                <w:szCs w:val="21"/>
              </w:rPr>
              <w:t>（现场）</w:t>
            </w:r>
          </w:p>
        </w:tc>
        <w:tc>
          <w:tcPr>
            <w:tcW w:w="57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数量</w:t>
            </w:r>
          </w:p>
        </w:tc>
        <w:tc>
          <w:tcPr>
            <w:tcW w:w="109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总价</w:t>
            </w:r>
          </w:p>
          <w:p w:rsidR="00D87D24" w:rsidRDefault="004759CB">
            <w:pPr>
              <w:pStyle w:val="aa"/>
              <w:widowControl/>
              <w:spacing w:beforeAutospacing="0" w:after="150" w:afterAutospacing="0"/>
              <w:jc w:val="center"/>
            </w:pPr>
            <w:r>
              <w:rPr>
                <w:rFonts w:ascii="SimSun" w:eastAsia="SimSun" w:hAnsi="SimSun" w:cs="SimSun" w:hint="eastAsia"/>
                <w:sz w:val="21"/>
                <w:szCs w:val="21"/>
              </w:rPr>
              <w:t>（现场）</w:t>
            </w:r>
          </w:p>
        </w:tc>
        <w:tc>
          <w:tcPr>
            <w:tcW w:w="81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备注</w:t>
            </w:r>
          </w:p>
        </w:tc>
      </w:tr>
      <w:tr w:rsidR="00D87D24">
        <w:tc>
          <w:tcPr>
            <w:tcW w:w="420" w:type="dxa"/>
            <w:vMerge w:val="restart"/>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w:t>
            </w:r>
          </w:p>
        </w:tc>
        <w:tc>
          <w:tcPr>
            <w:tcW w:w="96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*-1</w:t>
            </w:r>
          </w:p>
        </w:tc>
        <w:tc>
          <w:tcPr>
            <w:tcW w:w="1560" w:type="dxa"/>
            <w:shd w:val="clear" w:color="auto" w:fill="auto"/>
            <w:tcMar>
              <w:top w:w="0" w:type="dxa"/>
              <w:left w:w="105" w:type="dxa"/>
              <w:bottom w:w="0" w:type="dxa"/>
              <w:right w:w="105" w:type="dxa"/>
            </w:tcMar>
          </w:tcPr>
          <w:p w:rsidR="00D87D24" w:rsidRDefault="00D87D24">
            <w:pPr>
              <w:widowControl/>
              <w:jc w:val="left"/>
            </w:pPr>
          </w:p>
        </w:tc>
        <w:tc>
          <w:tcPr>
            <w:tcW w:w="1275" w:type="dxa"/>
            <w:shd w:val="clear" w:color="auto" w:fill="auto"/>
            <w:tcMar>
              <w:top w:w="0" w:type="dxa"/>
              <w:left w:w="105" w:type="dxa"/>
              <w:bottom w:w="0" w:type="dxa"/>
              <w:right w:w="105" w:type="dxa"/>
            </w:tcMar>
            <w:vAlign w:val="center"/>
          </w:tcPr>
          <w:p w:rsidR="00D87D24" w:rsidRDefault="00D87D24">
            <w:pPr>
              <w:widowControl/>
              <w:jc w:val="left"/>
            </w:pPr>
          </w:p>
        </w:tc>
        <w:tc>
          <w:tcPr>
            <w:tcW w:w="855" w:type="dxa"/>
            <w:shd w:val="clear" w:color="auto" w:fill="auto"/>
            <w:tcMar>
              <w:top w:w="0" w:type="dxa"/>
              <w:left w:w="105" w:type="dxa"/>
              <w:bottom w:w="0" w:type="dxa"/>
              <w:right w:w="105" w:type="dxa"/>
            </w:tcMar>
          </w:tcPr>
          <w:p w:rsidR="00D87D24" w:rsidRDefault="00D87D24">
            <w:pPr>
              <w:widowControl/>
              <w:jc w:val="left"/>
            </w:pPr>
          </w:p>
        </w:tc>
        <w:tc>
          <w:tcPr>
            <w:tcW w:w="990" w:type="dxa"/>
            <w:shd w:val="clear" w:color="auto" w:fill="auto"/>
            <w:tcMar>
              <w:top w:w="0" w:type="dxa"/>
              <w:left w:w="105" w:type="dxa"/>
              <w:bottom w:w="0" w:type="dxa"/>
              <w:right w:w="105" w:type="dxa"/>
            </w:tcMar>
          </w:tcPr>
          <w:p w:rsidR="00D87D24" w:rsidRDefault="00D87D24">
            <w:pPr>
              <w:widowControl/>
              <w:jc w:val="left"/>
            </w:pPr>
          </w:p>
        </w:tc>
        <w:tc>
          <w:tcPr>
            <w:tcW w:w="570" w:type="dxa"/>
            <w:shd w:val="clear" w:color="auto" w:fill="auto"/>
            <w:tcMar>
              <w:top w:w="0" w:type="dxa"/>
              <w:left w:w="105" w:type="dxa"/>
              <w:bottom w:w="0" w:type="dxa"/>
              <w:right w:w="105" w:type="dxa"/>
            </w:tcMar>
          </w:tcPr>
          <w:p w:rsidR="00D87D24" w:rsidRDefault="00D87D24">
            <w:pPr>
              <w:widowControl/>
              <w:jc w:val="left"/>
            </w:pPr>
          </w:p>
        </w:tc>
        <w:tc>
          <w:tcPr>
            <w:tcW w:w="1095" w:type="dxa"/>
            <w:shd w:val="clear" w:color="auto" w:fill="auto"/>
            <w:tcMar>
              <w:top w:w="0" w:type="dxa"/>
              <w:left w:w="105" w:type="dxa"/>
              <w:bottom w:w="0" w:type="dxa"/>
              <w:right w:w="105" w:type="dxa"/>
            </w:tcMar>
          </w:tcPr>
          <w:p w:rsidR="00D87D24" w:rsidRDefault="00D87D24">
            <w:pPr>
              <w:widowControl/>
              <w:jc w:val="left"/>
            </w:pPr>
          </w:p>
        </w:tc>
        <w:tc>
          <w:tcPr>
            <w:tcW w:w="810" w:type="dxa"/>
            <w:shd w:val="clear" w:color="auto" w:fill="auto"/>
            <w:tcMar>
              <w:top w:w="0" w:type="dxa"/>
              <w:left w:w="105" w:type="dxa"/>
              <w:bottom w:w="0" w:type="dxa"/>
              <w:right w:w="105" w:type="dxa"/>
            </w:tcMar>
          </w:tcPr>
          <w:p w:rsidR="00D87D24" w:rsidRDefault="00D87D24">
            <w:pPr>
              <w:widowControl/>
              <w:jc w:val="left"/>
            </w:pPr>
          </w:p>
        </w:tc>
      </w:tr>
      <w:tr w:rsidR="00D87D24">
        <w:tc>
          <w:tcPr>
            <w:tcW w:w="420" w:type="dxa"/>
            <w:vMerge/>
            <w:shd w:val="clear" w:color="auto" w:fill="auto"/>
            <w:tcMar>
              <w:top w:w="0" w:type="dxa"/>
              <w:left w:w="105" w:type="dxa"/>
              <w:bottom w:w="0" w:type="dxa"/>
              <w:right w:w="105" w:type="dxa"/>
            </w:tcMar>
            <w:vAlign w:val="center"/>
          </w:tcPr>
          <w:p w:rsidR="00D87D24" w:rsidRDefault="00D87D24">
            <w:pPr>
              <w:rPr>
                <w:rFonts w:ascii="SimSun"/>
                <w:sz w:val="24"/>
              </w:rPr>
            </w:pPr>
          </w:p>
        </w:tc>
        <w:tc>
          <w:tcPr>
            <w:tcW w:w="960" w:type="dxa"/>
            <w:shd w:val="clear" w:color="auto" w:fill="auto"/>
            <w:tcMar>
              <w:top w:w="0" w:type="dxa"/>
              <w:left w:w="105" w:type="dxa"/>
              <w:bottom w:w="0" w:type="dxa"/>
              <w:right w:w="105" w:type="dxa"/>
            </w:tcMar>
            <w:vAlign w:val="center"/>
          </w:tcPr>
          <w:p w:rsidR="00D87D24" w:rsidRDefault="00D87D24">
            <w:pPr>
              <w:widowControl/>
              <w:jc w:val="left"/>
            </w:pPr>
          </w:p>
        </w:tc>
        <w:tc>
          <w:tcPr>
            <w:tcW w:w="1560" w:type="dxa"/>
            <w:shd w:val="clear" w:color="auto" w:fill="auto"/>
            <w:tcMar>
              <w:top w:w="0" w:type="dxa"/>
              <w:left w:w="105" w:type="dxa"/>
              <w:bottom w:w="0" w:type="dxa"/>
              <w:right w:w="105" w:type="dxa"/>
            </w:tcMar>
          </w:tcPr>
          <w:p w:rsidR="00D87D24" w:rsidRDefault="00D87D24">
            <w:pPr>
              <w:widowControl/>
              <w:jc w:val="left"/>
            </w:pPr>
          </w:p>
        </w:tc>
        <w:tc>
          <w:tcPr>
            <w:tcW w:w="1275" w:type="dxa"/>
            <w:shd w:val="clear" w:color="auto" w:fill="auto"/>
            <w:tcMar>
              <w:top w:w="0" w:type="dxa"/>
              <w:left w:w="105" w:type="dxa"/>
              <w:bottom w:w="0" w:type="dxa"/>
              <w:right w:w="105" w:type="dxa"/>
            </w:tcMar>
            <w:vAlign w:val="center"/>
          </w:tcPr>
          <w:p w:rsidR="00D87D24" w:rsidRDefault="00D87D24">
            <w:pPr>
              <w:widowControl/>
              <w:jc w:val="left"/>
            </w:pPr>
          </w:p>
        </w:tc>
        <w:tc>
          <w:tcPr>
            <w:tcW w:w="855" w:type="dxa"/>
            <w:shd w:val="clear" w:color="auto" w:fill="auto"/>
            <w:tcMar>
              <w:top w:w="0" w:type="dxa"/>
              <w:left w:w="105" w:type="dxa"/>
              <w:bottom w:w="0" w:type="dxa"/>
              <w:right w:w="105" w:type="dxa"/>
            </w:tcMar>
          </w:tcPr>
          <w:p w:rsidR="00D87D24" w:rsidRDefault="00D87D24">
            <w:pPr>
              <w:widowControl/>
              <w:jc w:val="left"/>
            </w:pPr>
          </w:p>
        </w:tc>
        <w:tc>
          <w:tcPr>
            <w:tcW w:w="990" w:type="dxa"/>
            <w:shd w:val="clear" w:color="auto" w:fill="auto"/>
            <w:tcMar>
              <w:top w:w="0" w:type="dxa"/>
              <w:left w:w="105" w:type="dxa"/>
              <w:bottom w:w="0" w:type="dxa"/>
              <w:right w:w="105" w:type="dxa"/>
            </w:tcMar>
          </w:tcPr>
          <w:p w:rsidR="00D87D24" w:rsidRDefault="00D87D24">
            <w:pPr>
              <w:widowControl/>
              <w:jc w:val="left"/>
            </w:pPr>
          </w:p>
        </w:tc>
        <w:tc>
          <w:tcPr>
            <w:tcW w:w="570" w:type="dxa"/>
            <w:shd w:val="clear" w:color="auto" w:fill="auto"/>
            <w:tcMar>
              <w:top w:w="0" w:type="dxa"/>
              <w:left w:w="105" w:type="dxa"/>
              <w:bottom w:w="0" w:type="dxa"/>
              <w:right w:w="105" w:type="dxa"/>
            </w:tcMar>
          </w:tcPr>
          <w:p w:rsidR="00D87D24" w:rsidRDefault="00D87D24">
            <w:pPr>
              <w:widowControl/>
              <w:jc w:val="left"/>
            </w:pPr>
          </w:p>
        </w:tc>
        <w:tc>
          <w:tcPr>
            <w:tcW w:w="1095" w:type="dxa"/>
            <w:shd w:val="clear" w:color="auto" w:fill="auto"/>
            <w:tcMar>
              <w:top w:w="0" w:type="dxa"/>
              <w:left w:w="105" w:type="dxa"/>
              <w:bottom w:w="0" w:type="dxa"/>
              <w:right w:w="105" w:type="dxa"/>
            </w:tcMar>
          </w:tcPr>
          <w:p w:rsidR="00D87D24" w:rsidRDefault="00D87D24">
            <w:pPr>
              <w:widowControl/>
              <w:jc w:val="left"/>
            </w:pPr>
          </w:p>
        </w:tc>
        <w:tc>
          <w:tcPr>
            <w:tcW w:w="810" w:type="dxa"/>
            <w:shd w:val="clear" w:color="auto" w:fill="auto"/>
            <w:tcMar>
              <w:top w:w="0" w:type="dxa"/>
              <w:left w:w="105" w:type="dxa"/>
              <w:bottom w:w="0" w:type="dxa"/>
              <w:right w:w="105" w:type="dxa"/>
            </w:tcMar>
          </w:tcPr>
          <w:p w:rsidR="00D87D24" w:rsidRDefault="00D87D24">
            <w:pPr>
              <w:widowControl/>
              <w:jc w:val="left"/>
            </w:pPr>
          </w:p>
        </w:tc>
      </w:tr>
      <w:tr w:rsidR="00D87D24">
        <w:tc>
          <w:tcPr>
            <w:tcW w:w="42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Calibri" w:hAnsi="Calibri" w:cs="Calibri"/>
                <w:sz w:val="21"/>
                <w:szCs w:val="21"/>
              </w:rPr>
              <w:t>…</w:t>
            </w:r>
          </w:p>
        </w:tc>
        <w:tc>
          <w:tcPr>
            <w:tcW w:w="960" w:type="dxa"/>
            <w:shd w:val="clear" w:color="auto" w:fill="auto"/>
            <w:tcMar>
              <w:top w:w="0" w:type="dxa"/>
              <w:left w:w="105" w:type="dxa"/>
              <w:bottom w:w="0" w:type="dxa"/>
              <w:right w:w="105" w:type="dxa"/>
            </w:tcMar>
            <w:vAlign w:val="center"/>
          </w:tcPr>
          <w:p w:rsidR="00D87D24" w:rsidRDefault="00D87D24">
            <w:pPr>
              <w:widowControl/>
              <w:jc w:val="left"/>
            </w:pPr>
          </w:p>
        </w:tc>
        <w:tc>
          <w:tcPr>
            <w:tcW w:w="1560" w:type="dxa"/>
            <w:shd w:val="clear" w:color="auto" w:fill="auto"/>
            <w:tcMar>
              <w:top w:w="0" w:type="dxa"/>
              <w:left w:w="105" w:type="dxa"/>
              <w:bottom w:w="0" w:type="dxa"/>
              <w:right w:w="105" w:type="dxa"/>
            </w:tcMar>
          </w:tcPr>
          <w:p w:rsidR="00D87D24" w:rsidRDefault="00D87D24">
            <w:pPr>
              <w:widowControl/>
              <w:jc w:val="left"/>
            </w:pPr>
          </w:p>
        </w:tc>
        <w:tc>
          <w:tcPr>
            <w:tcW w:w="1275" w:type="dxa"/>
            <w:shd w:val="clear" w:color="auto" w:fill="auto"/>
            <w:tcMar>
              <w:top w:w="0" w:type="dxa"/>
              <w:left w:w="105" w:type="dxa"/>
              <w:bottom w:w="0" w:type="dxa"/>
              <w:right w:w="105" w:type="dxa"/>
            </w:tcMar>
            <w:vAlign w:val="center"/>
          </w:tcPr>
          <w:p w:rsidR="00D87D24" w:rsidRDefault="00D87D24">
            <w:pPr>
              <w:widowControl/>
              <w:jc w:val="left"/>
            </w:pPr>
          </w:p>
        </w:tc>
        <w:tc>
          <w:tcPr>
            <w:tcW w:w="855" w:type="dxa"/>
            <w:shd w:val="clear" w:color="auto" w:fill="auto"/>
            <w:tcMar>
              <w:top w:w="0" w:type="dxa"/>
              <w:left w:w="105" w:type="dxa"/>
              <w:bottom w:w="0" w:type="dxa"/>
              <w:right w:w="105" w:type="dxa"/>
            </w:tcMar>
          </w:tcPr>
          <w:p w:rsidR="00D87D24" w:rsidRDefault="00D87D24">
            <w:pPr>
              <w:widowControl/>
              <w:jc w:val="left"/>
            </w:pPr>
          </w:p>
        </w:tc>
        <w:tc>
          <w:tcPr>
            <w:tcW w:w="990" w:type="dxa"/>
            <w:shd w:val="clear" w:color="auto" w:fill="auto"/>
            <w:tcMar>
              <w:top w:w="0" w:type="dxa"/>
              <w:left w:w="105" w:type="dxa"/>
              <w:bottom w:w="0" w:type="dxa"/>
              <w:right w:w="105" w:type="dxa"/>
            </w:tcMar>
          </w:tcPr>
          <w:p w:rsidR="00D87D24" w:rsidRDefault="00D87D24">
            <w:pPr>
              <w:widowControl/>
              <w:jc w:val="left"/>
            </w:pPr>
          </w:p>
        </w:tc>
        <w:tc>
          <w:tcPr>
            <w:tcW w:w="570" w:type="dxa"/>
            <w:shd w:val="clear" w:color="auto" w:fill="auto"/>
            <w:tcMar>
              <w:top w:w="0" w:type="dxa"/>
              <w:left w:w="105" w:type="dxa"/>
              <w:bottom w:w="0" w:type="dxa"/>
              <w:right w:w="105" w:type="dxa"/>
            </w:tcMar>
          </w:tcPr>
          <w:p w:rsidR="00D87D24" w:rsidRDefault="00D87D24">
            <w:pPr>
              <w:widowControl/>
              <w:jc w:val="left"/>
            </w:pPr>
          </w:p>
        </w:tc>
        <w:tc>
          <w:tcPr>
            <w:tcW w:w="1095" w:type="dxa"/>
            <w:shd w:val="clear" w:color="auto" w:fill="auto"/>
            <w:tcMar>
              <w:top w:w="0" w:type="dxa"/>
              <w:left w:w="105" w:type="dxa"/>
              <w:bottom w:w="0" w:type="dxa"/>
              <w:right w:w="105" w:type="dxa"/>
            </w:tcMar>
          </w:tcPr>
          <w:p w:rsidR="00D87D24" w:rsidRDefault="00D87D24">
            <w:pPr>
              <w:widowControl/>
              <w:jc w:val="left"/>
            </w:pPr>
          </w:p>
        </w:tc>
        <w:tc>
          <w:tcPr>
            <w:tcW w:w="810" w:type="dxa"/>
            <w:shd w:val="clear" w:color="auto" w:fill="auto"/>
            <w:tcMar>
              <w:top w:w="0" w:type="dxa"/>
              <w:left w:w="105" w:type="dxa"/>
              <w:bottom w:w="0" w:type="dxa"/>
              <w:right w:w="105" w:type="dxa"/>
            </w:tcMar>
          </w:tcPr>
          <w:p w:rsidR="00D87D24" w:rsidRDefault="00D87D24">
            <w:pPr>
              <w:widowControl/>
              <w:jc w:val="left"/>
            </w:pPr>
          </w:p>
        </w:tc>
      </w:tr>
    </w:tbl>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、本表应按照下列规定填写：</w:t>
      </w:r>
    </w:p>
    <w:p w:rsidR="00D87D24" w:rsidRDefault="004759CB">
      <w:pPr>
        <w:pStyle w:val="aa"/>
        <w:widowControl/>
        <w:spacing w:beforeAutospacing="0" w:after="150" w:afterAutospacing="0"/>
      </w:pPr>
      <w:r>
        <w:rPr>
          <w:rFonts w:ascii="SimSun" w:eastAsia="SimSun" w:hAnsi="SimSun" w:cs="SimSun" w:hint="eastAsia"/>
          <w:sz w:val="21"/>
          <w:szCs w:val="21"/>
        </w:rPr>
        <w:t>1.1</w:t>
      </w:r>
      <w:r>
        <w:rPr>
          <w:rFonts w:ascii="SimSun" w:eastAsia="SimSun" w:hAnsi="SimSun" w:cs="SimSun" w:hint="eastAsia"/>
          <w:sz w:val="21"/>
          <w:szCs w:val="21"/>
        </w:rPr>
        <w:t>投标人应按照本表格式填写所投采购包的分项报价，其中：“采购包”、“品目号”、“投标标的”及“数量”应与招标文件《采购标的一览表》中的有关内容（“采购包”、“品目号”、“采购标的”及“数量”）保持一致，“采购包”还应与《开标一览表》中列示的“采购包”保持一致，即：若《开标一览表》中列示的“采购包”为“</w:t>
      </w:r>
      <w:r>
        <w:rPr>
          <w:rFonts w:ascii="Calibri" w:eastAsia="SimSun" w:hAnsi="Calibri" w:cs="Calibri"/>
          <w:sz w:val="21"/>
          <w:szCs w:val="21"/>
        </w:rPr>
        <w:t>1</w:t>
      </w:r>
      <w:r>
        <w:rPr>
          <w:rFonts w:ascii="SimSun" w:eastAsia="SimSun" w:hAnsi="SimSun" w:cs="SimSun" w:hint="eastAsia"/>
          <w:sz w:val="21"/>
          <w:szCs w:val="21"/>
        </w:rPr>
        <w:t>”时，本表中列示的“采购包”亦应为“</w:t>
      </w:r>
      <w:r>
        <w:rPr>
          <w:rFonts w:ascii="Calibri" w:eastAsia="SimSun" w:hAnsi="Calibri" w:cs="Calibri"/>
          <w:sz w:val="21"/>
          <w:szCs w:val="21"/>
        </w:rPr>
        <w:t>1</w:t>
      </w:r>
      <w:r>
        <w:rPr>
          <w:rFonts w:ascii="SimSun" w:eastAsia="SimSun" w:hAnsi="SimSun" w:cs="SimSun" w:hint="eastAsia"/>
          <w:sz w:val="21"/>
          <w:szCs w:val="21"/>
        </w:rPr>
        <w:t>”，以此类推。</w:t>
      </w:r>
    </w:p>
    <w:p w:rsidR="00D87D24" w:rsidRDefault="004759CB">
      <w:pPr>
        <w:pStyle w:val="aa"/>
        <w:widowControl/>
        <w:spacing w:beforeAutospacing="0" w:after="150" w:afterAutospacing="0"/>
      </w:pPr>
      <w:r>
        <w:rPr>
          <w:rFonts w:ascii="SimSun" w:eastAsia="SimSun" w:hAnsi="SimSun" w:cs="SimSun" w:hint="eastAsia"/>
          <w:sz w:val="21"/>
          <w:szCs w:val="21"/>
        </w:rPr>
        <w:t>1.2</w:t>
      </w:r>
      <w:r>
        <w:rPr>
          <w:rFonts w:ascii="SimSun" w:eastAsia="SimSun" w:hAnsi="SimSun" w:cs="SimSun" w:hint="eastAsia"/>
          <w:sz w:val="21"/>
          <w:szCs w:val="21"/>
        </w:rPr>
        <w:t>“投标标的”为货物的：</w:t>
      </w:r>
      <w:r>
        <w:rPr>
          <w:rStyle w:val="ab"/>
          <w:rFonts w:ascii="SimSun" w:eastAsia="SimSun" w:hAnsi="SimSun" w:cs="SimSun" w:hint="eastAsia"/>
          <w:bCs/>
          <w:sz w:val="21"/>
          <w:szCs w:val="21"/>
        </w:rPr>
        <w:t>“规格”</w:t>
      </w:r>
      <w:r>
        <w:rPr>
          <w:rFonts w:ascii="SimSun" w:eastAsia="SimSun" w:hAnsi="SimSun" w:cs="SimSun" w:hint="eastAsia"/>
          <w:sz w:val="21"/>
          <w:szCs w:val="21"/>
        </w:rPr>
        <w:t>项下应填写货物制造厂商赋予的品牌（属于节能、环保清单产品的货物，填写的品牌名称应与清单载明的品牌名称保持一致）及具</w:t>
      </w:r>
      <w:r>
        <w:rPr>
          <w:rFonts w:ascii="SimSun" w:eastAsia="SimSun" w:hAnsi="SimSun" w:cs="SimSun" w:hint="eastAsia"/>
          <w:sz w:val="21"/>
          <w:szCs w:val="21"/>
        </w:rPr>
        <w:t>体型号。</w:t>
      </w:r>
      <w:r>
        <w:rPr>
          <w:rStyle w:val="ab"/>
          <w:rFonts w:ascii="SimSun" w:eastAsia="SimSun" w:hAnsi="SimSun" w:cs="SimSun" w:hint="eastAsia"/>
          <w:bCs/>
          <w:sz w:val="21"/>
          <w:szCs w:val="21"/>
        </w:rPr>
        <w:t>“来源地”</w:t>
      </w:r>
      <w:r>
        <w:rPr>
          <w:rFonts w:ascii="SimSun" w:eastAsia="SimSun" w:hAnsi="SimSun" w:cs="SimSun" w:hint="eastAsia"/>
          <w:sz w:val="21"/>
          <w:szCs w:val="21"/>
        </w:rPr>
        <w:t>应填写货物的原产地。</w:t>
      </w:r>
    </w:p>
    <w:p w:rsidR="00D87D24" w:rsidRDefault="004759CB">
      <w:pPr>
        <w:pStyle w:val="aa"/>
        <w:widowControl/>
        <w:spacing w:beforeAutospacing="0" w:after="150" w:afterAutospacing="0"/>
      </w:pPr>
      <w:r>
        <w:rPr>
          <w:rFonts w:ascii="SimSun" w:eastAsia="SimSun" w:hAnsi="SimSun" w:cs="SimSun" w:hint="eastAsia"/>
          <w:sz w:val="21"/>
          <w:szCs w:val="21"/>
        </w:rPr>
        <w:t>1.3</w:t>
      </w:r>
      <w:r>
        <w:rPr>
          <w:rFonts w:ascii="SimSun" w:eastAsia="SimSun" w:hAnsi="SimSun" w:cs="SimSun" w:hint="eastAsia"/>
          <w:sz w:val="21"/>
          <w:szCs w:val="21"/>
        </w:rPr>
        <w:t>“投标标的”为服务的：</w:t>
      </w:r>
      <w:r>
        <w:rPr>
          <w:rStyle w:val="ab"/>
          <w:rFonts w:ascii="SimSun" w:eastAsia="SimSun" w:hAnsi="SimSun" w:cs="SimSun" w:hint="eastAsia"/>
          <w:bCs/>
          <w:sz w:val="21"/>
          <w:szCs w:val="21"/>
        </w:rPr>
        <w:t>“规格”</w:t>
      </w:r>
      <w:r>
        <w:rPr>
          <w:rFonts w:ascii="SimSun" w:eastAsia="SimSun" w:hAnsi="SimSun" w:cs="SimSun" w:hint="eastAsia"/>
          <w:sz w:val="21"/>
          <w:szCs w:val="21"/>
        </w:rPr>
        <w:t>项下应填写服务提供者提供的服务标准及品牌（若有）。</w:t>
      </w:r>
      <w:r>
        <w:rPr>
          <w:rStyle w:val="ab"/>
          <w:rFonts w:ascii="SimSun" w:eastAsia="SimSun" w:hAnsi="SimSun" w:cs="SimSun" w:hint="eastAsia"/>
          <w:bCs/>
          <w:sz w:val="21"/>
          <w:szCs w:val="21"/>
        </w:rPr>
        <w:t>“来源地”</w:t>
      </w:r>
      <w:r>
        <w:rPr>
          <w:rFonts w:ascii="SimSun" w:eastAsia="SimSun" w:hAnsi="SimSun" w:cs="SimSun" w:hint="eastAsia"/>
          <w:sz w:val="21"/>
          <w:szCs w:val="21"/>
        </w:rPr>
        <w:t>应填写服务提供者的所在地。</w:t>
      </w:r>
    </w:p>
    <w:p w:rsidR="00D87D24" w:rsidRDefault="004759CB">
      <w:pPr>
        <w:pStyle w:val="aa"/>
        <w:widowControl/>
        <w:spacing w:beforeAutospacing="0" w:after="150" w:afterAutospacing="0"/>
      </w:pPr>
      <w:r>
        <w:rPr>
          <w:rFonts w:ascii="SimSun" w:eastAsia="SimSun" w:hAnsi="SimSun" w:cs="SimSun" w:hint="eastAsia"/>
          <w:sz w:val="21"/>
          <w:szCs w:val="21"/>
        </w:rPr>
        <w:t>1.4</w:t>
      </w:r>
      <w:r>
        <w:rPr>
          <w:rFonts w:ascii="SimSun" w:eastAsia="SimSun" w:hAnsi="SimSun" w:cs="SimSun" w:hint="eastAsia"/>
          <w:sz w:val="21"/>
          <w:szCs w:val="21"/>
        </w:rPr>
        <w:t>同一采购包中，</w:t>
      </w:r>
      <w:r>
        <w:rPr>
          <w:rStyle w:val="ab"/>
          <w:rFonts w:ascii="SimSun" w:eastAsia="SimSun" w:hAnsi="SimSun" w:cs="SimSun" w:hint="eastAsia"/>
          <w:bCs/>
          <w:sz w:val="21"/>
          <w:szCs w:val="21"/>
        </w:rPr>
        <w:t>“单价（现场）”</w:t>
      </w:r>
      <w:r>
        <w:rPr>
          <w:rFonts w:ascii="SimSun" w:eastAsia="SimSun" w:hAnsi="SimSun" w:cs="SimSun" w:hint="eastAsia"/>
          <w:sz w:val="21"/>
          <w:szCs w:val="21"/>
        </w:rPr>
        <w:t>×</w:t>
      </w:r>
      <w:r>
        <w:rPr>
          <w:rStyle w:val="ab"/>
          <w:rFonts w:ascii="SimSun" w:eastAsia="SimSun" w:hAnsi="SimSun" w:cs="SimSun" w:hint="eastAsia"/>
          <w:bCs/>
          <w:sz w:val="21"/>
          <w:szCs w:val="21"/>
        </w:rPr>
        <w:t>“数量”</w:t>
      </w:r>
      <w:r>
        <w:rPr>
          <w:rFonts w:ascii="SimSun" w:eastAsia="SimSun" w:hAnsi="SimSun" w:cs="SimSun" w:hint="eastAsia"/>
          <w:sz w:val="21"/>
          <w:szCs w:val="21"/>
        </w:rPr>
        <w:t>=</w:t>
      </w:r>
      <w:r>
        <w:rPr>
          <w:rStyle w:val="ab"/>
          <w:rFonts w:ascii="SimSun" w:eastAsia="SimSun" w:hAnsi="SimSun" w:cs="SimSun" w:hint="eastAsia"/>
          <w:bCs/>
          <w:sz w:val="21"/>
          <w:szCs w:val="21"/>
        </w:rPr>
        <w:t>“总价（现场）”</w:t>
      </w:r>
      <w:r>
        <w:rPr>
          <w:rFonts w:ascii="SimSun" w:eastAsia="SimSun" w:hAnsi="SimSun" w:cs="SimSun" w:hint="eastAsia"/>
          <w:sz w:val="21"/>
          <w:szCs w:val="21"/>
        </w:rPr>
        <w:t>，全部品目号</w:t>
      </w:r>
      <w:r>
        <w:rPr>
          <w:rStyle w:val="ab"/>
          <w:rFonts w:ascii="SimSun" w:eastAsia="SimSun" w:hAnsi="SimSun" w:cs="SimSun" w:hint="eastAsia"/>
          <w:bCs/>
          <w:sz w:val="21"/>
          <w:szCs w:val="21"/>
        </w:rPr>
        <w:t>“总价（现场）”</w:t>
      </w:r>
      <w:r>
        <w:rPr>
          <w:rFonts w:ascii="SimSun" w:eastAsia="SimSun" w:hAnsi="SimSun" w:cs="SimSun" w:hint="eastAsia"/>
          <w:sz w:val="21"/>
          <w:szCs w:val="21"/>
        </w:rPr>
        <w:t>的合计金额应与《开标一览表》中相应采购包列示的</w:t>
      </w:r>
      <w:r>
        <w:rPr>
          <w:rStyle w:val="ab"/>
          <w:rFonts w:ascii="SimSun" w:eastAsia="SimSun" w:hAnsi="SimSun" w:cs="SimSun" w:hint="eastAsia"/>
          <w:bCs/>
          <w:sz w:val="21"/>
          <w:szCs w:val="21"/>
        </w:rPr>
        <w:t>“投标总价”</w:t>
      </w:r>
      <w:r>
        <w:rPr>
          <w:rFonts w:ascii="SimSun" w:eastAsia="SimSun" w:hAnsi="SimSun" w:cs="SimSun" w:hint="eastAsia"/>
          <w:sz w:val="21"/>
          <w:szCs w:val="21"/>
        </w:rPr>
        <w:t>保持一致。</w:t>
      </w:r>
    </w:p>
    <w:p w:rsidR="00D87D24" w:rsidRDefault="004759CB">
      <w:pPr>
        <w:pStyle w:val="aa"/>
        <w:widowControl/>
        <w:spacing w:beforeAutospacing="0" w:after="150" w:afterAutospacing="0"/>
      </w:pPr>
      <w:r>
        <w:rPr>
          <w:rFonts w:ascii="SimSun" w:eastAsia="SimSun" w:hAnsi="SimSun" w:cs="SimSun" w:hint="eastAsia"/>
          <w:sz w:val="21"/>
          <w:szCs w:val="21"/>
        </w:rPr>
        <w:t>1.5</w:t>
      </w:r>
      <w:r>
        <w:rPr>
          <w:rFonts w:ascii="SimSun" w:eastAsia="SimSun" w:hAnsi="SimSun" w:cs="SimSun" w:hint="eastAsia"/>
          <w:sz w:val="21"/>
          <w:szCs w:val="21"/>
        </w:rPr>
        <w:t>若招标文件要求投标人对“备品备件价格、专用工具价格、技术服务费、安装调试费、检验培训费、运输费、保险费、税收”等进行报价的，请在本表的</w:t>
      </w:r>
      <w:r>
        <w:rPr>
          <w:rStyle w:val="ab"/>
          <w:rFonts w:ascii="SimSun" w:eastAsia="SimSun" w:hAnsi="SimSun" w:cs="SimSun" w:hint="eastAsia"/>
          <w:bCs/>
          <w:sz w:val="21"/>
          <w:szCs w:val="21"/>
        </w:rPr>
        <w:t>“备注”</w:t>
      </w:r>
      <w:r>
        <w:rPr>
          <w:rFonts w:ascii="SimSun" w:eastAsia="SimSun" w:hAnsi="SimSun" w:cs="SimSun" w:hint="eastAsia"/>
          <w:sz w:val="21"/>
          <w:szCs w:val="21"/>
        </w:rPr>
        <w:t>项下填写。</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24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r>
        <w:rPr>
          <w:rFonts w:ascii="SimSun" w:eastAsia="SimSun" w:hAnsi="SimSun" w:cs="SimSun" w:hint="eastAsia"/>
          <w:sz w:val="21"/>
          <w:szCs w:val="21"/>
        </w:rPr>
        <w:br/>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rPr>
          <w:rFonts w:ascii="SimSun" w:eastAsia="SimSun" w:hAnsi="SimSun" w:cs="SimSun"/>
          <w:sz w:val="21"/>
          <w:szCs w:val="21"/>
        </w:rPr>
      </w:pPr>
      <w:r>
        <w:rPr>
          <w:rFonts w:ascii="SimSun" w:eastAsia="SimSun" w:hAnsi="SimSun" w:cs="SimSun" w:hint="eastAsia"/>
          <w:sz w:val="21"/>
          <w:szCs w:val="21"/>
        </w:rPr>
        <w:t> </w:t>
      </w:r>
    </w:p>
    <w:p w:rsidR="00D87D24" w:rsidRDefault="004759CB">
      <w:pPr>
        <w:rPr>
          <w:rFonts w:ascii="SimSun" w:eastAsia="SimSun" w:hAnsi="SimSun" w:cs="SimSun"/>
          <w:szCs w:val="21"/>
        </w:rPr>
      </w:pPr>
      <w:r>
        <w:rPr>
          <w:rFonts w:ascii="SimSun" w:eastAsia="SimSun" w:hAnsi="SimSun" w:cs="SimSun" w:hint="eastAsia"/>
          <w:szCs w:val="21"/>
        </w:rPr>
        <w:br w:type="page"/>
      </w:r>
    </w:p>
    <w:p w:rsidR="00D87D24" w:rsidRDefault="004759CB">
      <w:pPr>
        <w:pStyle w:val="aa"/>
        <w:widowControl/>
        <w:spacing w:beforeAutospacing="0" w:after="150" w:afterAutospacing="0"/>
        <w:jc w:val="center"/>
        <w:outlineLvl w:val="0"/>
      </w:pPr>
      <w:r>
        <w:rPr>
          <w:rStyle w:val="ab"/>
          <w:rFonts w:ascii="SimSun" w:eastAsia="SimSun" w:hAnsi="SimSun" w:cs="SimSun" w:hint="eastAsia"/>
          <w:bCs/>
          <w:sz w:val="21"/>
          <w:szCs w:val="21"/>
        </w:rPr>
        <w:lastRenderedPageBreak/>
        <w:t>三、招标文件规定的价格扣除证明材料（若有）</w:t>
      </w:r>
      <w:r>
        <w:rPr>
          <w:rStyle w:val="ab"/>
          <w:rFonts w:ascii="SimSun" w:eastAsia="SimSun" w:hAnsi="SimSun" w:cs="SimSun" w:hint="eastAsia"/>
          <w:bCs/>
          <w:sz w:val="21"/>
          <w:szCs w:val="21"/>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三</w:t>
      </w:r>
      <w:r>
        <w:rPr>
          <w:rStyle w:val="ab"/>
          <w:rFonts w:ascii="SimSun" w:eastAsia="SimSun" w:hAnsi="SimSun" w:cs="SimSun" w:hint="eastAsia"/>
          <w:bCs/>
          <w:sz w:val="21"/>
          <w:szCs w:val="21"/>
        </w:rPr>
        <w:t>-1</w:t>
      </w:r>
      <w:r>
        <w:rPr>
          <w:rStyle w:val="ab"/>
          <w:rFonts w:ascii="SimSun" w:eastAsia="SimSun" w:hAnsi="SimSun" w:cs="SimSun" w:hint="eastAsia"/>
          <w:bCs/>
          <w:sz w:val="21"/>
          <w:szCs w:val="21"/>
        </w:rPr>
        <w:t>优先类节能产品、环境标志产品价格扣除证明材料（若有）</w:t>
      </w:r>
      <w:r>
        <w:rPr>
          <w:rStyle w:val="ab"/>
          <w:rFonts w:ascii="SimSun" w:eastAsia="SimSun" w:hAnsi="SimSun" w:cs="SimSun" w:hint="eastAsia"/>
          <w:bCs/>
          <w:sz w:val="21"/>
          <w:szCs w:val="21"/>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三</w:t>
      </w:r>
      <w:r>
        <w:rPr>
          <w:rStyle w:val="ab"/>
          <w:rFonts w:ascii="SimSun" w:eastAsia="SimSun" w:hAnsi="SimSun" w:cs="SimSun" w:hint="eastAsia"/>
          <w:bCs/>
          <w:sz w:val="21"/>
          <w:szCs w:val="21"/>
        </w:rPr>
        <w:t>-1-</w:t>
      </w:r>
      <w:r>
        <w:rPr>
          <w:rStyle w:val="ab"/>
          <w:rFonts w:ascii="SimSun" w:eastAsia="SimSun" w:hAnsi="SimSun" w:cs="SimSun" w:hint="eastAsia"/>
          <w:bCs/>
          <w:sz w:val="21"/>
          <w:szCs w:val="21"/>
        </w:rPr>
        <w:t>①优先类节能产品、环境标志产品统计表（价格扣除适用，若有）</w:t>
      </w:r>
    </w:p>
    <w:p w:rsidR="00D87D24" w:rsidRDefault="004759CB">
      <w:pPr>
        <w:pStyle w:val="aa"/>
        <w:widowControl/>
        <w:spacing w:beforeAutospacing="0" w:after="150" w:afterAutospacing="0"/>
      </w:pPr>
      <w:r>
        <w:rPr>
          <w:rFonts w:ascii="SimSun" w:eastAsia="SimSun" w:hAnsi="SimSun" w:cs="SimSun" w:hint="eastAsia"/>
          <w:sz w:val="21"/>
          <w:szCs w:val="21"/>
        </w:rPr>
        <w:t>项目编号：</w:t>
      </w:r>
      <w:r>
        <w:rPr>
          <w:rFonts w:ascii="SimSun" w:eastAsia="SimSun" w:hAnsi="SimSun" w:cs="SimSun" w:hint="eastAsia"/>
          <w:sz w:val="21"/>
          <w:szCs w:val="21"/>
          <w:u w:val="single"/>
        </w:rPr>
        <w:t>                   </w:t>
      </w:r>
    </w:p>
    <w:p w:rsidR="00D87D24" w:rsidRDefault="004759CB">
      <w:pPr>
        <w:pStyle w:val="aa"/>
        <w:widowControl/>
        <w:spacing w:beforeAutospacing="0" w:after="150" w:afterAutospacing="0"/>
        <w:jc w:val="right"/>
      </w:pPr>
      <w:r>
        <w:rPr>
          <w:rFonts w:ascii="SimSun" w:eastAsia="SimSun" w:hAnsi="SimSun" w:cs="SimSun" w:hint="eastAsia"/>
          <w:sz w:val="21"/>
          <w:szCs w:val="21"/>
        </w:rPr>
        <w:t>货币及单位：人民币元</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15"/>
        <w:gridCol w:w="1215"/>
        <w:gridCol w:w="1215"/>
        <w:gridCol w:w="1215"/>
        <w:gridCol w:w="1215"/>
        <w:gridCol w:w="1215"/>
        <w:gridCol w:w="1230"/>
      </w:tblGrid>
      <w:tr w:rsidR="00D87D24">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7305" w:type="dxa"/>
            <w:gridSpan w:val="6"/>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本采购包内属于节能、环境标志产品的情况</w:t>
            </w:r>
          </w:p>
        </w:tc>
      </w:tr>
      <w:tr w:rsidR="00D87D24">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采购包</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品目号</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货物名称</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单价</w:t>
            </w:r>
          </w:p>
          <w:p w:rsidR="00D87D24" w:rsidRDefault="004759CB">
            <w:pPr>
              <w:pStyle w:val="aa"/>
              <w:widowControl/>
              <w:spacing w:beforeAutospacing="0" w:after="150" w:afterAutospacing="0"/>
              <w:jc w:val="center"/>
            </w:pPr>
            <w:r>
              <w:rPr>
                <w:rFonts w:ascii="SimSun" w:eastAsia="SimSun" w:hAnsi="SimSun" w:cs="SimSun" w:hint="eastAsia"/>
                <w:sz w:val="21"/>
                <w:szCs w:val="21"/>
              </w:rPr>
              <w:t>（现场）</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数量</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总价</w:t>
            </w:r>
          </w:p>
          <w:p w:rsidR="00D87D24" w:rsidRDefault="004759CB">
            <w:pPr>
              <w:pStyle w:val="aa"/>
              <w:widowControl/>
              <w:spacing w:beforeAutospacing="0" w:after="150" w:afterAutospacing="0"/>
              <w:jc w:val="center"/>
            </w:pPr>
            <w:r>
              <w:rPr>
                <w:rFonts w:ascii="SimSun" w:eastAsia="SimSun" w:hAnsi="SimSun" w:cs="SimSun" w:hint="eastAsia"/>
                <w:sz w:val="21"/>
                <w:szCs w:val="21"/>
              </w:rPr>
              <w:t>（现场）</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认证种类</w:t>
            </w:r>
          </w:p>
        </w:tc>
      </w:tr>
      <w:tr w:rsidR="00D87D24">
        <w:tc>
          <w:tcPr>
            <w:tcW w:w="1215" w:type="dxa"/>
            <w:vMerge w:val="restart"/>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*-1</w:t>
            </w: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r>
      <w:tr w:rsidR="00D87D24">
        <w:tc>
          <w:tcPr>
            <w:tcW w:w="1215" w:type="dxa"/>
            <w:vMerge/>
            <w:shd w:val="clear" w:color="auto" w:fill="auto"/>
            <w:tcMar>
              <w:top w:w="0" w:type="dxa"/>
              <w:left w:w="105" w:type="dxa"/>
              <w:bottom w:w="0" w:type="dxa"/>
              <w:right w:w="105" w:type="dxa"/>
            </w:tcMar>
            <w:vAlign w:val="center"/>
          </w:tcPr>
          <w:p w:rsidR="00D87D24" w:rsidRDefault="00D87D24">
            <w:pPr>
              <w:rPr>
                <w:rFonts w:ascii="SimSun"/>
                <w:sz w:val="24"/>
              </w:rPr>
            </w:pP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Calibri" w:hAnsi="Calibri" w:cs="Calibri"/>
                <w:sz w:val="21"/>
                <w:szCs w:val="21"/>
              </w:rPr>
              <w:t>…</w:t>
            </w: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r>
      <w:tr w:rsidR="00D87D24">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备注</w:t>
            </w:r>
          </w:p>
        </w:tc>
        <w:tc>
          <w:tcPr>
            <w:tcW w:w="7305" w:type="dxa"/>
            <w:gridSpan w:val="6"/>
            <w:shd w:val="clear" w:color="auto" w:fill="auto"/>
            <w:tcMar>
              <w:top w:w="0" w:type="dxa"/>
              <w:left w:w="105" w:type="dxa"/>
              <w:bottom w:w="0" w:type="dxa"/>
              <w:right w:w="105" w:type="dxa"/>
            </w:tcMar>
          </w:tcPr>
          <w:p w:rsidR="00D87D24" w:rsidRDefault="004759CB">
            <w:pPr>
              <w:pStyle w:val="aa"/>
              <w:widowControl/>
              <w:spacing w:beforeAutospacing="0" w:after="150" w:afterAutospacing="0"/>
            </w:pPr>
            <w:r>
              <w:rPr>
                <w:rFonts w:ascii="SimSun" w:eastAsia="SimSun" w:hAnsi="SimSun" w:cs="SimSun" w:hint="eastAsia"/>
                <w:sz w:val="21"/>
                <w:szCs w:val="21"/>
              </w:rPr>
              <w:t>a.</w:t>
            </w:r>
            <w:r>
              <w:rPr>
                <w:rFonts w:ascii="SimSun" w:eastAsia="SimSun" w:hAnsi="SimSun" w:cs="SimSun" w:hint="eastAsia"/>
                <w:sz w:val="21"/>
                <w:szCs w:val="21"/>
              </w:rPr>
              <w:t>采购包内属于节能、环境标志产品的报价总金额：</w:t>
            </w:r>
            <w:r>
              <w:rPr>
                <w:rFonts w:ascii="SimSun" w:eastAsia="SimSun" w:hAnsi="SimSun" w:cs="SimSun" w:hint="eastAsia"/>
                <w:sz w:val="21"/>
                <w:szCs w:val="21"/>
                <w:u w:val="single"/>
              </w:rPr>
              <w:t>              </w:t>
            </w:r>
            <w:r>
              <w:rPr>
                <w:rFonts w:ascii="SimSun" w:eastAsia="SimSun" w:hAnsi="SimSun" w:cs="SimSun" w:hint="eastAsia"/>
                <w:sz w:val="21"/>
                <w:szCs w:val="21"/>
              </w:rPr>
              <w:t>；</w:t>
            </w:r>
          </w:p>
          <w:p w:rsidR="00D87D24" w:rsidRDefault="004759CB">
            <w:pPr>
              <w:pStyle w:val="aa"/>
              <w:widowControl/>
              <w:spacing w:beforeAutospacing="0" w:after="150" w:afterAutospacing="0"/>
            </w:pPr>
            <w:r>
              <w:rPr>
                <w:rFonts w:ascii="SimSun" w:eastAsia="SimSun" w:hAnsi="SimSun" w:cs="SimSun" w:hint="eastAsia"/>
                <w:sz w:val="21"/>
                <w:szCs w:val="21"/>
              </w:rPr>
              <w:t>b.</w:t>
            </w:r>
            <w:r>
              <w:rPr>
                <w:rFonts w:ascii="SimSun" w:eastAsia="SimSun" w:hAnsi="SimSun" w:cs="SimSun" w:hint="eastAsia"/>
                <w:sz w:val="21"/>
                <w:szCs w:val="21"/>
              </w:rPr>
              <w:t>采购包投标总价（报价总金额）：</w:t>
            </w:r>
            <w:r>
              <w:rPr>
                <w:rFonts w:ascii="SimSun" w:eastAsia="SimSun" w:hAnsi="SimSun" w:cs="SimSun" w:hint="eastAsia"/>
                <w:sz w:val="21"/>
                <w:szCs w:val="21"/>
                <w:u w:val="single"/>
              </w:rPr>
              <w:t>              </w:t>
            </w:r>
            <w:r>
              <w:rPr>
                <w:rFonts w:ascii="SimSun" w:eastAsia="SimSun" w:hAnsi="SimSun" w:cs="SimSun" w:hint="eastAsia"/>
                <w:sz w:val="21"/>
                <w:szCs w:val="21"/>
              </w:rPr>
              <w:t>；</w:t>
            </w:r>
          </w:p>
          <w:p w:rsidR="00D87D24" w:rsidRDefault="004759CB">
            <w:pPr>
              <w:pStyle w:val="aa"/>
              <w:widowControl/>
              <w:spacing w:beforeAutospacing="0" w:after="150" w:afterAutospacing="0"/>
            </w:pPr>
            <w:r>
              <w:rPr>
                <w:rFonts w:ascii="SimSun" w:eastAsia="SimSun" w:hAnsi="SimSun" w:cs="SimSun" w:hint="eastAsia"/>
                <w:sz w:val="21"/>
                <w:szCs w:val="21"/>
              </w:rPr>
              <w:t>c.</w:t>
            </w:r>
            <w:r>
              <w:rPr>
                <w:rFonts w:ascii="SimSun" w:eastAsia="SimSun" w:hAnsi="SimSun" w:cs="SimSun" w:hint="eastAsia"/>
                <w:sz w:val="21"/>
                <w:szCs w:val="21"/>
              </w:rPr>
              <w:t>“采购包内属于节能、环境标志产品的报价总金额”占“采购包投标总价（报价总金额）”的比例（以</w:t>
            </w:r>
            <w:r>
              <w:rPr>
                <w:rFonts w:ascii="Calibri" w:eastAsia="SimSun" w:hAnsi="Calibri" w:cs="Calibri"/>
                <w:sz w:val="21"/>
                <w:szCs w:val="21"/>
              </w:rPr>
              <w:t>%</w:t>
            </w:r>
            <w:r>
              <w:rPr>
                <w:rFonts w:ascii="SimSun" w:eastAsia="SimSun" w:hAnsi="SimSun" w:cs="SimSun" w:hint="eastAsia"/>
                <w:sz w:val="21"/>
                <w:szCs w:val="21"/>
              </w:rPr>
              <w:t>列示）：</w:t>
            </w:r>
            <w:r>
              <w:rPr>
                <w:rFonts w:ascii="SimSun" w:eastAsia="SimSun" w:hAnsi="SimSun" w:cs="SimSun" w:hint="eastAsia"/>
                <w:sz w:val="21"/>
                <w:szCs w:val="21"/>
                <w:u w:val="single"/>
              </w:rPr>
              <w:t>              </w:t>
            </w:r>
            <w:r>
              <w:rPr>
                <w:rFonts w:ascii="SimSun" w:eastAsia="SimSun" w:hAnsi="SimSun" w:cs="SimSun" w:hint="eastAsia"/>
                <w:sz w:val="21"/>
                <w:szCs w:val="21"/>
              </w:rPr>
              <w:t>。</w:t>
            </w:r>
          </w:p>
        </w:tc>
      </w:tr>
    </w:tbl>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、对节能、环境标志产品计算价格扣除时，只依据投标文件</w:t>
      </w:r>
      <w:r>
        <w:rPr>
          <w:rStyle w:val="ab"/>
          <w:rFonts w:ascii="SimSun" w:eastAsia="SimSun" w:hAnsi="SimSun" w:cs="SimSun" w:hint="eastAsia"/>
          <w:bCs/>
          <w:sz w:val="21"/>
          <w:szCs w:val="21"/>
        </w:rPr>
        <w:t>“三</w:t>
      </w:r>
      <w:r>
        <w:rPr>
          <w:rStyle w:val="ab"/>
          <w:rFonts w:ascii="Calibri" w:eastAsia="SimSun" w:hAnsi="Calibri" w:cs="Calibri"/>
          <w:bCs/>
          <w:sz w:val="21"/>
          <w:szCs w:val="21"/>
        </w:rPr>
        <w:t>-1-</w:t>
      </w:r>
      <w:r>
        <w:rPr>
          <w:rStyle w:val="ab"/>
          <w:rFonts w:ascii="SimSun" w:eastAsia="SimSun" w:hAnsi="SimSun" w:cs="SimSun" w:hint="eastAsia"/>
          <w:bCs/>
          <w:sz w:val="21"/>
          <w:szCs w:val="21"/>
        </w:rPr>
        <w:t>②优先类节能产品、环境标志产品证明材料（价格扣除适用，若有）”。</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、本表以采购包为单位，不同采购包请分别填写；同一采购包请按照其品目号顺序分别填写。</w:t>
      </w:r>
    </w:p>
    <w:p w:rsidR="00D87D24" w:rsidRDefault="004759CB">
      <w:pPr>
        <w:pStyle w:val="aa"/>
        <w:widowControl/>
        <w:spacing w:beforeAutospacing="0" w:after="150" w:afterAutospacing="0"/>
      </w:pPr>
      <w:r>
        <w:rPr>
          <w:rFonts w:ascii="SimSun" w:eastAsia="SimSun" w:hAnsi="SimSun" w:cs="SimSun" w:hint="eastAsia"/>
          <w:sz w:val="21"/>
          <w:szCs w:val="21"/>
        </w:rPr>
        <w:t>3</w:t>
      </w:r>
      <w:r>
        <w:rPr>
          <w:rFonts w:ascii="SimSun" w:eastAsia="SimSun" w:hAnsi="SimSun" w:cs="SimSun" w:hint="eastAsia"/>
          <w:sz w:val="21"/>
          <w:szCs w:val="21"/>
        </w:rPr>
        <w:t>、具体统计、计算：</w:t>
      </w:r>
    </w:p>
    <w:p w:rsidR="00D87D24" w:rsidRDefault="004759CB">
      <w:pPr>
        <w:pStyle w:val="aa"/>
        <w:widowControl/>
        <w:spacing w:beforeAutospacing="0" w:after="150" w:afterAutospacing="0"/>
      </w:pPr>
      <w:r>
        <w:rPr>
          <w:rFonts w:ascii="SimSun" w:eastAsia="SimSun" w:hAnsi="SimSun" w:cs="SimSun" w:hint="eastAsia"/>
          <w:sz w:val="21"/>
          <w:szCs w:val="21"/>
        </w:rPr>
        <w:t>3.1</w:t>
      </w:r>
      <w:r>
        <w:rPr>
          <w:rFonts w:ascii="SimSun" w:eastAsia="SimSun" w:hAnsi="SimSun" w:cs="SimSun" w:hint="eastAsia"/>
          <w:sz w:val="21"/>
          <w:szCs w:val="21"/>
        </w:rPr>
        <w:t>若节能、环境标志产品仅是构成投标产品的部件、组件或零件，则该投标产品不享受鼓励优惠政策。同一品目中各认证证书不重复计算价格扣除。强制类节能产品不享受价格扣除。</w:t>
      </w:r>
    </w:p>
    <w:p w:rsidR="00D87D24" w:rsidRDefault="004759CB">
      <w:pPr>
        <w:pStyle w:val="aa"/>
        <w:widowControl/>
        <w:spacing w:beforeAutospacing="0" w:after="150" w:afterAutospacing="0"/>
      </w:pPr>
      <w:r>
        <w:rPr>
          <w:rFonts w:ascii="SimSun" w:eastAsia="SimSun" w:hAnsi="SimSun" w:cs="SimSun" w:hint="eastAsia"/>
          <w:sz w:val="21"/>
          <w:szCs w:val="21"/>
        </w:rPr>
        <w:t>3.2</w:t>
      </w:r>
      <w:r>
        <w:rPr>
          <w:rFonts w:ascii="SimSun" w:eastAsia="SimSun" w:hAnsi="SimSun" w:cs="SimSun" w:hint="eastAsia"/>
          <w:sz w:val="21"/>
          <w:szCs w:val="21"/>
        </w:rPr>
        <w:t>计算结果若除不尽，可四舍五入保留到小数点后两位。</w:t>
      </w:r>
    </w:p>
    <w:p w:rsidR="00D87D24" w:rsidRDefault="004759CB">
      <w:pPr>
        <w:pStyle w:val="aa"/>
        <w:widowControl/>
        <w:spacing w:beforeAutospacing="0" w:after="150" w:afterAutospacing="0"/>
      </w:pPr>
      <w:r>
        <w:rPr>
          <w:rFonts w:ascii="SimSun" w:eastAsia="SimSun" w:hAnsi="SimSun" w:cs="SimSun" w:hint="eastAsia"/>
          <w:sz w:val="21"/>
          <w:szCs w:val="21"/>
        </w:rPr>
        <w:t>3.3</w:t>
      </w:r>
      <w:r>
        <w:rPr>
          <w:rFonts w:ascii="SimSun" w:eastAsia="SimSun" w:hAnsi="SimSun" w:cs="SimSun" w:hint="eastAsia"/>
          <w:sz w:val="21"/>
          <w:szCs w:val="21"/>
        </w:rPr>
        <w:t>投标人应按照招标文件要求认真统计、计算，否则评标委员会不予认定。</w:t>
      </w:r>
    </w:p>
    <w:p w:rsidR="00D87D24" w:rsidRDefault="004759CB">
      <w:pPr>
        <w:pStyle w:val="aa"/>
        <w:widowControl/>
        <w:spacing w:beforeAutospacing="0" w:after="150" w:afterAutospacing="0"/>
      </w:pPr>
      <w:r>
        <w:rPr>
          <w:rFonts w:ascii="SimSun" w:eastAsia="SimSun" w:hAnsi="SimSun" w:cs="SimSun" w:hint="eastAsia"/>
          <w:sz w:val="21"/>
          <w:szCs w:val="21"/>
        </w:rPr>
        <w:t>3.4</w:t>
      </w:r>
      <w:r>
        <w:rPr>
          <w:rFonts w:ascii="SimSun" w:eastAsia="SimSun" w:hAnsi="SimSun" w:cs="SimSun" w:hint="eastAsia"/>
          <w:sz w:val="21"/>
          <w:szCs w:val="21"/>
        </w:rPr>
        <w:t>若无节能、环境标志产品，不填写本表，否则，</w:t>
      </w:r>
      <w:r>
        <w:rPr>
          <w:rStyle w:val="ab"/>
          <w:rFonts w:ascii="SimSun" w:eastAsia="SimSun" w:hAnsi="SimSun" w:cs="SimSun" w:hint="eastAsia"/>
          <w:bCs/>
          <w:sz w:val="21"/>
          <w:szCs w:val="21"/>
        </w:rPr>
        <w:t>视为提供虚假材料。</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Style w:val="ab"/>
          <w:rFonts w:ascii="SimSun" w:eastAsia="SimSun" w:hAnsi="SimSun" w:cs="SimSun" w:hint="eastAsia"/>
          <w:bCs/>
          <w:sz w:val="21"/>
          <w:szCs w:val="21"/>
        </w:rPr>
        <w:t> </w:t>
      </w:r>
    </w:p>
    <w:p w:rsidR="00D87D24" w:rsidRDefault="004759CB">
      <w:pPr>
        <w:rPr>
          <w:rStyle w:val="ab"/>
          <w:rFonts w:ascii="SimSun" w:eastAsia="SimSun" w:hAnsi="SimSun" w:cs="SimSun"/>
          <w:bCs/>
          <w:szCs w:val="21"/>
        </w:rPr>
      </w:pPr>
      <w:r>
        <w:rPr>
          <w:rStyle w:val="ab"/>
          <w:rFonts w:ascii="SimSun" w:eastAsia="SimSun" w:hAnsi="SimSun" w:cs="SimSun" w:hint="eastAsia"/>
          <w:bCs/>
          <w:szCs w:val="21"/>
        </w:rPr>
        <w:br w:type="page"/>
      </w:r>
    </w:p>
    <w:p w:rsidR="00D87D24" w:rsidRDefault="004759CB">
      <w:pPr>
        <w:jc w:val="center"/>
      </w:pPr>
      <w:r>
        <w:rPr>
          <w:rStyle w:val="ab"/>
          <w:rFonts w:ascii="SimSun" w:eastAsia="SimSun" w:hAnsi="SimSun" w:cs="SimSun" w:hint="eastAsia"/>
          <w:bCs/>
          <w:szCs w:val="21"/>
        </w:rPr>
        <w:lastRenderedPageBreak/>
        <w:t>三</w:t>
      </w:r>
      <w:r>
        <w:rPr>
          <w:rStyle w:val="ab"/>
          <w:rFonts w:ascii="SimSun" w:eastAsia="SimSun" w:hAnsi="SimSun" w:cs="SimSun" w:hint="eastAsia"/>
          <w:bCs/>
          <w:szCs w:val="21"/>
        </w:rPr>
        <w:t>-1-</w:t>
      </w:r>
      <w:r>
        <w:rPr>
          <w:rStyle w:val="ab"/>
          <w:rFonts w:ascii="SimSun" w:eastAsia="SimSun" w:hAnsi="SimSun" w:cs="SimSun" w:hint="eastAsia"/>
          <w:bCs/>
          <w:szCs w:val="21"/>
        </w:rPr>
        <w:t>②优先类节能产品、环境标志产品证明材料（价格扣除适用，若有）</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三</w:t>
      </w:r>
      <w:r>
        <w:rPr>
          <w:rStyle w:val="ab"/>
          <w:rFonts w:ascii="SimSun" w:eastAsia="SimSun" w:hAnsi="SimSun" w:cs="SimSun" w:hint="eastAsia"/>
          <w:bCs/>
          <w:sz w:val="21"/>
          <w:szCs w:val="21"/>
        </w:rPr>
        <w:t>-2</w:t>
      </w:r>
      <w:r>
        <w:rPr>
          <w:rStyle w:val="ab"/>
          <w:rFonts w:ascii="SimSun" w:eastAsia="SimSun" w:hAnsi="SimSun" w:cs="SimSun" w:hint="eastAsia"/>
          <w:bCs/>
          <w:sz w:val="21"/>
          <w:szCs w:val="21"/>
        </w:rPr>
        <w:t>小型、微型企业产品等价格扣除证明材料（若有）</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三</w:t>
      </w:r>
      <w:r>
        <w:rPr>
          <w:rStyle w:val="ab"/>
          <w:rFonts w:ascii="SimSun" w:eastAsia="SimSun" w:hAnsi="SimSun" w:cs="SimSun" w:hint="eastAsia"/>
          <w:bCs/>
          <w:sz w:val="21"/>
          <w:szCs w:val="21"/>
        </w:rPr>
        <w:t>-2-</w:t>
      </w:r>
      <w:r>
        <w:rPr>
          <w:rStyle w:val="ab"/>
          <w:rFonts w:ascii="SimSun" w:eastAsia="SimSun" w:hAnsi="SimSun" w:cs="SimSun" w:hint="eastAsia"/>
          <w:bCs/>
          <w:sz w:val="21"/>
          <w:szCs w:val="21"/>
        </w:rPr>
        <w:t>①中小企业声明函（价格扣除适用，若有）</w:t>
      </w:r>
    </w:p>
    <w:p w:rsidR="00D87D24" w:rsidRDefault="004759CB">
      <w:pPr>
        <w:pStyle w:val="6"/>
        <w:widowControl/>
        <w:spacing w:before="150" w:beforeAutospacing="0" w:after="150" w:afterAutospacing="0" w:line="17" w:lineRule="atLeast"/>
        <w:jc w:val="center"/>
        <w:rPr>
          <w:rFonts w:ascii="Helvetica" w:eastAsia="Helvetica" w:hAnsi="Helvetica" w:cs="Helvetica" w:hint="default"/>
          <w:b w:val="0"/>
          <w:bCs w:val="0"/>
          <w:sz w:val="19"/>
          <w:szCs w:val="19"/>
        </w:rPr>
      </w:pPr>
      <w:r>
        <w:rPr>
          <w:rStyle w:val="ab"/>
          <w:rFonts w:cs="SimSun"/>
          <w:b/>
          <w:sz w:val="24"/>
          <w:szCs w:val="24"/>
        </w:rPr>
        <w:t>中小企业声明函（货物）</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本公司（联合体）郑重声明，根据《政府采购促进中小企业发展管理办法》（财库﹝</w:t>
      </w:r>
      <w:r>
        <w:rPr>
          <w:rFonts w:ascii="SimSun" w:eastAsia="SimSun" w:hAnsi="SimSun" w:cs="SimSun" w:hint="eastAsia"/>
          <w:sz w:val="21"/>
          <w:szCs w:val="21"/>
        </w:rPr>
        <w:t>2020</w:t>
      </w:r>
      <w:r>
        <w:rPr>
          <w:rFonts w:ascii="SimSun" w:eastAsia="SimSun" w:hAnsi="SimSun" w:cs="SimSun" w:hint="eastAsia"/>
          <w:sz w:val="21"/>
          <w:szCs w:val="21"/>
        </w:rPr>
        <w:t>﹞</w:t>
      </w:r>
      <w:r>
        <w:rPr>
          <w:rFonts w:ascii="SimSun" w:eastAsia="SimSun" w:hAnsi="SimSun" w:cs="SimSun" w:hint="eastAsia"/>
          <w:sz w:val="21"/>
          <w:szCs w:val="21"/>
        </w:rPr>
        <w:t>46 </w:t>
      </w:r>
      <w:r>
        <w:rPr>
          <w:rFonts w:ascii="SimSun" w:eastAsia="SimSun" w:hAnsi="SimSun" w:cs="SimSun" w:hint="eastAsia"/>
          <w:sz w:val="21"/>
          <w:szCs w:val="21"/>
        </w:rPr>
        <w:t>号）的规定，本公司（联合体）参加（单位名称）的（项目名称）采购活动，提供的货物全部由符合政策要求的中小企业制造。相关企业（含联合体中的中小企业、签订分包意向协议的中小企业）</w:t>
      </w:r>
      <w:r>
        <w:rPr>
          <w:rFonts w:ascii="SimSun" w:eastAsia="SimSun" w:hAnsi="SimSun" w:cs="SimSun" w:hint="eastAsia"/>
          <w:sz w:val="21"/>
          <w:szCs w:val="21"/>
        </w:rPr>
        <w:t> </w:t>
      </w:r>
      <w:r>
        <w:rPr>
          <w:rFonts w:ascii="SimSun" w:eastAsia="SimSun" w:hAnsi="SimSun" w:cs="SimSun" w:hint="eastAsia"/>
          <w:sz w:val="21"/>
          <w:szCs w:val="21"/>
        </w:rPr>
        <w:t>的具体情况如下：</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1. </w:t>
      </w:r>
      <w:r>
        <w:rPr>
          <w:rFonts w:ascii="SimSun" w:eastAsia="SimSun" w:hAnsi="SimSun" w:cs="SimSun" w:hint="eastAsia"/>
          <w:sz w:val="21"/>
          <w:szCs w:val="21"/>
          <w:u w:val="single"/>
        </w:rPr>
        <w:t> </w:t>
      </w:r>
      <w:r>
        <w:rPr>
          <w:rFonts w:ascii="SimSun" w:eastAsia="SimSun" w:hAnsi="SimSun" w:cs="SimSun" w:hint="eastAsia"/>
          <w:sz w:val="21"/>
          <w:szCs w:val="21"/>
          <w:u w:val="single"/>
        </w:rPr>
        <w:t>（标的名称）</w:t>
      </w:r>
      <w:r>
        <w:rPr>
          <w:rFonts w:ascii="SimSun" w:eastAsia="SimSun" w:hAnsi="SimSun" w:cs="SimSun" w:hint="eastAsia"/>
          <w:sz w:val="21"/>
          <w:szCs w:val="21"/>
          <w:u w:val="single"/>
        </w:rPr>
        <w:t> </w:t>
      </w:r>
      <w:r>
        <w:rPr>
          <w:rFonts w:ascii="SimSun" w:eastAsia="SimSun" w:hAnsi="SimSun" w:cs="SimSun" w:hint="eastAsia"/>
          <w:sz w:val="21"/>
          <w:szCs w:val="21"/>
        </w:rPr>
        <w:t>，属于</w:t>
      </w:r>
      <w:r>
        <w:rPr>
          <w:rFonts w:ascii="SimSun" w:eastAsia="SimSun" w:hAnsi="SimSun" w:cs="SimSun" w:hint="eastAsia"/>
          <w:sz w:val="21"/>
          <w:szCs w:val="21"/>
          <w:u w:val="single"/>
        </w:rPr>
        <w:t>（采购文件中明确的所属行业）</w:t>
      </w:r>
      <w:r>
        <w:rPr>
          <w:rFonts w:ascii="SimSun" w:eastAsia="SimSun" w:hAnsi="SimSun" w:cs="SimSun" w:hint="eastAsia"/>
          <w:sz w:val="21"/>
          <w:szCs w:val="21"/>
        </w:rPr>
        <w:t>行业；制造商为（企业名称），从业人员</w:t>
      </w:r>
      <w:r>
        <w:rPr>
          <w:rFonts w:ascii="SimSun" w:eastAsia="SimSun" w:hAnsi="SimSun" w:cs="SimSun" w:hint="eastAsia"/>
          <w:sz w:val="21"/>
          <w:szCs w:val="21"/>
          <w:u w:val="single"/>
        </w:rPr>
        <w:t>  </w:t>
      </w:r>
      <w:r>
        <w:rPr>
          <w:rFonts w:ascii="SimSun" w:eastAsia="SimSun" w:hAnsi="SimSun" w:cs="SimSun" w:hint="eastAsia"/>
          <w:sz w:val="21"/>
          <w:szCs w:val="21"/>
        </w:rPr>
        <w:t>人，营业收入为</w:t>
      </w:r>
      <w:r>
        <w:rPr>
          <w:rFonts w:ascii="SimSun" w:eastAsia="SimSun" w:hAnsi="SimSun" w:cs="SimSun" w:hint="eastAsia"/>
          <w:sz w:val="21"/>
          <w:szCs w:val="21"/>
          <w:u w:val="single"/>
        </w:rPr>
        <w:t>  </w:t>
      </w:r>
      <w:r>
        <w:rPr>
          <w:rFonts w:ascii="SimSun" w:eastAsia="SimSun" w:hAnsi="SimSun" w:cs="SimSun" w:hint="eastAsia"/>
          <w:sz w:val="21"/>
          <w:szCs w:val="21"/>
        </w:rPr>
        <w:t>万元，资产总额为</w:t>
      </w:r>
      <w:r>
        <w:rPr>
          <w:rFonts w:ascii="SimSun" w:eastAsia="SimSun" w:hAnsi="SimSun" w:cs="SimSun" w:hint="eastAsia"/>
          <w:sz w:val="21"/>
          <w:szCs w:val="21"/>
          <w:u w:val="single"/>
        </w:rPr>
        <w:t>  </w:t>
      </w:r>
      <w:r>
        <w:rPr>
          <w:rFonts w:ascii="SimSun" w:eastAsia="SimSun" w:hAnsi="SimSun" w:cs="SimSun" w:hint="eastAsia"/>
          <w:sz w:val="21"/>
          <w:szCs w:val="21"/>
        </w:rPr>
        <w:t>万元</w:t>
      </w:r>
      <w:r>
        <w:rPr>
          <w:rFonts w:ascii="SimSun" w:eastAsia="SimSun" w:hAnsi="SimSun" w:cs="SimSun" w:hint="eastAsia"/>
          <w:sz w:val="21"/>
          <w:szCs w:val="21"/>
          <w:vertAlign w:val="superscript"/>
        </w:rPr>
        <w:t>1</w:t>
      </w:r>
      <w:r>
        <w:rPr>
          <w:rFonts w:ascii="SimSun" w:eastAsia="SimSun" w:hAnsi="SimSun" w:cs="SimSun" w:hint="eastAsia"/>
          <w:sz w:val="21"/>
          <w:szCs w:val="21"/>
        </w:rPr>
        <w:t>，属于</w:t>
      </w:r>
      <w:r>
        <w:rPr>
          <w:rFonts w:ascii="SimSun" w:eastAsia="SimSun" w:hAnsi="SimSun" w:cs="SimSun" w:hint="eastAsia"/>
          <w:sz w:val="21"/>
          <w:szCs w:val="21"/>
          <w:u w:val="single"/>
        </w:rPr>
        <w:t>（中型企业、小型企业、微型企业）</w:t>
      </w:r>
      <w:r>
        <w:rPr>
          <w:rFonts w:ascii="SimSun" w:eastAsia="SimSun" w:hAnsi="SimSun" w:cs="SimSun" w:hint="eastAsia"/>
          <w:sz w:val="21"/>
          <w:szCs w:val="21"/>
        </w:rPr>
        <w:t>；</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2. </w:t>
      </w:r>
      <w:r>
        <w:rPr>
          <w:rFonts w:ascii="SimSun" w:eastAsia="SimSun" w:hAnsi="SimSun" w:cs="SimSun" w:hint="eastAsia"/>
          <w:sz w:val="21"/>
          <w:szCs w:val="21"/>
          <w:u w:val="single"/>
        </w:rPr>
        <w:t> </w:t>
      </w:r>
      <w:r>
        <w:rPr>
          <w:rFonts w:ascii="SimSun" w:eastAsia="SimSun" w:hAnsi="SimSun" w:cs="SimSun" w:hint="eastAsia"/>
          <w:sz w:val="21"/>
          <w:szCs w:val="21"/>
          <w:u w:val="single"/>
        </w:rPr>
        <w:t>（标的名称）</w:t>
      </w:r>
      <w:r>
        <w:rPr>
          <w:rFonts w:ascii="SimSun" w:eastAsia="SimSun" w:hAnsi="SimSun" w:cs="SimSun" w:hint="eastAsia"/>
          <w:sz w:val="21"/>
          <w:szCs w:val="21"/>
          <w:u w:val="single"/>
        </w:rPr>
        <w:t> </w:t>
      </w: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属于</w:t>
      </w:r>
      <w:r>
        <w:rPr>
          <w:rFonts w:ascii="SimSun" w:eastAsia="SimSun" w:hAnsi="SimSun" w:cs="SimSun" w:hint="eastAsia"/>
          <w:sz w:val="21"/>
          <w:szCs w:val="21"/>
          <w:u w:val="single"/>
        </w:rPr>
        <w:t> </w:t>
      </w:r>
      <w:r>
        <w:rPr>
          <w:rFonts w:ascii="SimSun" w:eastAsia="SimSun" w:hAnsi="SimSun" w:cs="SimSun" w:hint="eastAsia"/>
          <w:sz w:val="21"/>
          <w:szCs w:val="21"/>
          <w:u w:val="single"/>
        </w:rPr>
        <w:t>（采购文件中明确的所属行业</w:t>
      </w:r>
      <w:r>
        <w:rPr>
          <w:rFonts w:ascii="SimSun" w:eastAsia="SimSun" w:hAnsi="SimSun" w:cs="SimSun" w:hint="eastAsia"/>
          <w:sz w:val="21"/>
          <w:szCs w:val="21"/>
          <w:u w:val="single"/>
        </w:rPr>
        <w:t> </w:t>
      </w:r>
      <w:r>
        <w:rPr>
          <w:rFonts w:ascii="SimSun" w:eastAsia="SimSun" w:hAnsi="SimSun" w:cs="SimSun" w:hint="eastAsia"/>
          <w:sz w:val="21"/>
          <w:szCs w:val="21"/>
          <w:u w:val="single"/>
        </w:rPr>
        <w:t>）</w:t>
      </w:r>
      <w:r>
        <w:rPr>
          <w:rFonts w:ascii="SimSun" w:eastAsia="SimSun" w:hAnsi="SimSun" w:cs="SimSun" w:hint="eastAsia"/>
          <w:sz w:val="21"/>
          <w:szCs w:val="21"/>
        </w:rPr>
        <w:t>行业；制造商为</w:t>
      </w:r>
      <w:r>
        <w:rPr>
          <w:rFonts w:ascii="SimSun" w:eastAsia="SimSun" w:hAnsi="SimSun" w:cs="SimSun" w:hint="eastAsia"/>
          <w:sz w:val="21"/>
          <w:szCs w:val="21"/>
          <w:u w:val="single"/>
        </w:rPr>
        <w:t>（企业名称）</w:t>
      </w:r>
      <w:r>
        <w:rPr>
          <w:rFonts w:ascii="SimSun" w:eastAsia="SimSun" w:hAnsi="SimSun" w:cs="SimSun" w:hint="eastAsia"/>
          <w:sz w:val="21"/>
          <w:szCs w:val="21"/>
        </w:rPr>
        <w:t>，从业人员</w:t>
      </w:r>
      <w:r>
        <w:rPr>
          <w:rFonts w:ascii="SimSun" w:eastAsia="SimSun" w:hAnsi="SimSun" w:cs="SimSun" w:hint="eastAsia"/>
          <w:sz w:val="21"/>
          <w:szCs w:val="21"/>
          <w:u w:val="single"/>
        </w:rPr>
        <w:t>  </w:t>
      </w:r>
      <w:r>
        <w:rPr>
          <w:rFonts w:ascii="SimSun" w:eastAsia="SimSun" w:hAnsi="SimSun" w:cs="SimSun" w:hint="eastAsia"/>
          <w:sz w:val="21"/>
          <w:szCs w:val="21"/>
        </w:rPr>
        <w:t>人，营业收入为</w:t>
      </w:r>
      <w:r>
        <w:rPr>
          <w:rFonts w:ascii="SimSun" w:eastAsia="SimSun" w:hAnsi="SimSun" w:cs="SimSun" w:hint="eastAsia"/>
          <w:sz w:val="21"/>
          <w:szCs w:val="21"/>
          <w:u w:val="single"/>
        </w:rPr>
        <w:t>  </w:t>
      </w:r>
      <w:r>
        <w:rPr>
          <w:rFonts w:ascii="SimSun" w:eastAsia="SimSun" w:hAnsi="SimSun" w:cs="SimSun" w:hint="eastAsia"/>
          <w:sz w:val="21"/>
          <w:szCs w:val="21"/>
        </w:rPr>
        <w:t>万元，资产总额为</w:t>
      </w:r>
      <w:r>
        <w:rPr>
          <w:rFonts w:ascii="SimSun" w:eastAsia="SimSun" w:hAnsi="SimSun" w:cs="SimSun" w:hint="eastAsia"/>
          <w:sz w:val="21"/>
          <w:szCs w:val="21"/>
          <w:u w:val="single"/>
        </w:rPr>
        <w:t>  </w:t>
      </w:r>
      <w:r>
        <w:rPr>
          <w:rFonts w:ascii="SimSun" w:eastAsia="SimSun" w:hAnsi="SimSun" w:cs="SimSun" w:hint="eastAsia"/>
          <w:sz w:val="21"/>
          <w:szCs w:val="21"/>
        </w:rPr>
        <w:t>万元，属于</w:t>
      </w:r>
      <w:r>
        <w:rPr>
          <w:rFonts w:ascii="SimSun" w:eastAsia="SimSun" w:hAnsi="SimSun" w:cs="SimSun" w:hint="eastAsia"/>
          <w:sz w:val="21"/>
          <w:szCs w:val="21"/>
          <w:u w:val="single"/>
        </w:rPr>
        <w:t>（中型企业、小型企业、微型企业）</w:t>
      </w:r>
      <w:r>
        <w:rPr>
          <w:rFonts w:ascii="SimSun" w:eastAsia="SimSun" w:hAnsi="SimSun" w:cs="SimSun" w:hint="eastAsia"/>
          <w:sz w:val="21"/>
          <w:szCs w:val="21"/>
        </w:rPr>
        <w:t>；</w:t>
      </w:r>
    </w:p>
    <w:p w:rsidR="00D87D24" w:rsidRDefault="004759CB">
      <w:pPr>
        <w:pStyle w:val="aa"/>
        <w:widowControl/>
        <w:spacing w:before="75" w:beforeAutospacing="0" w:after="75" w:afterAutospacing="0"/>
        <w:ind w:firstLine="420"/>
      </w:pPr>
      <w:r>
        <w:rPr>
          <w:rFonts w:ascii="Calibri" w:hAnsi="Calibri" w:cs="Calibri"/>
        </w:rPr>
        <w:t>  </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 </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以上企业，不属于大企业的分支机构，不存在控股股东为大企业的情形，也不存在与大企业的负责人为同一人的情形。</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 </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本企业对上述声明内容的真实性负责。如有虚假，将依法承担相应责任。</w:t>
      </w:r>
    </w:p>
    <w:p w:rsidR="00D87D24" w:rsidRDefault="004759CB">
      <w:pPr>
        <w:pStyle w:val="aa"/>
        <w:widowControl/>
        <w:spacing w:before="75" w:beforeAutospacing="0" w:after="75" w:afterAutospacing="0"/>
        <w:ind w:leftChars="200" w:left="420"/>
        <w:rPr>
          <w:rFonts w:ascii="SimSun" w:eastAsia="SimSun" w:hAnsi="SimSun" w:cs="SimSun"/>
          <w:sz w:val="21"/>
          <w:szCs w:val="21"/>
        </w:rPr>
      </w:pPr>
      <w:r>
        <w:rPr>
          <w:rFonts w:ascii="SimSun" w:eastAsia="SimSun" w:hAnsi="SimSun" w:cs="SimSun" w:hint="eastAsia"/>
          <w:sz w:val="21"/>
          <w:szCs w:val="21"/>
        </w:rPr>
        <w:t xml:space="preserve">                                                  </w:t>
      </w:r>
      <w:r>
        <w:rPr>
          <w:rFonts w:ascii="SimSun" w:eastAsia="SimSun" w:hAnsi="SimSun" w:cs="SimSun" w:hint="eastAsia"/>
          <w:sz w:val="21"/>
          <w:szCs w:val="21"/>
        </w:rPr>
        <w:t>企业名称（盖章）：</w:t>
      </w:r>
      <w:r>
        <w:rPr>
          <w:rFonts w:ascii="SimSun" w:eastAsia="SimSun" w:hAnsi="SimSun" w:cs="SimSun" w:hint="eastAsia"/>
          <w:sz w:val="21"/>
          <w:szCs w:val="21"/>
        </w:rPr>
        <w:t>    </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日期：</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 </w:t>
      </w:r>
    </w:p>
    <w:p w:rsidR="00D87D24" w:rsidRDefault="004759CB">
      <w:pPr>
        <w:pStyle w:val="aa"/>
        <w:widowControl/>
        <w:spacing w:before="75" w:beforeAutospacing="0" w:after="75" w:afterAutospacing="0"/>
        <w:ind w:firstLine="420"/>
      </w:pPr>
      <w:r>
        <w:rPr>
          <w:rStyle w:val="ab"/>
          <w:rFonts w:ascii="SimSun" w:eastAsia="SimSun" w:hAnsi="SimSun" w:cs="SimSun" w:hint="eastAsia"/>
          <w:bCs/>
          <w:sz w:val="21"/>
          <w:szCs w:val="21"/>
        </w:rPr>
        <w:t>1</w:t>
      </w:r>
      <w:r>
        <w:rPr>
          <w:rStyle w:val="ab"/>
          <w:rFonts w:ascii="SimSun" w:eastAsia="SimSun" w:hAnsi="SimSun" w:cs="SimSun" w:hint="eastAsia"/>
          <w:bCs/>
          <w:sz w:val="21"/>
          <w:szCs w:val="21"/>
        </w:rPr>
        <w:t>、从业人员、营业收入、资产总额填报上一年度数据，无上一年度数据的新成立企业可不填报。</w:t>
      </w:r>
    </w:p>
    <w:p w:rsidR="00D87D24" w:rsidRDefault="004759CB">
      <w:pPr>
        <w:pStyle w:val="aa"/>
        <w:widowControl/>
        <w:spacing w:before="75" w:beforeAutospacing="0" w:after="75" w:afterAutospacing="0"/>
        <w:ind w:firstLine="420"/>
      </w:pPr>
      <w:r>
        <w:rPr>
          <w:rStyle w:val="ab"/>
          <w:rFonts w:ascii="SimSun" w:eastAsia="SimSun" w:hAnsi="SimSun" w:cs="SimSun" w:hint="eastAsia"/>
          <w:bCs/>
          <w:sz w:val="21"/>
          <w:szCs w:val="21"/>
        </w:rPr>
        <w:t>2</w:t>
      </w:r>
      <w:r>
        <w:rPr>
          <w:rStyle w:val="ab"/>
          <w:rFonts w:ascii="SimSun" w:eastAsia="SimSun" w:hAnsi="SimSun" w:cs="SimSun" w:hint="eastAsia"/>
          <w:bCs/>
          <w:sz w:val="21"/>
          <w:szCs w:val="21"/>
        </w:rPr>
        <w:t>、投标人须按招标文件第四章中明确的所属行业填列，多品目项目中须按上表要求逐条填列，否则，其提供的中小企业声明将被判定为无效声明函，由此造成的后果由投标人自行承担（涉及资格的按无效投标处理；涉及价格评审优惠的，不予认定</w:t>
      </w:r>
      <w:r>
        <w:rPr>
          <w:rStyle w:val="ab"/>
          <w:rFonts w:ascii="SimSun" w:eastAsia="SimSun" w:hAnsi="SimSun" w:cs="SimSun" w:hint="eastAsia"/>
          <w:bCs/>
          <w:sz w:val="21"/>
          <w:szCs w:val="21"/>
        </w:rPr>
        <w:t>）。</w:t>
      </w:r>
    </w:p>
    <w:p w:rsidR="00D87D24" w:rsidRDefault="004759CB">
      <w:pPr>
        <w:pStyle w:val="aa"/>
        <w:widowControl/>
        <w:spacing w:before="75" w:beforeAutospacing="0" w:after="75" w:afterAutospacing="0"/>
        <w:ind w:firstLine="420"/>
      </w:pPr>
      <w:r>
        <w:rPr>
          <w:rStyle w:val="ab"/>
          <w:rFonts w:ascii="SimSun" w:eastAsia="SimSun" w:hAnsi="SimSun" w:cs="SimSun" w:hint="eastAsia"/>
          <w:bCs/>
          <w:sz w:val="21"/>
          <w:szCs w:val="21"/>
        </w:rPr>
        <w:t>3</w:t>
      </w:r>
      <w:r>
        <w:rPr>
          <w:rStyle w:val="ab"/>
          <w:rFonts w:ascii="SimSun" w:eastAsia="SimSun" w:hAnsi="SimSun" w:cs="SimSun" w:hint="eastAsia"/>
          <w:bCs/>
          <w:sz w:val="21"/>
          <w:szCs w:val="21"/>
        </w:rPr>
        <w:t>、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rsidR="00D87D24" w:rsidRDefault="004759CB">
      <w:pPr>
        <w:rPr>
          <w:rStyle w:val="ab"/>
          <w:rFonts w:ascii="SimSun" w:eastAsia="SimSun" w:hAnsi="SimSun" w:cs="SimSun"/>
          <w:bCs/>
          <w:sz w:val="24"/>
        </w:rPr>
      </w:pPr>
      <w:r>
        <w:rPr>
          <w:rStyle w:val="ab"/>
          <w:rFonts w:ascii="SimSun" w:eastAsia="SimSun" w:hAnsi="SimSun" w:cs="SimSun" w:hint="eastAsia"/>
          <w:bCs/>
          <w:sz w:val="24"/>
        </w:rPr>
        <w:br w:type="page"/>
      </w:r>
    </w:p>
    <w:p w:rsidR="00D87D24" w:rsidRDefault="004759CB">
      <w:pPr>
        <w:pStyle w:val="6"/>
        <w:widowControl/>
        <w:spacing w:before="150" w:beforeAutospacing="0" w:after="150" w:afterAutospacing="0" w:line="17" w:lineRule="atLeast"/>
        <w:jc w:val="center"/>
        <w:rPr>
          <w:rFonts w:ascii="Helvetica" w:eastAsia="Helvetica" w:hAnsi="Helvetica" w:cs="Helvetica" w:hint="default"/>
          <w:b w:val="0"/>
          <w:bCs w:val="0"/>
          <w:sz w:val="19"/>
          <w:szCs w:val="19"/>
        </w:rPr>
      </w:pPr>
      <w:r>
        <w:rPr>
          <w:rStyle w:val="ab"/>
          <w:rFonts w:cs="SimSun"/>
          <w:b/>
          <w:sz w:val="24"/>
          <w:szCs w:val="24"/>
        </w:rPr>
        <w:lastRenderedPageBreak/>
        <w:t>中小企业声明函（工程、服务</w:t>
      </w:r>
      <w:r>
        <w:rPr>
          <w:rStyle w:val="ab"/>
          <w:rFonts w:cs="SimSun"/>
          <w:b/>
          <w:sz w:val="21"/>
          <w:szCs w:val="21"/>
        </w:rPr>
        <w:t>）</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 xml:space="preserve">    </w:t>
      </w:r>
      <w:r>
        <w:rPr>
          <w:rFonts w:ascii="SimSun" w:eastAsia="SimSun" w:hAnsi="SimSun" w:cs="SimSun" w:hint="eastAsia"/>
          <w:sz w:val="21"/>
          <w:szCs w:val="21"/>
        </w:rPr>
        <w:t>本公司（联合体）郑重声明，根据《政府采购促进中小企业发展管理办法》（财库﹝</w:t>
      </w:r>
      <w:r>
        <w:rPr>
          <w:rFonts w:ascii="SimSun" w:eastAsia="SimSun" w:hAnsi="SimSun" w:cs="SimSun" w:hint="eastAsia"/>
          <w:sz w:val="21"/>
          <w:szCs w:val="21"/>
        </w:rPr>
        <w:t>2020</w:t>
      </w:r>
      <w:r>
        <w:rPr>
          <w:rFonts w:ascii="SimSun" w:eastAsia="SimSun" w:hAnsi="SimSun" w:cs="SimSun" w:hint="eastAsia"/>
          <w:sz w:val="21"/>
          <w:szCs w:val="21"/>
        </w:rPr>
        <w:t>﹞</w:t>
      </w:r>
      <w:r>
        <w:rPr>
          <w:rFonts w:ascii="SimSun" w:eastAsia="SimSun" w:hAnsi="SimSun" w:cs="SimSun" w:hint="eastAsia"/>
          <w:sz w:val="21"/>
          <w:szCs w:val="21"/>
        </w:rPr>
        <w:t>46 </w:t>
      </w:r>
      <w:r>
        <w:rPr>
          <w:rFonts w:ascii="SimSun" w:eastAsia="SimSun" w:hAnsi="SimSun" w:cs="SimSun" w:hint="eastAsia"/>
          <w:sz w:val="21"/>
          <w:szCs w:val="21"/>
        </w:rPr>
        <w:t>号）的规定，本公司（联合体）参加</w:t>
      </w:r>
      <w:r>
        <w:rPr>
          <w:rFonts w:ascii="SimSun" w:eastAsia="SimSun" w:hAnsi="SimSun" w:cs="SimSun" w:hint="eastAsia"/>
          <w:sz w:val="21"/>
          <w:szCs w:val="21"/>
          <w:u w:val="single"/>
        </w:rPr>
        <w:t>（单位名称）</w:t>
      </w:r>
      <w:r>
        <w:rPr>
          <w:rFonts w:ascii="SimSun" w:eastAsia="SimSun" w:hAnsi="SimSun" w:cs="SimSun" w:hint="eastAsia"/>
          <w:sz w:val="21"/>
          <w:szCs w:val="21"/>
        </w:rPr>
        <w:t>的</w:t>
      </w:r>
      <w:r>
        <w:rPr>
          <w:rFonts w:ascii="SimSun" w:eastAsia="SimSun" w:hAnsi="SimSun" w:cs="SimSun" w:hint="eastAsia"/>
          <w:sz w:val="21"/>
          <w:szCs w:val="21"/>
          <w:u w:val="single"/>
        </w:rPr>
        <w:t>（项目名称）</w:t>
      </w:r>
      <w:r>
        <w:rPr>
          <w:rFonts w:ascii="SimSun" w:eastAsia="SimSun" w:hAnsi="SimSun" w:cs="SimSun" w:hint="eastAsia"/>
          <w:sz w:val="21"/>
          <w:szCs w:val="21"/>
        </w:rPr>
        <w:t>采</w:t>
      </w:r>
      <w:r>
        <w:rPr>
          <w:rFonts w:ascii="SimSun" w:eastAsia="SimSun" w:hAnsi="SimSun" w:cs="SimSun" w:hint="eastAsia"/>
          <w:sz w:val="21"/>
          <w:szCs w:val="21"/>
        </w:rPr>
        <w:t>购活动，工程的施工单位全部为符合政策要求的中小企业（或者：服务全部由符合政策要求的中小企业承接）。相关企业（含联合体中的中小企业、签订分包意向协议的中小企业）的具体情况如下：</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1.</w:t>
      </w:r>
      <w:r>
        <w:rPr>
          <w:rFonts w:ascii="SimSun" w:eastAsia="SimSun" w:hAnsi="SimSun" w:cs="SimSun" w:hint="eastAsia"/>
          <w:sz w:val="21"/>
          <w:szCs w:val="21"/>
          <w:u w:val="single"/>
        </w:rPr>
        <w:t> </w:t>
      </w:r>
      <w:r>
        <w:rPr>
          <w:rFonts w:ascii="SimSun" w:eastAsia="SimSun" w:hAnsi="SimSun" w:cs="SimSun" w:hint="eastAsia"/>
          <w:sz w:val="21"/>
          <w:szCs w:val="21"/>
          <w:u w:val="single"/>
        </w:rPr>
        <w:t>（标的名称）</w:t>
      </w:r>
      <w:r>
        <w:rPr>
          <w:rFonts w:ascii="SimSun" w:eastAsia="SimSun" w:hAnsi="SimSun" w:cs="SimSun" w:hint="eastAsia"/>
          <w:sz w:val="21"/>
          <w:szCs w:val="21"/>
        </w:rPr>
        <w:t>，属于</w:t>
      </w:r>
      <w:r>
        <w:rPr>
          <w:rFonts w:ascii="SimSun" w:eastAsia="SimSun" w:hAnsi="SimSun" w:cs="SimSun" w:hint="eastAsia"/>
          <w:sz w:val="21"/>
          <w:szCs w:val="21"/>
          <w:u w:val="single"/>
        </w:rPr>
        <w:t>（采购文件中明确的所属行业）</w:t>
      </w:r>
      <w:r>
        <w:rPr>
          <w:rFonts w:ascii="SimSun" w:eastAsia="SimSun" w:hAnsi="SimSun" w:cs="SimSun" w:hint="eastAsia"/>
          <w:sz w:val="21"/>
          <w:szCs w:val="21"/>
        </w:rPr>
        <w:t>；承建（承接）企业为</w:t>
      </w:r>
      <w:r>
        <w:rPr>
          <w:rFonts w:ascii="SimSun" w:eastAsia="SimSun" w:hAnsi="SimSun" w:cs="SimSun" w:hint="eastAsia"/>
          <w:sz w:val="21"/>
          <w:szCs w:val="21"/>
          <w:u w:val="single"/>
        </w:rPr>
        <w:t>（企业名称）</w:t>
      </w:r>
      <w:r>
        <w:rPr>
          <w:rFonts w:ascii="SimSun" w:eastAsia="SimSun" w:hAnsi="SimSun" w:cs="SimSun" w:hint="eastAsia"/>
          <w:sz w:val="21"/>
          <w:szCs w:val="21"/>
        </w:rPr>
        <w:t>，从业人员</w:t>
      </w:r>
      <w:r>
        <w:rPr>
          <w:rFonts w:ascii="SimSun" w:eastAsia="SimSun" w:hAnsi="SimSun" w:cs="SimSun" w:hint="eastAsia"/>
          <w:sz w:val="21"/>
          <w:szCs w:val="21"/>
          <w:u w:val="single"/>
        </w:rPr>
        <w:t>  </w:t>
      </w:r>
      <w:r>
        <w:rPr>
          <w:rFonts w:ascii="SimSun" w:eastAsia="SimSun" w:hAnsi="SimSun" w:cs="SimSun" w:hint="eastAsia"/>
          <w:sz w:val="21"/>
          <w:szCs w:val="21"/>
        </w:rPr>
        <w:t>人，营业收入为</w:t>
      </w:r>
      <w:r>
        <w:rPr>
          <w:rFonts w:ascii="SimSun" w:eastAsia="SimSun" w:hAnsi="SimSun" w:cs="SimSun" w:hint="eastAsia"/>
          <w:sz w:val="21"/>
          <w:szCs w:val="21"/>
          <w:u w:val="single"/>
        </w:rPr>
        <w:t>  </w:t>
      </w:r>
      <w:r>
        <w:rPr>
          <w:rFonts w:ascii="SimSun" w:eastAsia="SimSun" w:hAnsi="SimSun" w:cs="SimSun" w:hint="eastAsia"/>
          <w:sz w:val="21"/>
          <w:szCs w:val="21"/>
        </w:rPr>
        <w:t>万元，资产总额为</w:t>
      </w:r>
      <w:r>
        <w:rPr>
          <w:rFonts w:ascii="SimSun" w:eastAsia="SimSun" w:hAnsi="SimSun" w:cs="SimSun" w:hint="eastAsia"/>
          <w:sz w:val="21"/>
          <w:szCs w:val="21"/>
          <w:u w:val="single"/>
        </w:rPr>
        <w:t>  </w:t>
      </w:r>
      <w:r>
        <w:rPr>
          <w:rFonts w:ascii="SimSun" w:eastAsia="SimSun" w:hAnsi="SimSun" w:cs="SimSun" w:hint="eastAsia"/>
          <w:sz w:val="21"/>
          <w:szCs w:val="21"/>
        </w:rPr>
        <w:t>万元</w:t>
      </w:r>
      <w:r>
        <w:rPr>
          <w:rFonts w:ascii="SimSun" w:eastAsia="SimSun" w:hAnsi="SimSun" w:cs="SimSun" w:hint="eastAsia"/>
          <w:sz w:val="21"/>
          <w:szCs w:val="21"/>
          <w:vertAlign w:val="superscript"/>
        </w:rPr>
        <w:t>1</w:t>
      </w:r>
      <w:r>
        <w:rPr>
          <w:rFonts w:ascii="SimSun" w:eastAsia="SimSun" w:hAnsi="SimSun" w:cs="SimSun" w:hint="eastAsia"/>
          <w:sz w:val="21"/>
          <w:szCs w:val="21"/>
        </w:rPr>
        <w:t>，属于</w:t>
      </w:r>
      <w:r>
        <w:rPr>
          <w:rFonts w:ascii="SimSun" w:eastAsia="SimSun" w:hAnsi="SimSun" w:cs="SimSun" w:hint="eastAsia"/>
          <w:sz w:val="21"/>
          <w:szCs w:val="21"/>
          <w:u w:val="single"/>
        </w:rPr>
        <w:t>（中型企业、小型企业、微型企业）</w:t>
      </w:r>
      <w:r>
        <w:rPr>
          <w:rFonts w:ascii="SimSun" w:eastAsia="SimSun" w:hAnsi="SimSun" w:cs="SimSun" w:hint="eastAsia"/>
          <w:sz w:val="21"/>
          <w:szCs w:val="21"/>
        </w:rPr>
        <w:t>；</w:t>
      </w:r>
    </w:p>
    <w:p w:rsidR="00D87D24" w:rsidRDefault="004759CB">
      <w:pPr>
        <w:pStyle w:val="aa"/>
        <w:widowControl/>
        <w:spacing w:before="75" w:beforeAutospacing="0" w:after="75" w:afterAutospacing="0"/>
      </w:pPr>
      <w:r>
        <w:rPr>
          <w:rFonts w:ascii="SimSun" w:eastAsia="SimSun" w:hAnsi="SimSun" w:cs="SimSun" w:hint="eastAsia"/>
          <w:sz w:val="21"/>
          <w:szCs w:val="21"/>
        </w:rPr>
        <w:t> </w:t>
      </w:r>
      <w:r>
        <w:rPr>
          <w:rFonts w:ascii="SimSun" w:eastAsia="SimSun" w:hAnsi="SimSun" w:cs="SimSun" w:hint="eastAsia"/>
          <w:sz w:val="21"/>
          <w:szCs w:val="21"/>
        </w:rPr>
        <w:t xml:space="preserve">　</w:t>
      </w:r>
      <w:r>
        <w:rPr>
          <w:rFonts w:ascii="SimSun" w:eastAsia="SimSun" w:hAnsi="SimSun" w:cs="SimSun" w:hint="eastAsia"/>
          <w:sz w:val="21"/>
          <w:szCs w:val="21"/>
        </w:rPr>
        <w:t>2.</w:t>
      </w:r>
      <w:r>
        <w:rPr>
          <w:rFonts w:ascii="SimSun" w:eastAsia="SimSun" w:hAnsi="SimSun" w:cs="SimSun" w:hint="eastAsia"/>
          <w:sz w:val="21"/>
          <w:szCs w:val="21"/>
          <w:u w:val="single"/>
        </w:rPr>
        <w:t> </w:t>
      </w:r>
      <w:r>
        <w:rPr>
          <w:rFonts w:ascii="SimSun" w:eastAsia="SimSun" w:hAnsi="SimSun" w:cs="SimSun" w:hint="eastAsia"/>
          <w:sz w:val="21"/>
          <w:szCs w:val="21"/>
          <w:u w:val="single"/>
        </w:rPr>
        <w:t>（标的名称）</w:t>
      </w:r>
      <w:r>
        <w:rPr>
          <w:rFonts w:ascii="SimSun" w:eastAsia="SimSun" w:hAnsi="SimSun" w:cs="SimSun" w:hint="eastAsia"/>
          <w:sz w:val="21"/>
          <w:szCs w:val="21"/>
        </w:rPr>
        <w:t>，属于</w:t>
      </w:r>
      <w:r>
        <w:rPr>
          <w:rFonts w:ascii="SimSun" w:eastAsia="SimSun" w:hAnsi="SimSun" w:cs="SimSun" w:hint="eastAsia"/>
          <w:sz w:val="21"/>
          <w:szCs w:val="21"/>
          <w:u w:val="single"/>
        </w:rPr>
        <w:t>（采购文件中明确的所属行业）</w:t>
      </w:r>
      <w:r>
        <w:rPr>
          <w:rFonts w:ascii="SimSun" w:eastAsia="SimSun" w:hAnsi="SimSun" w:cs="SimSun" w:hint="eastAsia"/>
          <w:sz w:val="21"/>
          <w:szCs w:val="21"/>
        </w:rPr>
        <w:t>；承建（承接）企业为</w:t>
      </w:r>
      <w:r>
        <w:rPr>
          <w:rFonts w:ascii="SimSun" w:eastAsia="SimSun" w:hAnsi="SimSun" w:cs="SimSun" w:hint="eastAsia"/>
          <w:sz w:val="21"/>
          <w:szCs w:val="21"/>
          <w:u w:val="single"/>
        </w:rPr>
        <w:t>（企业名称）</w:t>
      </w:r>
      <w:r>
        <w:rPr>
          <w:rFonts w:ascii="SimSun" w:eastAsia="SimSun" w:hAnsi="SimSun" w:cs="SimSun" w:hint="eastAsia"/>
          <w:sz w:val="21"/>
          <w:szCs w:val="21"/>
        </w:rPr>
        <w:t>，从业人员</w:t>
      </w:r>
      <w:r>
        <w:rPr>
          <w:rFonts w:ascii="SimSun" w:eastAsia="SimSun" w:hAnsi="SimSun" w:cs="SimSun" w:hint="eastAsia"/>
          <w:sz w:val="21"/>
          <w:szCs w:val="21"/>
          <w:u w:val="single"/>
        </w:rPr>
        <w:t>  </w:t>
      </w:r>
      <w:r>
        <w:rPr>
          <w:rFonts w:ascii="SimSun" w:eastAsia="SimSun" w:hAnsi="SimSun" w:cs="SimSun" w:hint="eastAsia"/>
          <w:sz w:val="21"/>
          <w:szCs w:val="21"/>
        </w:rPr>
        <w:t>人，营业收入为</w:t>
      </w:r>
      <w:r>
        <w:rPr>
          <w:rFonts w:ascii="SimSun" w:eastAsia="SimSun" w:hAnsi="SimSun" w:cs="SimSun" w:hint="eastAsia"/>
          <w:sz w:val="21"/>
          <w:szCs w:val="21"/>
          <w:u w:val="single"/>
        </w:rPr>
        <w:t>  </w:t>
      </w:r>
      <w:r>
        <w:rPr>
          <w:rFonts w:ascii="SimSun" w:eastAsia="SimSun" w:hAnsi="SimSun" w:cs="SimSun" w:hint="eastAsia"/>
          <w:sz w:val="21"/>
          <w:szCs w:val="21"/>
        </w:rPr>
        <w:t>万元，资产总额为</w:t>
      </w:r>
      <w:r>
        <w:rPr>
          <w:rFonts w:ascii="SimSun" w:eastAsia="SimSun" w:hAnsi="SimSun" w:cs="SimSun" w:hint="eastAsia"/>
          <w:sz w:val="21"/>
          <w:szCs w:val="21"/>
          <w:u w:val="single"/>
        </w:rPr>
        <w:t>  </w:t>
      </w:r>
      <w:r>
        <w:rPr>
          <w:rFonts w:ascii="SimSun" w:eastAsia="SimSun" w:hAnsi="SimSun" w:cs="SimSun" w:hint="eastAsia"/>
          <w:sz w:val="21"/>
          <w:szCs w:val="21"/>
        </w:rPr>
        <w:t>万元，属于</w:t>
      </w:r>
      <w:r>
        <w:rPr>
          <w:rFonts w:ascii="SimSun" w:eastAsia="SimSun" w:hAnsi="SimSun" w:cs="SimSun" w:hint="eastAsia"/>
          <w:sz w:val="21"/>
          <w:szCs w:val="21"/>
          <w:u w:val="single"/>
        </w:rPr>
        <w:t>（中型企业、小型企业、微型企业）</w:t>
      </w:r>
      <w:r>
        <w:rPr>
          <w:rFonts w:ascii="SimSun" w:eastAsia="SimSun" w:hAnsi="SimSun" w:cs="SimSun" w:hint="eastAsia"/>
          <w:sz w:val="21"/>
          <w:szCs w:val="21"/>
        </w:rPr>
        <w:t>；</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   </w:t>
      </w:r>
      <w:r>
        <w:rPr>
          <w:rFonts w:ascii="SimSun" w:eastAsia="SimSun" w:hAnsi="SimSun" w:cs="SimSun" w:hint="eastAsia"/>
          <w:sz w:val="21"/>
          <w:szCs w:val="21"/>
        </w:rPr>
        <w:t>以上企业，不属于大企业的分支机构，不存在控股股东为大企业的情形，也不存在与大企业的负责人为同一人的情形。</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   </w:t>
      </w:r>
      <w:r>
        <w:rPr>
          <w:rFonts w:ascii="SimSun" w:eastAsia="SimSun" w:hAnsi="SimSun" w:cs="SimSun" w:hint="eastAsia"/>
          <w:sz w:val="21"/>
          <w:szCs w:val="21"/>
        </w:rPr>
        <w:t>本企业对上述声明内容的真实性负责。如有虚假，将依法承担相应责任。</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                                                         </w:t>
      </w:r>
      <w:r>
        <w:rPr>
          <w:rFonts w:ascii="SimSun" w:eastAsia="SimSun" w:hAnsi="SimSun" w:cs="SimSun" w:hint="eastAsia"/>
          <w:sz w:val="21"/>
          <w:szCs w:val="21"/>
        </w:rPr>
        <w:t xml:space="preserve">　　　　　　　　　　　　　　　　企业名称（盖章）：</w:t>
      </w: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 xml:space="preserve">                            </w:t>
      </w:r>
      <w:r>
        <w:rPr>
          <w:rFonts w:ascii="SimSun" w:eastAsia="SimSun" w:hAnsi="SimSun" w:cs="SimSun" w:hint="eastAsia"/>
          <w:sz w:val="21"/>
          <w:szCs w:val="21"/>
        </w:rPr>
        <w:t>日期：</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ind w:firstLine="420"/>
      </w:pPr>
      <w:r>
        <w:rPr>
          <w:rStyle w:val="ab"/>
          <w:rFonts w:ascii="SimSun" w:eastAsia="SimSun" w:hAnsi="SimSun" w:cs="SimSun" w:hint="eastAsia"/>
          <w:bCs/>
          <w:sz w:val="21"/>
          <w:szCs w:val="21"/>
        </w:rPr>
        <w:t>1</w:t>
      </w:r>
      <w:r>
        <w:rPr>
          <w:rStyle w:val="ab"/>
          <w:rFonts w:ascii="SimSun" w:eastAsia="SimSun" w:hAnsi="SimSun" w:cs="SimSun" w:hint="eastAsia"/>
          <w:bCs/>
          <w:sz w:val="21"/>
          <w:szCs w:val="21"/>
        </w:rPr>
        <w:t>、从业人员、营业收入、资产总</w:t>
      </w:r>
      <w:r>
        <w:rPr>
          <w:rStyle w:val="ab"/>
          <w:rFonts w:ascii="SimSun" w:eastAsia="SimSun" w:hAnsi="SimSun" w:cs="SimSun" w:hint="eastAsia"/>
          <w:bCs/>
          <w:sz w:val="21"/>
          <w:szCs w:val="21"/>
        </w:rPr>
        <w:t>额填报上一年度数据，无上一年度数据的新成立企业可不填报。</w:t>
      </w:r>
    </w:p>
    <w:p w:rsidR="00D87D24" w:rsidRDefault="004759CB">
      <w:pPr>
        <w:pStyle w:val="aa"/>
        <w:widowControl/>
        <w:spacing w:before="75" w:beforeAutospacing="0" w:after="75" w:afterAutospacing="0"/>
        <w:ind w:firstLine="420"/>
      </w:pPr>
      <w:r>
        <w:rPr>
          <w:rStyle w:val="ab"/>
          <w:rFonts w:ascii="SimSun" w:eastAsia="SimSun" w:hAnsi="SimSun" w:cs="SimSun" w:hint="eastAsia"/>
          <w:bCs/>
          <w:sz w:val="21"/>
          <w:szCs w:val="21"/>
        </w:rPr>
        <w:t>2</w:t>
      </w:r>
      <w:r>
        <w:rPr>
          <w:rStyle w:val="ab"/>
          <w:rFonts w:ascii="SimSun" w:eastAsia="SimSun" w:hAnsi="SimSun" w:cs="SimSun" w:hint="eastAsia"/>
          <w:bCs/>
          <w:sz w:val="21"/>
          <w:szCs w:val="21"/>
        </w:rPr>
        <w:t>、投标人须按招标文件第四章中明确的所属行业填列，多品目项目中须按上表要求逐条填列，否则，其提供的中小企业声明将被判定为无效声明函，由此造成的后果由投标人自行承担（涉及资格的按无效投标处理；涉及价格评审优惠的，不予认定）。</w:t>
      </w:r>
    </w:p>
    <w:p w:rsidR="00D87D24" w:rsidRDefault="004759CB">
      <w:pPr>
        <w:pStyle w:val="aa"/>
        <w:widowControl/>
        <w:spacing w:before="75" w:beforeAutospacing="0" w:after="75" w:afterAutospacing="0"/>
        <w:ind w:firstLine="420"/>
      </w:pPr>
      <w:r>
        <w:rPr>
          <w:rStyle w:val="ab"/>
          <w:rFonts w:ascii="SimSun" w:eastAsia="SimSun" w:hAnsi="SimSun" w:cs="SimSun" w:hint="eastAsia"/>
          <w:bCs/>
          <w:sz w:val="21"/>
          <w:szCs w:val="21"/>
        </w:rPr>
        <w:t>3</w:t>
      </w:r>
      <w:r>
        <w:rPr>
          <w:rStyle w:val="ab"/>
          <w:rFonts w:ascii="SimSun" w:eastAsia="SimSun" w:hAnsi="SimSun" w:cs="SimSun" w:hint="eastAsia"/>
          <w:bCs/>
          <w:sz w:val="21"/>
          <w:szCs w:val="21"/>
        </w:rPr>
        <w:t>、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w:t>
      </w:r>
      <w:r>
        <w:rPr>
          <w:rStyle w:val="ab"/>
          <w:rFonts w:ascii="SimSun" w:eastAsia="SimSun" w:hAnsi="SimSun" w:cs="SimSun" w:hint="eastAsia"/>
          <w:bCs/>
          <w:sz w:val="21"/>
          <w:szCs w:val="21"/>
        </w:rPr>
        <w:t>商信息了解不充分，或者不能确定相关信息真实、准确的，不建议出具《中小企业声明函》。</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 </w:t>
      </w:r>
    </w:p>
    <w:p w:rsidR="00D87D24" w:rsidRDefault="004759CB">
      <w:pPr>
        <w:pStyle w:val="aa"/>
        <w:widowControl/>
        <w:spacing w:beforeAutospacing="0" w:after="240" w:afterAutospacing="0"/>
      </w:pPr>
      <w:r>
        <w:rPr>
          <w:rFonts w:ascii="Calibri" w:hAnsi="Calibri" w:cs="Calibri"/>
          <w:sz w:val="21"/>
          <w:szCs w:val="21"/>
        </w:rPr>
        <w:br/>
      </w:r>
      <w:r>
        <w:rPr>
          <w:rFonts w:ascii="Calibri" w:hAnsi="Calibri" w:cs="Calibri"/>
          <w:sz w:val="21"/>
          <w:szCs w:val="21"/>
        </w:rPr>
        <w:br/>
      </w:r>
      <w:r>
        <w:rPr>
          <w:rFonts w:ascii="Calibri" w:hAnsi="Calibri" w:cs="Calibri"/>
          <w:sz w:val="21"/>
          <w:szCs w:val="21"/>
        </w:rPr>
        <w:br/>
      </w:r>
    </w:p>
    <w:p w:rsidR="00D87D24" w:rsidRDefault="004759CB">
      <w:pPr>
        <w:rPr>
          <w:rStyle w:val="ab"/>
          <w:rFonts w:ascii="SimSun" w:eastAsia="SimSun" w:hAnsi="SimSun" w:cs="SimSun"/>
          <w:bCs/>
          <w:szCs w:val="21"/>
        </w:rPr>
      </w:pPr>
      <w:r>
        <w:rPr>
          <w:rStyle w:val="ab"/>
          <w:rFonts w:ascii="SimSun" w:eastAsia="SimSun" w:hAnsi="SimSun" w:cs="SimSun" w:hint="eastAsia"/>
          <w:bCs/>
          <w:szCs w:val="21"/>
        </w:rPr>
        <w:br w:type="page"/>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lastRenderedPageBreak/>
        <w:t>三</w:t>
      </w:r>
      <w:r>
        <w:rPr>
          <w:rStyle w:val="ab"/>
          <w:rFonts w:ascii="SimSun" w:eastAsia="SimSun" w:hAnsi="SimSun" w:cs="SimSun" w:hint="eastAsia"/>
          <w:bCs/>
          <w:sz w:val="21"/>
          <w:szCs w:val="21"/>
        </w:rPr>
        <w:t>-2-</w:t>
      </w:r>
      <w:r>
        <w:rPr>
          <w:rStyle w:val="ab"/>
          <w:rFonts w:ascii="SimSun" w:eastAsia="SimSun" w:hAnsi="SimSun" w:cs="SimSun" w:hint="eastAsia"/>
          <w:bCs/>
          <w:sz w:val="21"/>
          <w:szCs w:val="21"/>
        </w:rPr>
        <w:t>②小型、微型企业等证明材料（价格扣除适用，若有）</w:t>
      </w:r>
    </w:p>
    <w:p w:rsidR="00D87D24" w:rsidRDefault="004759CB">
      <w:pPr>
        <w:pStyle w:val="aa"/>
        <w:widowControl/>
        <w:spacing w:beforeAutospacing="0" w:after="150" w:afterAutospacing="0"/>
        <w:jc w:val="center"/>
      </w:pPr>
      <w:r>
        <w:rPr>
          <w:rFonts w:ascii="SimSun" w:eastAsia="SimSun" w:hAnsi="SimSun" w:cs="SimSun" w:hint="eastAsia"/>
          <w:sz w:val="21"/>
          <w:szCs w:val="21"/>
        </w:rPr>
        <w:t>编制说明</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、投标人应按照招标文件要求提供相应证明材料，证明材料应与《中小企业声明函》的内容相一致，否则视为《中小企业声明函》内容不真实。</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、投标人为监狱企业的，根据其提供的由省级以上监狱管理局、戒毒管理局（含新疆生产建设兵团）出具的属于监狱企业的证明文件进行认定，监狱企业视同小型、微型企业。</w:t>
      </w:r>
    </w:p>
    <w:p w:rsidR="00D87D24" w:rsidRDefault="004759CB">
      <w:pPr>
        <w:pStyle w:val="aa"/>
        <w:widowControl/>
        <w:spacing w:beforeAutospacing="0" w:after="150" w:afterAutospacing="0"/>
      </w:pPr>
      <w:r>
        <w:rPr>
          <w:rFonts w:ascii="SimSun" w:eastAsia="SimSun" w:hAnsi="SimSun" w:cs="SimSun" w:hint="eastAsia"/>
          <w:sz w:val="21"/>
          <w:szCs w:val="21"/>
        </w:rPr>
        <w:t>3</w:t>
      </w:r>
      <w:r>
        <w:rPr>
          <w:rFonts w:ascii="SimSun" w:eastAsia="SimSun" w:hAnsi="SimSun" w:cs="SimSun" w:hint="eastAsia"/>
          <w:sz w:val="21"/>
          <w:szCs w:val="21"/>
        </w:rPr>
        <w:t>、投标人为残疾人福利性单位的，根据其提供的《残疾人福利性单位声明函》（格式附后）进行认定，残疾人福利性单位视同小型、微型企业。残疾人福利性单位属于小型、微型企业的，不重复享受政策。</w:t>
      </w:r>
    </w:p>
    <w:p w:rsidR="00D87D24" w:rsidRDefault="004759CB">
      <w:pPr>
        <w:pStyle w:val="aa"/>
        <w:widowControl/>
        <w:spacing w:beforeAutospacing="0" w:after="150" w:afterAutospacing="0"/>
      </w:pPr>
      <w:r>
        <w:rPr>
          <w:rFonts w:ascii="SimSun" w:eastAsia="SimSun" w:hAnsi="SimSun" w:cs="SimSun" w:hint="eastAsia"/>
          <w:sz w:val="21"/>
          <w:szCs w:val="21"/>
        </w:rPr>
        <w:t>附：</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残疾人福利性单位声明函（价格扣除适用，若有）</w:t>
      </w:r>
    </w:p>
    <w:p w:rsidR="00D87D24" w:rsidRDefault="004759CB">
      <w:pPr>
        <w:pStyle w:val="aa"/>
        <w:widowControl/>
        <w:spacing w:beforeAutospacing="0" w:after="150" w:afterAutospacing="0"/>
      </w:pPr>
      <w:r>
        <w:rPr>
          <w:rStyle w:val="ab"/>
          <w:rFonts w:ascii="SimSun" w:eastAsia="SimSun" w:hAnsi="SimSun" w:cs="SimSun" w:hint="eastAsia"/>
          <w:bCs/>
          <w:sz w:val="21"/>
          <w:szCs w:val="21"/>
        </w:rPr>
        <w:t> </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本投标人郑重声明，根据《财政部</w:t>
      </w:r>
      <w:r>
        <w:rPr>
          <w:rFonts w:ascii="SimSun" w:eastAsia="SimSun" w:hAnsi="SimSun" w:cs="SimSun" w:hint="eastAsia"/>
          <w:sz w:val="21"/>
          <w:szCs w:val="21"/>
        </w:rPr>
        <w:t> </w:t>
      </w:r>
      <w:r>
        <w:rPr>
          <w:rFonts w:ascii="SimSun" w:eastAsia="SimSun" w:hAnsi="SimSun" w:cs="SimSun" w:hint="eastAsia"/>
          <w:sz w:val="21"/>
          <w:szCs w:val="21"/>
        </w:rPr>
        <w:t>民政部</w:t>
      </w:r>
      <w:r>
        <w:rPr>
          <w:rFonts w:ascii="SimSun" w:eastAsia="SimSun" w:hAnsi="SimSun" w:cs="SimSun" w:hint="eastAsia"/>
          <w:sz w:val="21"/>
          <w:szCs w:val="21"/>
        </w:rPr>
        <w:t> </w:t>
      </w:r>
      <w:r>
        <w:rPr>
          <w:rFonts w:ascii="SimSun" w:eastAsia="SimSun" w:hAnsi="SimSun" w:cs="SimSun" w:hint="eastAsia"/>
          <w:sz w:val="21"/>
          <w:szCs w:val="21"/>
        </w:rPr>
        <w:t>中国残疾人联合会关于促进残疾人就业政府采购政策的通知》（财库</w:t>
      </w:r>
      <w:r>
        <w:rPr>
          <w:rFonts w:ascii="SimSun" w:eastAsia="SimSun" w:hAnsi="SimSun" w:cs="SimSun" w:hint="eastAsia"/>
          <w:sz w:val="21"/>
          <w:szCs w:val="21"/>
        </w:rPr>
        <w:t>[2017]141</w:t>
      </w:r>
      <w:r>
        <w:rPr>
          <w:rFonts w:ascii="SimSun" w:eastAsia="SimSun" w:hAnsi="SimSun" w:cs="SimSun" w:hint="eastAsia"/>
          <w:sz w:val="21"/>
          <w:szCs w:val="21"/>
        </w:rPr>
        <w:t>号）、《政府采购促进中小企业发展管理办法》（财库〔</w:t>
      </w:r>
      <w:r>
        <w:rPr>
          <w:rFonts w:ascii="SimSun" w:eastAsia="SimSun" w:hAnsi="SimSun" w:cs="SimSun" w:hint="eastAsia"/>
          <w:sz w:val="21"/>
          <w:szCs w:val="21"/>
        </w:rPr>
        <w:t>2020</w:t>
      </w:r>
      <w:r>
        <w:rPr>
          <w:rFonts w:ascii="SimSun" w:eastAsia="SimSun" w:hAnsi="SimSun" w:cs="SimSun" w:hint="eastAsia"/>
          <w:sz w:val="21"/>
          <w:szCs w:val="21"/>
        </w:rPr>
        <w:t>〕</w:t>
      </w:r>
      <w:r>
        <w:rPr>
          <w:rFonts w:ascii="SimSun" w:eastAsia="SimSun" w:hAnsi="SimSun" w:cs="SimSun" w:hint="eastAsia"/>
          <w:sz w:val="21"/>
          <w:szCs w:val="21"/>
        </w:rPr>
        <w:t>46</w:t>
      </w:r>
      <w:r>
        <w:rPr>
          <w:rFonts w:ascii="SimSun" w:eastAsia="SimSun" w:hAnsi="SimSun" w:cs="SimSun" w:hint="eastAsia"/>
          <w:sz w:val="21"/>
          <w:szCs w:val="21"/>
        </w:rPr>
        <w:t>号）的规定，本投标人为符合条件的残疾人福利性单位，且本投标人参加贵单位的</w:t>
      </w:r>
      <w:r>
        <w:rPr>
          <w:rFonts w:ascii="SimSun" w:eastAsia="SimSun" w:hAnsi="SimSun" w:cs="SimSun" w:hint="eastAsia"/>
          <w:sz w:val="21"/>
          <w:szCs w:val="21"/>
          <w:u w:val="single"/>
        </w:rPr>
        <w:t>（填写“项目名称”）</w:t>
      </w:r>
      <w:r>
        <w:rPr>
          <w:rFonts w:ascii="SimSun" w:eastAsia="SimSun" w:hAnsi="SimSun" w:cs="SimSun" w:hint="eastAsia"/>
          <w:sz w:val="21"/>
          <w:szCs w:val="21"/>
        </w:rPr>
        <w:t>项目采购活动：</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）提供本投标人制造的</w:t>
      </w:r>
      <w:r>
        <w:rPr>
          <w:rFonts w:ascii="SimSun" w:eastAsia="SimSun" w:hAnsi="SimSun" w:cs="SimSun" w:hint="eastAsia"/>
          <w:sz w:val="21"/>
          <w:szCs w:val="21"/>
          <w:u w:val="single"/>
        </w:rPr>
        <w:t>（填写“所投采购包、品目号”）</w:t>
      </w:r>
      <w:r>
        <w:rPr>
          <w:rFonts w:ascii="SimSun" w:eastAsia="SimSun" w:hAnsi="SimSun" w:cs="SimSun" w:hint="eastAsia"/>
          <w:sz w:val="21"/>
          <w:szCs w:val="21"/>
        </w:rPr>
        <w:t>货物，或提供其他残疾人福利性单位制造的</w:t>
      </w:r>
      <w:r>
        <w:rPr>
          <w:rFonts w:ascii="SimSun" w:eastAsia="SimSun" w:hAnsi="SimSun" w:cs="SimSun" w:hint="eastAsia"/>
          <w:sz w:val="21"/>
          <w:szCs w:val="21"/>
          <w:u w:val="single"/>
        </w:rPr>
        <w:t>（填写“所投采购包、品目号”）</w:t>
      </w:r>
      <w:r>
        <w:rPr>
          <w:rFonts w:ascii="SimSun" w:eastAsia="SimSun" w:hAnsi="SimSun" w:cs="SimSun" w:hint="eastAsia"/>
          <w:sz w:val="21"/>
          <w:szCs w:val="21"/>
        </w:rPr>
        <w:t>货物（不包括使用非残疾人福利性单位注册商标的货物）。（说明：只有部分货物由残疾人福利企业制造的，在该货物后标</w:t>
      </w:r>
      <w:r>
        <w:rPr>
          <w:rFonts w:ascii="Segoe UI Symbol" w:eastAsia="Segoe UI Symbol" w:hAnsi="Segoe UI Symbol" w:cs="Segoe UI Symbol"/>
          <w:sz w:val="19"/>
          <w:szCs w:val="19"/>
          <w:shd w:val="clear" w:color="auto" w:fill="FFFFFF"/>
        </w:rPr>
        <w:t>★</w:t>
      </w:r>
      <w:r>
        <w:rPr>
          <w:rFonts w:ascii="SimSun" w:eastAsia="SimSun" w:hAnsi="SimSun" w:cs="SimSun" w:hint="eastAsia"/>
          <w:sz w:val="21"/>
          <w:szCs w:val="21"/>
        </w:rPr>
        <w:t>）</w:t>
      </w:r>
    </w:p>
    <w:p w:rsidR="00D87D24" w:rsidRDefault="004759CB">
      <w:pPr>
        <w:pStyle w:val="aa"/>
        <w:widowControl/>
        <w:spacing w:before="75" w:beforeAutospacing="0" w:after="75" w:afterAutospacing="0"/>
        <w:ind w:firstLine="420"/>
        <w:outlineLvl w:val="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）由本投标人承建的</w:t>
      </w:r>
      <w:r>
        <w:rPr>
          <w:rFonts w:ascii="SimSun" w:eastAsia="SimSun" w:hAnsi="SimSun" w:cs="SimSun" w:hint="eastAsia"/>
          <w:sz w:val="21"/>
          <w:szCs w:val="21"/>
          <w:u w:val="single"/>
        </w:rPr>
        <w:t>（填写“所投采购包、品目号”）</w:t>
      </w:r>
      <w:r>
        <w:rPr>
          <w:rFonts w:ascii="SimSun" w:eastAsia="SimSun" w:hAnsi="SimSun" w:cs="SimSun" w:hint="eastAsia"/>
          <w:sz w:val="21"/>
          <w:szCs w:val="21"/>
        </w:rPr>
        <w:t>工程</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w:t>
      </w:r>
      <w:r>
        <w:rPr>
          <w:rFonts w:ascii="SimSun" w:eastAsia="SimSun" w:hAnsi="SimSun" w:cs="SimSun" w:hint="eastAsia"/>
          <w:sz w:val="21"/>
          <w:szCs w:val="21"/>
        </w:rPr>
        <w:t> </w:t>
      </w:r>
      <w:r>
        <w:rPr>
          <w:rFonts w:ascii="SimSun" w:eastAsia="SimSun" w:hAnsi="SimSun" w:cs="SimSun" w:hint="eastAsia"/>
          <w:sz w:val="21"/>
          <w:szCs w:val="21"/>
        </w:rPr>
        <w:t>）由本投标人承接的</w:t>
      </w:r>
      <w:r>
        <w:rPr>
          <w:rFonts w:ascii="SimSun" w:eastAsia="SimSun" w:hAnsi="SimSun" w:cs="SimSun" w:hint="eastAsia"/>
          <w:sz w:val="21"/>
          <w:szCs w:val="21"/>
          <w:u w:val="single"/>
        </w:rPr>
        <w:t>（填写“所投采购包、品目号”）</w:t>
      </w:r>
      <w:r>
        <w:rPr>
          <w:rFonts w:ascii="SimSun" w:eastAsia="SimSun" w:hAnsi="SimSun" w:cs="SimSun" w:hint="eastAsia"/>
          <w:sz w:val="21"/>
          <w:szCs w:val="21"/>
        </w:rPr>
        <w:t>服务；</w:t>
      </w:r>
    </w:p>
    <w:p w:rsidR="00D87D24" w:rsidRDefault="004759CB">
      <w:pPr>
        <w:pStyle w:val="aa"/>
        <w:widowControl/>
        <w:spacing w:before="75" w:beforeAutospacing="0" w:after="75" w:afterAutospacing="0"/>
        <w:ind w:firstLine="420"/>
      </w:pPr>
      <w:r>
        <w:rPr>
          <w:rFonts w:ascii="SimSun" w:eastAsia="SimSun" w:hAnsi="SimSun" w:cs="SimSun" w:hint="eastAsia"/>
          <w:sz w:val="21"/>
          <w:szCs w:val="21"/>
        </w:rPr>
        <w:t>本投标人对上述声明的真实性负责。如有虚假，将依法承担相应责任。</w:t>
      </w:r>
    </w:p>
    <w:p w:rsidR="00D87D24" w:rsidRDefault="004759CB">
      <w:pPr>
        <w:pStyle w:val="aa"/>
        <w:widowControl/>
        <w:spacing w:before="75" w:beforeAutospacing="0" w:after="75" w:afterAutospacing="0"/>
        <w:ind w:firstLine="420"/>
      </w:pPr>
      <w:r>
        <w:rPr>
          <w:rFonts w:ascii="Calibri" w:hAnsi="Calibri" w:cs="Calibri"/>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备注：</w:t>
      </w:r>
    </w:p>
    <w:p w:rsidR="00D87D24" w:rsidRDefault="004759CB">
      <w:pPr>
        <w:pStyle w:val="aa"/>
        <w:widowControl/>
        <w:spacing w:before="75" w:beforeAutospacing="0" w:after="75" w:afterAutospacing="0"/>
      </w:pPr>
      <w:r>
        <w:rPr>
          <w:rFonts w:ascii="SimSun" w:eastAsia="SimSun" w:hAnsi="SimSun" w:cs="SimSun" w:hint="eastAsia"/>
          <w:sz w:val="21"/>
          <w:szCs w:val="21"/>
        </w:rPr>
        <w:t>1</w:t>
      </w:r>
      <w:r>
        <w:rPr>
          <w:rFonts w:ascii="SimSun" w:eastAsia="SimSun" w:hAnsi="SimSun" w:cs="SimSun" w:hint="eastAsia"/>
          <w:sz w:val="21"/>
          <w:szCs w:val="21"/>
        </w:rPr>
        <w:t>、请投标人按照实际情况编制填写本声明函，并在</w:t>
      </w:r>
      <w:r>
        <w:rPr>
          <w:rFonts w:ascii="SimSun" w:eastAsia="SimSun" w:hAnsi="SimSun" w:cs="SimSun" w:hint="eastAsia"/>
          <w:sz w:val="21"/>
          <w:szCs w:val="21"/>
        </w:rPr>
        <w:t>相应的（）中打“√”。</w:t>
      </w:r>
    </w:p>
    <w:p w:rsidR="00D87D24" w:rsidRDefault="004759CB">
      <w:pPr>
        <w:pStyle w:val="aa"/>
        <w:widowControl/>
        <w:spacing w:before="75" w:beforeAutospacing="0" w:after="75" w:afterAutospacing="0"/>
      </w:pPr>
      <w:r>
        <w:rPr>
          <w:rFonts w:ascii="SimSun" w:eastAsia="SimSun" w:hAnsi="SimSun" w:cs="SimSun" w:hint="eastAsia"/>
          <w:sz w:val="21"/>
          <w:szCs w:val="21"/>
        </w:rPr>
        <w:t>2</w:t>
      </w:r>
      <w:r>
        <w:rPr>
          <w:rFonts w:ascii="SimSun" w:eastAsia="SimSun" w:hAnsi="SimSun" w:cs="SimSun" w:hint="eastAsia"/>
          <w:sz w:val="21"/>
          <w:szCs w:val="21"/>
        </w:rPr>
        <w:t>、若《残疾人福利性单位声明函》内容不真实，</w:t>
      </w:r>
      <w:r>
        <w:rPr>
          <w:rStyle w:val="ab"/>
          <w:rFonts w:ascii="SimSun" w:eastAsia="SimSun" w:hAnsi="SimSun" w:cs="SimSun" w:hint="eastAsia"/>
          <w:bCs/>
          <w:sz w:val="21"/>
          <w:szCs w:val="21"/>
        </w:rPr>
        <w:t>视为提供虚假材料。</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Fonts w:ascii="Calibri" w:hAnsi="Calibri" w:cs="Calibri"/>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75" w:beforeAutospacing="0" w:after="24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Autospacing="0"/>
      </w:pPr>
      <w:r>
        <w:rPr>
          <w:rFonts w:ascii="SimSun" w:eastAsia="SimSun" w:hAnsi="SimSun" w:cs="SimSun" w:hint="eastAsia"/>
          <w:sz w:val="21"/>
          <w:szCs w:val="21"/>
        </w:rPr>
        <w:t>附：</w:t>
      </w:r>
    </w:p>
    <w:p w:rsidR="00D87D24" w:rsidRDefault="004759CB">
      <w:pPr>
        <w:pStyle w:val="aa"/>
        <w:widowControl/>
        <w:spacing w:before="75" w:beforeAutospacing="0" w:after="75" w:afterAutospacing="0"/>
        <w:jc w:val="center"/>
      </w:pPr>
      <w:r>
        <w:rPr>
          <w:rStyle w:val="ab"/>
          <w:rFonts w:ascii="SimSun" w:eastAsia="SimSun" w:hAnsi="SimSun" w:cs="SimSun" w:hint="eastAsia"/>
          <w:bCs/>
        </w:rPr>
        <w:t>监狱企业证明材料</w:t>
      </w:r>
    </w:p>
    <w:p w:rsidR="00D87D24" w:rsidRDefault="004759CB">
      <w:pPr>
        <w:pStyle w:val="aa"/>
        <w:widowControl/>
        <w:spacing w:before="75" w:beforeAutospacing="0" w:after="75" w:afterAutospacing="0"/>
        <w:jc w:val="center"/>
      </w:pPr>
      <w:r>
        <w:rPr>
          <w:rStyle w:val="ab"/>
          <w:rFonts w:ascii="SimSun" w:eastAsia="SimSun" w:hAnsi="SimSun" w:cs="SimSun" w:hint="eastAsia"/>
          <w:bCs/>
        </w:rPr>
        <w:t> </w:t>
      </w:r>
    </w:p>
    <w:p w:rsidR="00D87D24" w:rsidRDefault="004759CB">
      <w:pPr>
        <w:pStyle w:val="aa"/>
        <w:widowControl/>
        <w:spacing w:beforeAutospacing="0" w:after="150" w:afterAutospacing="0"/>
      </w:pPr>
      <w:r>
        <w:rPr>
          <w:rFonts w:ascii="SimSun" w:eastAsia="SimSun" w:hAnsi="SimSun" w:cs="SimSun" w:hint="eastAsia"/>
        </w:rPr>
        <w:t xml:space="preserve">  </w:t>
      </w:r>
      <w:r>
        <w:rPr>
          <w:rFonts w:ascii="SimSun" w:eastAsia="SimSun" w:hAnsi="SimSun" w:cs="SimSun" w:hint="eastAsia"/>
        </w:rPr>
        <w:t>投标人为监狱企业，提供本单位制造的货物（承接的服务），并在投标文件中提供省级以上监狱管理局、戒毒管理局（含新疆生产建设兵团）出具的属于监狱企业的证明文件。</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lastRenderedPageBreak/>
        <w:t>三</w:t>
      </w:r>
      <w:r>
        <w:rPr>
          <w:rStyle w:val="ab"/>
          <w:rFonts w:ascii="SimSun" w:eastAsia="SimSun" w:hAnsi="SimSun" w:cs="SimSun" w:hint="eastAsia"/>
          <w:bCs/>
          <w:sz w:val="21"/>
          <w:szCs w:val="21"/>
        </w:rPr>
        <w:t>-3</w:t>
      </w:r>
      <w:r>
        <w:rPr>
          <w:rStyle w:val="ab"/>
          <w:rFonts w:ascii="SimSun" w:eastAsia="SimSun" w:hAnsi="SimSun" w:cs="SimSun" w:hint="eastAsia"/>
          <w:bCs/>
          <w:sz w:val="21"/>
          <w:szCs w:val="21"/>
        </w:rPr>
        <w:t>招标文件规定的其他价格扣除证明材料（若有）</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Fonts w:ascii="SimSun" w:eastAsia="SimSun" w:hAnsi="SimSun" w:cs="SimSun" w:hint="eastAsia"/>
          <w:sz w:val="21"/>
          <w:szCs w:val="21"/>
        </w:rPr>
        <w:t>编制说明</w:t>
      </w:r>
    </w:p>
    <w:p w:rsidR="00D87D24" w:rsidRDefault="004759CB">
      <w:pPr>
        <w:pStyle w:val="aa"/>
        <w:widowControl/>
        <w:spacing w:beforeAutospacing="0" w:after="150" w:afterAutospacing="0"/>
        <w:jc w:val="center"/>
      </w:pPr>
      <w:r>
        <w:rPr>
          <w:rFonts w:ascii="SimSun" w:eastAsia="SimSun" w:hAnsi="SimSun" w:cs="SimSun" w:hint="eastAsia"/>
          <w:sz w:val="21"/>
          <w:szCs w:val="21"/>
        </w:rPr>
        <w:t> </w:t>
      </w:r>
    </w:p>
    <w:p w:rsidR="00D87D24" w:rsidRDefault="004759CB">
      <w:pPr>
        <w:pStyle w:val="aa"/>
        <w:widowControl/>
        <w:spacing w:beforeAutospacing="0" w:after="150" w:afterAutospacing="0"/>
        <w:ind w:firstLine="420"/>
      </w:pPr>
      <w:r>
        <w:rPr>
          <w:rFonts w:ascii="SimSun" w:eastAsia="SimSun" w:hAnsi="SimSun" w:cs="SimSun" w:hint="eastAsia"/>
          <w:sz w:val="21"/>
          <w:szCs w:val="21"/>
        </w:rPr>
        <w:t>若投标人可享受招标文件规定的除</w:t>
      </w:r>
      <w:r>
        <w:rPr>
          <w:rStyle w:val="ab"/>
          <w:rFonts w:ascii="SimSun" w:eastAsia="SimSun" w:hAnsi="SimSun" w:cs="SimSun" w:hint="eastAsia"/>
          <w:bCs/>
          <w:sz w:val="21"/>
          <w:szCs w:val="21"/>
        </w:rPr>
        <w:t>“节能（非强制类）、环境标志产品价格扣除”及“小型、微型企业产品等价格扣除”</w:t>
      </w:r>
      <w:r>
        <w:rPr>
          <w:rFonts w:ascii="SimSun" w:eastAsia="SimSun" w:hAnsi="SimSun" w:cs="SimSun" w:hint="eastAsia"/>
          <w:sz w:val="21"/>
          <w:szCs w:val="21"/>
        </w:rPr>
        <w:t>外的其他价格扣除优惠，则投标人应按照招标文件要求提供相应证明材料。</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240" w:afterAutospacing="0"/>
      </w:pPr>
      <w:r>
        <w:rPr>
          <w:rFonts w:ascii="SimSun" w:eastAsia="SimSun" w:hAnsi="SimSun" w:cs="SimSun" w:hint="eastAsia"/>
          <w:sz w:val="21"/>
          <w:szCs w:val="21"/>
        </w:rPr>
        <w:t> </w:t>
      </w:r>
      <w:r>
        <w:rPr>
          <w:rFonts w:ascii="SimSun" w:eastAsia="SimSun" w:hAnsi="SimSun" w:cs="SimSun" w:hint="eastAsia"/>
          <w:sz w:val="21"/>
          <w:szCs w:val="21"/>
        </w:rPr>
        <w:br/>
      </w:r>
      <w:r>
        <w:rPr>
          <w:rFonts w:ascii="SimSun" w:eastAsia="SimSun" w:hAnsi="SimSun" w:cs="SimSun" w:hint="eastAsia"/>
          <w:sz w:val="21"/>
          <w:szCs w:val="21"/>
        </w:rPr>
        <w:br/>
      </w:r>
      <w:r>
        <w:rPr>
          <w:rFonts w:ascii="SimSun" w:eastAsia="SimSun" w:hAnsi="SimSun" w:cs="SimSun" w:hint="eastAsia"/>
          <w:sz w:val="21"/>
          <w:szCs w:val="21"/>
        </w:rPr>
        <w:br/>
      </w:r>
      <w:r>
        <w:rPr>
          <w:rFonts w:ascii="SimSun" w:eastAsia="SimSun" w:hAnsi="SimSun" w:cs="SimSun" w:hint="eastAsia"/>
          <w:sz w:val="21"/>
          <w:szCs w:val="21"/>
        </w:rPr>
        <w:br/>
      </w:r>
    </w:p>
    <w:p w:rsidR="00D87D24" w:rsidRDefault="004759CB">
      <w:pPr>
        <w:pStyle w:val="aa"/>
        <w:widowControl/>
        <w:spacing w:beforeAutospacing="0" w:after="150" w:afterAutospacing="0"/>
        <w:jc w:val="center"/>
        <w:rPr>
          <w:rFonts w:ascii="Calibri" w:hAnsi="Calibri" w:cs="Calibri"/>
          <w:sz w:val="21"/>
          <w:szCs w:val="21"/>
        </w:rPr>
      </w:pPr>
      <w:r>
        <w:rPr>
          <w:rFonts w:ascii="Calibri" w:hAnsi="Calibri" w:cs="Calibri"/>
          <w:sz w:val="21"/>
          <w:szCs w:val="21"/>
        </w:rPr>
        <w:br/>
      </w:r>
    </w:p>
    <w:p w:rsidR="00D87D24" w:rsidRDefault="004759CB">
      <w:pPr>
        <w:rPr>
          <w:rFonts w:ascii="Calibri" w:hAnsi="Calibri" w:cs="Calibri"/>
          <w:szCs w:val="21"/>
        </w:rPr>
      </w:pPr>
      <w:r>
        <w:rPr>
          <w:rFonts w:ascii="Calibri" w:hAnsi="Calibri" w:cs="Calibri"/>
          <w:szCs w:val="21"/>
        </w:rPr>
        <w:br w:type="page"/>
      </w:r>
    </w:p>
    <w:p w:rsidR="00D87D24" w:rsidRDefault="004759CB">
      <w:pPr>
        <w:pStyle w:val="aa"/>
        <w:widowControl/>
        <w:spacing w:beforeAutospacing="0" w:after="150" w:afterAutospacing="0"/>
        <w:jc w:val="center"/>
        <w:outlineLvl w:val="0"/>
      </w:pPr>
      <w:r>
        <w:rPr>
          <w:rStyle w:val="ab"/>
          <w:rFonts w:ascii="SimSun" w:eastAsia="SimSun" w:hAnsi="SimSun" w:cs="SimSun" w:hint="eastAsia"/>
          <w:bCs/>
          <w:sz w:val="21"/>
          <w:szCs w:val="21"/>
        </w:rPr>
        <w:lastRenderedPageBreak/>
        <w:t>四、招标文件规定的加分证明材料（若有）</w:t>
      </w: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四</w:t>
      </w:r>
      <w:r>
        <w:rPr>
          <w:rStyle w:val="ab"/>
          <w:rFonts w:ascii="SimSun" w:eastAsia="SimSun" w:hAnsi="SimSun" w:cs="SimSun" w:hint="eastAsia"/>
          <w:bCs/>
          <w:sz w:val="21"/>
          <w:szCs w:val="21"/>
        </w:rPr>
        <w:t>-1</w:t>
      </w:r>
      <w:r>
        <w:rPr>
          <w:rStyle w:val="ab"/>
          <w:rFonts w:ascii="SimSun" w:eastAsia="SimSun" w:hAnsi="SimSun" w:cs="SimSun" w:hint="eastAsia"/>
          <w:bCs/>
          <w:sz w:val="21"/>
          <w:szCs w:val="21"/>
        </w:rPr>
        <w:t>优先类节能产品、环境标志产品加分证明材料（若有）</w:t>
      </w:r>
      <w:r>
        <w:rPr>
          <w:rStyle w:val="ab"/>
          <w:rFonts w:ascii="SimSun" w:eastAsia="SimSun" w:hAnsi="SimSun" w:cs="SimSun" w:hint="eastAsia"/>
          <w:bCs/>
          <w:sz w:val="21"/>
          <w:szCs w:val="21"/>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t>四</w:t>
      </w:r>
      <w:r>
        <w:rPr>
          <w:rStyle w:val="ab"/>
          <w:rFonts w:ascii="SimSun" w:eastAsia="SimSun" w:hAnsi="SimSun" w:cs="SimSun" w:hint="eastAsia"/>
          <w:bCs/>
          <w:sz w:val="21"/>
          <w:szCs w:val="21"/>
        </w:rPr>
        <w:t>-1-</w:t>
      </w:r>
      <w:r>
        <w:rPr>
          <w:rStyle w:val="ab"/>
          <w:rFonts w:ascii="SimSun" w:eastAsia="SimSun" w:hAnsi="SimSun" w:cs="SimSun" w:hint="eastAsia"/>
          <w:bCs/>
          <w:sz w:val="21"/>
          <w:szCs w:val="21"/>
        </w:rPr>
        <w:t>①优先类节能产品、环境标志产品统计表（加分适用，若有）</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项目编号：</w:t>
      </w:r>
      <w:r>
        <w:rPr>
          <w:rFonts w:ascii="SimSun" w:eastAsia="SimSun" w:hAnsi="SimSun" w:cs="SimSun" w:hint="eastAsia"/>
          <w:sz w:val="21"/>
          <w:szCs w:val="21"/>
          <w:u w:val="single"/>
        </w:rPr>
        <w:t>                   </w:t>
      </w:r>
    </w:p>
    <w:p w:rsidR="00D87D24" w:rsidRDefault="004759CB">
      <w:pPr>
        <w:pStyle w:val="aa"/>
        <w:widowControl/>
        <w:spacing w:beforeAutospacing="0" w:after="150" w:afterAutospacing="0"/>
        <w:jc w:val="right"/>
      </w:pPr>
      <w:r>
        <w:rPr>
          <w:rFonts w:ascii="SimSun" w:eastAsia="SimSun" w:hAnsi="SimSun" w:cs="SimSun" w:hint="eastAsia"/>
          <w:sz w:val="21"/>
          <w:szCs w:val="21"/>
        </w:rPr>
        <w:t>货币及单位：人民币元</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15"/>
        <w:gridCol w:w="1215"/>
        <w:gridCol w:w="1215"/>
        <w:gridCol w:w="1215"/>
        <w:gridCol w:w="1215"/>
        <w:gridCol w:w="1215"/>
        <w:gridCol w:w="1230"/>
      </w:tblGrid>
      <w:tr w:rsidR="00D87D24">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7305" w:type="dxa"/>
            <w:gridSpan w:val="6"/>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本采购包内属于节能、环境标志产品的情况</w:t>
            </w:r>
          </w:p>
        </w:tc>
      </w:tr>
      <w:tr w:rsidR="00D87D24">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采购包</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品目号</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货物名称</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单价</w:t>
            </w:r>
          </w:p>
          <w:p w:rsidR="00D87D24" w:rsidRDefault="004759CB">
            <w:pPr>
              <w:pStyle w:val="aa"/>
              <w:widowControl/>
              <w:spacing w:beforeAutospacing="0" w:after="150" w:afterAutospacing="0"/>
              <w:jc w:val="center"/>
            </w:pPr>
            <w:r>
              <w:rPr>
                <w:rFonts w:ascii="SimSun" w:eastAsia="SimSun" w:hAnsi="SimSun" w:cs="SimSun" w:hint="eastAsia"/>
                <w:sz w:val="21"/>
                <w:szCs w:val="21"/>
              </w:rPr>
              <w:t>（现场）</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数量</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总价</w:t>
            </w:r>
          </w:p>
          <w:p w:rsidR="00D87D24" w:rsidRDefault="004759CB">
            <w:pPr>
              <w:pStyle w:val="aa"/>
              <w:widowControl/>
              <w:spacing w:beforeAutospacing="0" w:after="150" w:afterAutospacing="0"/>
              <w:jc w:val="center"/>
            </w:pPr>
            <w:r>
              <w:rPr>
                <w:rFonts w:ascii="SimSun" w:eastAsia="SimSun" w:hAnsi="SimSun" w:cs="SimSun" w:hint="eastAsia"/>
                <w:sz w:val="21"/>
                <w:szCs w:val="21"/>
              </w:rPr>
              <w:t>（现场）</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认证种类</w:t>
            </w:r>
          </w:p>
        </w:tc>
      </w:tr>
      <w:tr w:rsidR="00D87D24">
        <w:tc>
          <w:tcPr>
            <w:tcW w:w="1215" w:type="dxa"/>
            <w:vMerge w:val="restart"/>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w:t>
            </w: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*-1</w:t>
            </w: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r>
      <w:tr w:rsidR="00D87D24">
        <w:tc>
          <w:tcPr>
            <w:tcW w:w="1215" w:type="dxa"/>
            <w:vMerge/>
            <w:shd w:val="clear" w:color="auto" w:fill="auto"/>
            <w:tcMar>
              <w:top w:w="0" w:type="dxa"/>
              <w:left w:w="105" w:type="dxa"/>
              <w:bottom w:w="0" w:type="dxa"/>
              <w:right w:w="105" w:type="dxa"/>
            </w:tcMar>
            <w:vAlign w:val="center"/>
          </w:tcPr>
          <w:p w:rsidR="00D87D24" w:rsidRDefault="00D87D24">
            <w:pPr>
              <w:rPr>
                <w:rFonts w:ascii="SimSun"/>
                <w:sz w:val="24"/>
              </w:rPr>
            </w:pPr>
          </w:p>
        </w:tc>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Calibri" w:hAnsi="Calibri" w:cs="Calibri"/>
                <w:sz w:val="21"/>
                <w:szCs w:val="21"/>
              </w:rPr>
              <w:t>…</w:t>
            </w: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c>
          <w:tcPr>
            <w:tcW w:w="1215" w:type="dxa"/>
            <w:shd w:val="clear" w:color="auto" w:fill="auto"/>
            <w:tcMar>
              <w:top w:w="0" w:type="dxa"/>
              <w:left w:w="105" w:type="dxa"/>
              <w:bottom w:w="0" w:type="dxa"/>
              <w:right w:w="105" w:type="dxa"/>
            </w:tcMar>
            <w:vAlign w:val="center"/>
          </w:tcPr>
          <w:p w:rsidR="00D87D24" w:rsidRDefault="00D87D24">
            <w:pPr>
              <w:widowControl/>
              <w:jc w:val="left"/>
            </w:pPr>
          </w:p>
        </w:tc>
      </w:tr>
      <w:tr w:rsidR="00D87D24">
        <w:tc>
          <w:tcPr>
            <w:tcW w:w="121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备注</w:t>
            </w:r>
          </w:p>
        </w:tc>
        <w:tc>
          <w:tcPr>
            <w:tcW w:w="7305" w:type="dxa"/>
            <w:gridSpan w:val="6"/>
            <w:shd w:val="clear" w:color="auto" w:fill="auto"/>
            <w:tcMar>
              <w:top w:w="0" w:type="dxa"/>
              <w:left w:w="105" w:type="dxa"/>
              <w:bottom w:w="0" w:type="dxa"/>
              <w:right w:w="105" w:type="dxa"/>
            </w:tcMar>
          </w:tcPr>
          <w:p w:rsidR="00D87D24" w:rsidRDefault="004759CB">
            <w:pPr>
              <w:pStyle w:val="aa"/>
              <w:widowControl/>
              <w:spacing w:beforeAutospacing="0" w:after="150" w:afterAutospacing="0"/>
            </w:pPr>
            <w:r>
              <w:rPr>
                <w:rFonts w:ascii="SimSun" w:eastAsia="SimSun" w:hAnsi="SimSun" w:cs="SimSun" w:hint="eastAsia"/>
                <w:sz w:val="21"/>
                <w:szCs w:val="21"/>
              </w:rPr>
              <w:t>a.</w:t>
            </w:r>
            <w:r>
              <w:rPr>
                <w:rFonts w:ascii="SimSun" w:eastAsia="SimSun" w:hAnsi="SimSun" w:cs="SimSun" w:hint="eastAsia"/>
                <w:sz w:val="21"/>
                <w:szCs w:val="21"/>
              </w:rPr>
              <w:t>采购包内属于节能、环境标志产品的报价总金额：</w:t>
            </w:r>
            <w:r>
              <w:rPr>
                <w:rFonts w:ascii="SimSun" w:eastAsia="SimSun" w:hAnsi="SimSun" w:cs="SimSun" w:hint="eastAsia"/>
                <w:sz w:val="21"/>
                <w:szCs w:val="21"/>
                <w:u w:val="single"/>
              </w:rPr>
              <w:t>         </w:t>
            </w:r>
            <w:r>
              <w:rPr>
                <w:rFonts w:ascii="SimSun" w:eastAsia="SimSun" w:hAnsi="SimSun" w:cs="SimSun" w:hint="eastAsia"/>
                <w:sz w:val="21"/>
                <w:szCs w:val="21"/>
              </w:rPr>
              <w:t>；</w:t>
            </w:r>
          </w:p>
          <w:p w:rsidR="00D87D24" w:rsidRDefault="004759CB">
            <w:pPr>
              <w:pStyle w:val="aa"/>
              <w:widowControl/>
              <w:spacing w:beforeAutospacing="0" w:after="150" w:afterAutospacing="0"/>
            </w:pPr>
            <w:r>
              <w:rPr>
                <w:rFonts w:ascii="SimSun" w:eastAsia="SimSun" w:hAnsi="SimSun" w:cs="SimSun" w:hint="eastAsia"/>
                <w:sz w:val="21"/>
                <w:szCs w:val="21"/>
              </w:rPr>
              <w:t>b.</w:t>
            </w:r>
            <w:r>
              <w:rPr>
                <w:rFonts w:ascii="SimSun" w:eastAsia="SimSun" w:hAnsi="SimSun" w:cs="SimSun" w:hint="eastAsia"/>
                <w:sz w:val="21"/>
                <w:szCs w:val="21"/>
              </w:rPr>
              <w:t>采购包投标总价（报价总金额）：</w:t>
            </w:r>
            <w:r>
              <w:rPr>
                <w:rFonts w:ascii="SimSun" w:eastAsia="SimSun" w:hAnsi="SimSun" w:cs="SimSun" w:hint="eastAsia"/>
                <w:sz w:val="21"/>
                <w:szCs w:val="21"/>
                <w:u w:val="single"/>
              </w:rPr>
              <w:t>          </w:t>
            </w:r>
            <w:r>
              <w:rPr>
                <w:rFonts w:ascii="SimSun" w:eastAsia="SimSun" w:hAnsi="SimSun" w:cs="SimSun" w:hint="eastAsia"/>
                <w:sz w:val="21"/>
                <w:szCs w:val="21"/>
              </w:rPr>
              <w:t>；</w:t>
            </w:r>
          </w:p>
          <w:p w:rsidR="00D87D24" w:rsidRDefault="004759CB">
            <w:pPr>
              <w:pStyle w:val="aa"/>
              <w:widowControl/>
              <w:spacing w:beforeAutospacing="0" w:after="150" w:afterAutospacing="0"/>
            </w:pPr>
            <w:r>
              <w:rPr>
                <w:rFonts w:ascii="SimSun" w:eastAsia="SimSun" w:hAnsi="SimSun" w:cs="SimSun" w:hint="eastAsia"/>
                <w:sz w:val="21"/>
                <w:szCs w:val="21"/>
              </w:rPr>
              <w:t>c.</w:t>
            </w:r>
            <w:r>
              <w:rPr>
                <w:rFonts w:ascii="SimSun" w:eastAsia="SimSun" w:hAnsi="SimSun" w:cs="SimSun" w:hint="eastAsia"/>
                <w:sz w:val="21"/>
                <w:szCs w:val="21"/>
              </w:rPr>
              <w:t>“采购包内属于节能、环境标志产品的报价总金额”占“采购包投标总价（报价总金额）”的比例（以</w:t>
            </w:r>
            <w:r>
              <w:rPr>
                <w:rFonts w:ascii="Calibri" w:eastAsia="SimSun" w:hAnsi="Calibri" w:cs="Calibri"/>
                <w:sz w:val="21"/>
                <w:szCs w:val="21"/>
              </w:rPr>
              <w:t>%</w:t>
            </w:r>
            <w:r>
              <w:rPr>
                <w:rFonts w:ascii="SimSun" w:eastAsia="SimSun" w:hAnsi="SimSun" w:cs="SimSun" w:hint="eastAsia"/>
                <w:sz w:val="21"/>
                <w:szCs w:val="21"/>
              </w:rPr>
              <w:t>列示）：</w:t>
            </w:r>
            <w:r>
              <w:rPr>
                <w:rFonts w:ascii="SimSun" w:eastAsia="SimSun" w:hAnsi="SimSun" w:cs="SimSun" w:hint="eastAsia"/>
                <w:sz w:val="21"/>
                <w:szCs w:val="21"/>
                <w:u w:val="single"/>
              </w:rPr>
              <w:t>          </w:t>
            </w:r>
            <w:r>
              <w:rPr>
                <w:rFonts w:ascii="SimSun" w:eastAsia="SimSun" w:hAnsi="SimSun" w:cs="SimSun" w:hint="eastAsia"/>
                <w:sz w:val="21"/>
                <w:szCs w:val="21"/>
              </w:rPr>
              <w:t>。</w:t>
            </w:r>
          </w:p>
        </w:tc>
      </w:tr>
    </w:tbl>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、对节能、环境标志产品计算加分时，只依据投标文件</w:t>
      </w:r>
      <w:r>
        <w:rPr>
          <w:rStyle w:val="ab"/>
          <w:rFonts w:ascii="SimSun" w:eastAsia="SimSun" w:hAnsi="SimSun" w:cs="SimSun" w:hint="eastAsia"/>
          <w:bCs/>
          <w:sz w:val="21"/>
          <w:szCs w:val="21"/>
        </w:rPr>
        <w:t>“四</w:t>
      </w:r>
      <w:r>
        <w:rPr>
          <w:rStyle w:val="ab"/>
          <w:rFonts w:ascii="Calibri" w:eastAsia="SimSun" w:hAnsi="Calibri" w:cs="Calibri"/>
          <w:bCs/>
          <w:sz w:val="21"/>
          <w:szCs w:val="21"/>
        </w:rPr>
        <w:t>-1-</w:t>
      </w:r>
      <w:r>
        <w:rPr>
          <w:rStyle w:val="ab"/>
          <w:rFonts w:ascii="SimSun" w:eastAsia="SimSun" w:hAnsi="SimSun" w:cs="SimSun" w:hint="eastAsia"/>
          <w:bCs/>
          <w:sz w:val="21"/>
          <w:szCs w:val="21"/>
        </w:rPr>
        <w:t>②优先类节能产品、环境标志产品加分证明材料（加分适用，若有）”。</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、本表以采购包为单位，不同采购包请分别填写；同一采购包请按照其品目号顺序分别填写。</w:t>
      </w:r>
    </w:p>
    <w:p w:rsidR="00D87D24" w:rsidRDefault="004759CB">
      <w:pPr>
        <w:pStyle w:val="aa"/>
        <w:widowControl/>
        <w:spacing w:beforeAutospacing="0" w:after="150" w:afterAutospacing="0"/>
      </w:pPr>
      <w:r>
        <w:rPr>
          <w:rFonts w:ascii="SimSun" w:eastAsia="SimSun" w:hAnsi="SimSun" w:cs="SimSun" w:hint="eastAsia"/>
          <w:sz w:val="21"/>
          <w:szCs w:val="21"/>
        </w:rPr>
        <w:t>3</w:t>
      </w:r>
      <w:r>
        <w:rPr>
          <w:rFonts w:ascii="SimSun" w:eastAsia="SimSun" w:hAnsi="SimSun" w:cs="SimSun" w:hint="eastAsia"/>
          <w:sz w:val="21"/>
          <w:szCs w:val="21"/>
        </w:rPr>
        <w:t>、具体统计、计算：</w:t>
      </w:r>
    </w:p>
    <w:p w:rsidR="00D87D24" w:rsidRDefault="004759CB">
      <w:pPr>
        <w:pStyle w:val="aa"/>
        <w:widowControl/>
        <w:spacing w:beforeAutospacing="0" w:after="150" w:afterAutospacing="0"/>
      </w:pPr>
      <w:r>
        <w:rPr>
          <w:rFonts w:ascii="SimSun" w:eastAsia="SimSun" w:hAnsi="SimSun" w:cs="SimSun" w:hint="eastAsia"/>
          <w:sz w:val="21"/>
          <w:szCs w:val="21"/>
        </w:rPr>
        <w:t>3.1</w:t>
      </w:r>
      <w:r>
        <w:rPr>
          <w:rFonts w:ascii="Calibri" w:hAnsi="Calibri" w:cs="Calibri"/>
          <w:sz w:val="21"/>
          <w:szCs w:val="21"/>
        </w:rPr>
        <w:t> </w:t>
      </w:r>
      <w:r>
        <w:rPr>
          <w:rFonts w:ascii="SimSun" w:eastAsia="SimSun" w:hAnsi="SimSun" w:cs="SimSun" w:hint="eastAsia"/>
          <w:sz w:val="21"/>
          <w:szCs w:val="21"/>
        </w:rPr>
        <w:t>若节能、环境标志产品仅是构成投标产品的部件、组件或零件，则该投标产品不享受鼓励优惠政策。同一品目中各认证证书不重复计算加分。强制类节能产品不享受加分。</w:t>
      </w:r>
    </w:p>
    <w:p w:rsidR="00D87D24" w:rsidRDefault="004759CB">
      <w:pPr>
        <w:pStyle w:val="aa"/>
        <w:widowControl/>
        <w:spacing w:beforeAutospacing="0" w:after="150" w:afterAutospacing="0"/>
      </w:pPr>
      <w:r>
        <w:rPr>
          <w:rFonts w:ascii="SimSun" w:eastAsia="SimSun" w:hAnsi="SimSun" w:cs="SimSun" w:hint="eastAsia"/>
          <w:sz w:val="21"/>
          <w:szCs w:val="21"/>
        </w:rPr>
        <w:t>3.2</w:t>
      </w:r>
      <w:r>
        <w:rPr>
          <w:rFonts w:ascii="SimSun" w:eastAsia="SimSun" w:hAnsi="SimSun" w:cs="SimSun" w:hint="eastAsia"/>
          <w:sz w:val="21"/>
          <w:szCs w:val="21"/>
        </w:rPr>
        <w:t>计算结果若除不尽，可四舍五入保留到小数点后两位。</w:t>
      </w:r>
    </w:p>
    <w:p w:rsidR="00D87D24" w:rsidRDefault="004759CB">
      <w:pPr>
        <w:pStyle w:val="aa"/>
        <w:widowControl/>
        <w:spacing w:beforeAutospacing="0" w:after="150" w:afterAutospacing="0"/>
      </w:pPr>
      <w:r>
        <w:rPr>
          <w:rFonts w:ascii="SimSun" w:eastAsia="SimSun" w:hAnsi="SimSun" w:cs="SimSun" w:hint="eastAsia"/>
          <w:sz w:val="21"/>
          <w:szCs w:val="21"/>
        </w:rPr>
        <w:t>3.3</w:t>
      </w:r>
      <w:r>
        <w:rPr>
          <w:rFonts w:ascii="SimSun" w:eastAsia="SimSun" w:hAnsi="SimSun" w:cs="SimSun" w:hint="eastAsia"/>
          <w:sz w:val="21"/>
          <w:szCs w:val="21"/>
        </w:rPr>
        <w:t>投标人应按照招标文件要求认真统计、计算，否则评标委员会不予认定。</w:t>
      </w:r>
    </w:p>
    <w:p w:rsidR="00D87D24" w:rsidRDefault="004759CB">
      <w:pPr>
        <w:pStyle w:val="aa"/>
        <w:widowControl/>
        <w:spacing w:beforeAutospacing="0" w:after="150" w:afterAutospacing="0"/>
      </w:pPr>
      <w:r>
        <w:rPr>
          <w:rFonts w:ascii="SimSun" w:eastAsia="SimSun" w:hAnsi="SimSun" w:cs="SimSun" w:hint="eastAsia"/>
          <w:sz w:val="21"/>
          <w:szCs w:val="21"/>
        </w:rPr>
        <w:t>3.4</w:t>
      </w:r>
      <w:r>
        <w:rPr>
          <w:rFonts w:ascii="SimSun" w:eastAsia="SimSun" w:hAnsi="SimSun" w:cs="SimSun" w:hint="eastAsia"/>
          <w:sz w:val="21"/>
          <w:szCs w:val="21"/>
        </w:rPr>
        <w:t>若无节能、环境标志产品，不填写本表，否则，</w:t>
      </w:r>
      <w:r>
        <w:rPr>
          <w:rStyle w:val="ab"/>
          <w:rFonts w:ascii="SimSun" w:eastAsia="SimSun" w:hAnsi="SimSun" w:cs="SimSun" w:hint="eastAsia"/>
          <w:bCs/>
          <w:sz w:val="21"/>
          <w:szCs w:val="21"/>
        </w:rPr>
        <w:t>视为提供虚假材料</w:t>
      </w:r>
      <w:r>
        <w:rPr>
          <w:rFonts w:ascii="SimSun" w:eastAsia="SimSun" w:hAnsi="SimSun" w:cs="SimSun" w:hint="eastAsia"/>
          <w:sz w:val="21"/>
          <w:szCs w:val="21"/>
        </w:rPr>
        <w:t>。</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Style w:val="ab"/>
          <w:rFonts w:ascii="SimSun" w:eastAsia="SimSun" w:hAnsi="SimSun" w:cs="SimSun" w:hint="eastAsia"/>
          <w:bCs/>
          <w:sz w:val="21"/>
          <w:szCs w:val="21"/>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21"/>
          <w:szCs w:val="21"/>
        </w:rPr>
        <w:lastRenderedPageBreak/>
        <w:t>四</w:t>
      </w:r>
      <w:r>
        <w:rPr>
          <w:rStyle w:val="ab"/>
          <w:rFonts w:ascii="SimSun" w:eastAsia="SimSun" w:hAnsi="SimSun" w:cs="SimSun" w:hint="eastAsia"/>
          <w:bCs/>
          <w:sz w:val="21"/>
          <w:szCs w:val="21"/>
        </w:rPr>
        <w:t>-1-</w:t>
      </w:r>
      <w:r>
        <w:rPr>
          <w:rStyle w:val="ab"/>
          <w:rFonts w:ascii="SimSun" w:eastAsia="SimSun" w:hAnsi="SimSun" w:cs="SimSun" w:hint="eastAsia"/>
          <w:bCs/>
          <w:sz w:val="21"/>
          <w:szCs w:val="21"/>
        </w:rPr>
        <w:t>②优先类节能产品、环境标志产品证明材料（加分适用，若有）</w:t>
      </w:r>
    </w:p>
    <w:p w:rsidR="00D87D24" w:rsidRDefault="004759CB">
      <w:pPr>
        <w:pStyle w:val="aa"/>
        <w:widowControl/>
        <w:spacing w:beforeAutospacing="0" w:after="150" w:afterAutospacing="0"/>
      </w:pPr>
      <w:r>
        <w:rPr>
          <w:rStyle w:val="ab"/>
          <w:rFonts w:ascii="SimSun" w:eastAsia="SimSun" w:hAnsi="SimSun" w:cs="SimSun" w:hint="eastAsia"/>
          <w:bCs/>
          <w:sz w:val="21"/>
          <w:szCs w:val="21"/>
        </w:rPr>
        <w:t> </w:t>
      </w:r>
    </w:p>
    <w:p w:rsidR="00D87D24" w:rsidRDefault="004759CB">
      <w:pPr>
        <w:pStyle w:val="aa"/>
        <w:widowControl/>
        <w:spacing w:beforeAutospacing="0" w:after="150" w:afterAutospacing="0"/>
        <w:jc w:val="center"/>
      </w:pPr>
      <w:r>
        <w:rPr>
          <w:rFonts w:ascii="Calibri" w:hAnsi="Calibri" w:cs="Calibri"/>
          <w:sz w:val="21"/>
          <w:szCs w:val="21"/>
        </w:rPr>
        <w:br/>
      </w:r>
      <w:r>
        <w:rPr>
          <w:rFonts w:ascii="SimSun" w:eastAsia="SimSun" w:hAnsi="SimSun" w:cs="SimSun" w:hint="eastAsia"/>
          <w:sz w:val="21"/>
          <w:szCs w:val="21"/>
        </w:rPr>
        <w:t>四</w:t>
      </w:r>
      <w:r>
        <w:rPr>
          <w:rStyle w:val="ab"/>
          <w:rFonts w:ascii="SimSun" w:eastAsia="SimSun" w:hAnsi="SimSun" w:cs="SimSun" w:hint="eastAsia"/>
          <w:bCs/>
          <w:sz w:val="21"/>
          <w:szCs w:val="21"/>
        </w:rPr>
        <w:t>-2</w:t>
      </w:r>
      <w:r>
        <w:rPr>
          <w:rStyle w:val="ab"/>
          <w:rFonts w:ascii="SimSun" w:eastAsia="SimSun" w:hAnsi="SimSun" w:cs="SimSun" w:hint="eastAsia"/>
          <w:bCs/>
          <w:sz w:val="21"/>
          <w:szCs w:val="21"/>
        </w:rPr>
        <w:t>招标文件规定的其他加分证明材料（若有）</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Fonts w:ascii="SimSun" w:eastAsia="SimSun" w:hAnsi="SimSun" w:cs="SimSun" w:hint="eastAsia"/>
          <w:sz w:val="21"/>
          <w:szCs w:val="21"/>
        </w:rPr>
        <w:t>编制说明</w:t>
      </w:r>
    </w:p>
    <w:p w:rsidR="00D87D24" w:rsidRDefault="004759CB">
      <w:pPr>
        <w:pStyle w:val="aa"/>
        <w:widowControl/>
        <w:spacing w:beforeAutospacing="0" w:after="150" w:afterAutospacing="0"/>
        <w:jc w:val="center"/>
      </w:pPr>
      <w:r>
        <w:rPr>
          <w:rFonts w:ascii="SimSun" w:eastAsia="SimSun" w:hAnsi="SimSun" w:cs="SimSun" w:hint="eastAsia"/>
          <w:sz w:val="21"/>
          <w:szCs w:val="21"/>
        </w:rPr>
        <w:t> </w:t>
      </w:r>
    </w:p>
    <w:p w:rsidR="00D87D24" w:rsidRDefault="004759CB">
      <w:pPr>
        <w:pStyle w:val="aa"/>
        <w:widowControl/>
        <w:spacing w:beforeAutospacing="0" w:after="150" w:afterAutospacing="0"/>
        <w:ind w:firstLine="420"/>
      </w:pPr>
      <w:r>
        <w:rPr>
          <w:rFonts w:ascii="SimSun" w:eastAsia="SimSun" w:hAnsi="SimSun" w:cs="SimSun" w:hint="eastAsia"/>
          <w:sz w:val="21"/>
          <w:szCs w:val="21"/>
        </w:rPr>
        <w:t>若投标人可享受招标文件规定的除</w:t>
      </w:r>
      <w:r>
        <w:rPr>
          <w:rStyle w:val="ab"/>
          <w:rFonts w:ascii="SimSun" w:eastAsia="SimSun" w:hAnsi="SimSun" w:cs="SimSun" w:hint="eastAsia"/>
          <w:bCs/>
          <w:sz w:val="21"/>
          <w:szCs w:val="21"/>
        </w:rPr>
        <w:t>“优先类节能产品、环境标志产品加分”</w:t>
      </w:r>
      <w:r>
        <w:rPr>
          <w:rFonts w:ascii="SimSun" w:eastAsia="SimSun" w:hAnsi="SimSun" w:cs="SimSun" w:hint="eastAsia"/>
          <w:sz w:val="21"/>
          <w:szCs w:val="21"/>
        </w:rPr>
        <w:t>外的其他加分优惠，则投标人应按照招标文件要求提供相应证明材料。</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rPr>
          <w:rStyle w:val="ab"/>
          <w:rFonts w:ascii="SimSun" w:eastAsia="SimSun" w:hAnsi="SimSun" w:cs="SimSun"/>
          <w:bCs/>
          <w:sz w:val="28"/>
          <w:szCs w:val="28"/>
        </w:rPr>
      </w:pPr>
      <w:r>
        <w:rPr>
          <w:rStyle w:val="ab"/>
          <w:rFonts w:ascii="SimSun" w:eastAsia="SimSun" w:hAnsi="SimSun" w:cs="SimSun" w:hint="eastAsia"/>
          <w:bCs/>
          <w:sz w:val="28"/>
          <w:szCs w:val="28"/>
        </w:rPr>
        <w:br w:type="page"/>
      </w:r>
    </w:p>
    <w:p w:rsidR="00D87D24" w:rsidRDefault="004759CB">
      <w:pPr>
        <w:pStyle w:val="aa"/>
        <w:widowControl/>
        <w:spacing w:beforeAutospacing="0" w:after="150" w:afterAutospacing="0"/>
        <w:jc w:val="center"/>
      </w:pPr>
      <w:r>
        <w:rPr>
          <w:rStyle w:val="ab"/>
          <w:rFonts w:ascii="SimSun" w:eastAsia="SimSun" w:hAnsi="SimSun" w:cs="SimSun" w:hint="eastAsia"/>
          <w:bCs/>
          <w:sz w:val="28"/>
          <w:szCs w:val="28"/>
        </w:rPr>
        <w:lastRenderedPageBreak/>
        <w:t>封面格式</w:t>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48"/>
          <w:szCs w:val="48"/>
        </w:rPr>
        <w:t>福建省政府采购投标文件</w:t>
      </w:r>
    </w:p>
    <w:p w:rsidR="00D87D24" w:rsidRDefault="004759CB">
      <w:pPr>
        <w:pStyle w:val="aa"/>
        <w:widowControl/>
        <w:spacing w:beforeAutospacing="0" w:after="150" w:afterAutospacing="0"/>
        <w:jc w:val="center"/>
      </w:pPr>
      <w:r>
        <w:rPr>
          <w:rStyle w:val="ab"/>
          <w:rFonts w:ascii="SimSun" w:eastAsia="SimSun" w:hAnsi="SimSun" w:cs="SimSun" w:hint="eastAsia"/>
          <w:bCs/>
          <w:sz w:val="48"/>
          <w:szCs w:val="48"/>
        </w:rPr>
        <w:t>（技术商务部分）</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36"/>
          <w:szCs w:val="36"/>
          <w:u w:val="single"/>
        </w:rPr>
        <w:t>（填写正本或副本）</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ind w:firstLine="1920"/>
      </w:pPr>
      <w:r>
        <w:rPr>
          <w:rStyle w:val="ab"/>
          <w:rFonts w:ascii="SimSun" w:eastAsia="SimSun" w:hAnsi="SimSun" w:cs="SimSun" w:hint="eastAsia"/>
          <w:bCs/>
          <w:sz w:val="31"/>
          <w:szCs w:val="31"/>
        </w:rPr>
        <w:t>项目名称：</w:t>
      </w:r>
      <w:r>
        <w:rPr>
          <w:rStyle w:val="ab"/>
          <w:rFonts w:ascii="SimSun" w:eastAsia="SimSun" w:hAnsi="SimSun" w:cs="SimSun" w:hint="eastAsia"/>
          <w:bCs/>
          <w:sz w:val="31"/>
          <w:szCs w:val="31"/>
          <w:u w:val="single"/>
        </w:rPr>
        <w:t>（由投标人填写）</w:t>
      </w:r>
    </w:p>
    <w:p w:rsidR="00D87D24" w:rsidRDefault="004759CB">
      <w:pPr>
        <w:pStyle w:val="aa"/>
        <w:widowControl/>
        <w:spacing w:beforeAutospacing="0" w:after="150" w:afterAutospacing="0"/>
        <w:ind w:firstLine="1920"/>
      </w:pPr>
      <w:r>
        <w:rPr>
          <w:rStyle w:val="ab"/>
          <w:rFonts w:ascii="SimSun" w:eastAsia="SimSun" w:hAnsi="SimSun" w:cs="SimSun" w:hint="eastAsia"/>
          <w:bCs/>
          <w:sz w:val="31"/>
          <w:szCs w:val="31"/>
        </w:rPr>
        <w:t>备案编号：</w:t>
      </w:r>
      <w:r>
        <w:rPr>
          <w:rStyle w:val="ab"/>
          <w:rFonts w:ascii="SimSun" w:eastAsia="SimSun" w:hAnsi="SimSun" w:cs="SimSun" w:hint="eastAsia"/>
          <w:bCs/>
          <w:sz w:val="31"/>
          <w:szCs w:val="31"/>
          <w:u w:val="single"/>
        </w:rPr>
        <w:t>（由投标人填写）</w:t>
      </w:r>
    </w:p>
    <w:p w:rsidR="00D87D24" w:rsidRDefault="004759CB">
      <w:pPr>
        <w:pStyle w:val="aa"/>
        <w:widowControl/>
        <w:spacing w:beforeAutospacing="0" w:after="150" w:afterAutospacing="0"/>
        <w:ind w:firstLine="1920"/>
      </w:pPr>
      <w:r>
        <w:rPr>
          <w:rStyle w:val="ab"/>
          <w:rFonts w:ascii="SimSun" w:eastAsia="SimSun" w:hAnsi="SimSun" w:cs="SimSun" w:hint="eastAsia"/>
          <w:bCs/>
          <w:sz w:val="31"/>
          <w:szCs w:val="31"/>
        </w:rPr>
        <w:t>项目编号：</w:t>
      </w:r>
      <w:r>
        <w:rPr>
          <w:rStyle w:val="ab"/>
          <w:rFonts w:ascii="SimSun" w:eastAsia="SimSun" w:hAnsi="SimSun" w:cs="SimSun" w:hint="eastAsia"/>
          <w:bCs/>
          <w:sz w:val="31"/>
          <w:szCs w:val="31"/>
          <w:u w:val="single"/>
        </w:rPr>
        <w:t>（由投标人填写）</w:t>
      </w:r>
    </w:p>
    <w:p w:rsidR="00D87D24" w:rsidRDefault="004759CB">
      <w:pPr>
        <w:pStyle w:val="aa"/>
        <w:widowControl/>
        <w:spacing w:beforeAutospacing="0" w:after="150" w:afterAutospacing="0"/>
        <w:ind w:firstLine="1920"/>
      </w:pPr>
      <w:r>
        <w:rPr>
          <w:rStyle w:val="ab"/>
          <w:rFonts w:ascii="SimSun" w:eastAsia="SimSun" w:hAnsi="SimSun" w:cs="SimSun" w:hint="eastAsia"/>
          <w:bCs/>
          <w:sz w:val="31"/>
          <w:szCs w:val="31"/>
        </w:rPr>
        <w:t>所投采购包：</w:t>
      </w:r>
      <w:r>
        <w:rPr>
          <w:rStyle w:val="ab"/>
          <w:rFonts w:ascii="SimSun" w:eastAsia="SimSun" w:hAnsi="SimSun" w:cs="SimSun" w:hint="eastAsia"/>
          <w:bCs/>
          <w:sz w:val="31"/>
          <w:szCs w:val="31"/>
          <w:u w:val="single"/>
        </w:rPr>
        <w:t>（由投标人填写）</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pPr>
      <w:r>
        <w:rPr>
          <w:rFonts w:ascii="SimSun" w:eastAsia="SimSun" w:hAnsi="SimSun" w:cs="SimSun" w:hint="eastAsia"/>
          <w:sz w:val="36"/>
          <w:szCs w:val="36"/>
        </w:rPr>
        <w:t> </w:t>
      </w:r>
    </w:p>
    <w:p w:rsidR="00D87D24" w:rsidRDefault="004759CB">
      <w:pPr>
        <w:pStyle w:val="aa"/>
        <w:widowControl/>
        <w:spacing w:beforeAutospacing="0" w:after="150" w:afterAutospacing="0"/>
        <w:jc w:val="center"/>
      </w:pPr>
      <w:r>
        <w:rPr>
          <w:rStyle w:val="ab"/>
          <w:rFonts w:ascii="SimSun" w:eastAsia="SimSun" w:hAnsi="SimSun" w:cs="SimSun" w:hint="eastAsia"/>
          <w:bCs/>
          <w:sz w:val="31"/>
          <w:szCs w:val="31"/>
        </w:rPr>
        <w:t>投标人：</w:t>
      </w:r>
      <w:r>
        <w:rPr>
          <w:rStyle w:val="ab"/>
          <w:rFonts w:ascii="SimSun" w:eastAsia="SimSun" w:hAnsi="SimSun" w:cs="SimSun" w:hint="eastAsia"/>
          <w:bCs/>
          <w:sz w:val="31"/>
          <w:szCs w:val="31"/>
          <w:u w:val="single"/>
        </w:rPr>
        <w:t>（填写“全称”）</w:t>
      </w:r>
    </w:p>
    <w:p w:rsidR="00D87D24" w:rsidRDefault="004759CB">
      <w:pPr>
        <w:pStyle w:val="aa"/>
        <w:widowControl/>
        <w:spacing w:beforeAutospacing="0" w:after="150" w:afterAutospacing="0"/>
        <w:jc w:val="center"/>
        <w:rPr>
          <w:rStyle w:val="ab"/>
          <w:rFonts w:ascii="SimSun" w:eastAsia="SimSun" w:hAnsi="SimSun" w:cs="SimSun"/>
          <w:bCs/>
          <w:sz w:val="31"/>
          <w:szCs w:val="31"/>
        </w:rPr>
      </w:pPr>
      <w:r>
        <w:rPr>
          <w:rStyle w:val="ab"/>
          <w:rFonts w:ascii="SimSun" w:eastAsia="SimSun" w:hAnsi="SimSun" w:cs="SimSun" w:hint="eastAsia"/>
          <w:bCs/>
          <w:sz w:val="31"/>
          <w:szCs w:val="31"/>
          <w:u w:val="single"/>
        </w:rPr>
        <w:t>（由投标人填写）</w:t>
      </w:r>
      <w:r>
        <w:rPr>
          <w:rStyle w:val="ab"/>
          <w:rFonts w:ascii="SimSun" w:eastAsia="SimSun" w:hAnsi="SimSun" w:cs="SimSun" w:hint="eastAsia"/>
          <w:bCs/>
          <w:sz w:val="31"/>
          <w:szCs w:val="31"/>
        </w:rPr>
        <w:t>年</w:t>
      </w:r>
      <w:r>
        <w:rPr>
          <w:rStyle w:val="ab"/>
          <w:rFonts w:ascii="SimSun" w:eastAsia="SimSun" w:hAnsi="SimSun" w:cs="SimSun" w:hint="eastAsia"/>
          <w:bCs/>
          <w:sz w:val="31"/>
          <w:szCs w:val="31"/>
          <w:u w:val="single"/>
        </w:rPr>
        <w:t>（由投标人填写）</w:t>
      </w:r>
      <w:r>
        <w:rPr>
          <w:rStyle w:val="ab"/>
          <w:rFonts w:ascii="SimSun" w:eastAsia="SimSun" w:hAnsi="SimSun" w:cs="SimSun" w:hint="eastAsia"/>
          <w:bCs/>
          <w:sz w:val="31"/>
          <w:szCs w:val="31"/>
        </w:rPr>
        <w:t>月</w:t>
      </w:r>
    </w:p>
    <w:p w:rsidR="00D87D24" w:rsidRDefault="004759CB">
      <w:pPr>
        <w:rPr>
          <w:rStyle w:val="ab"/>
          <w:rFonts w:ascii="SimSun" w:eastAsia="SimSun" w:hAnsi="SimSun" w:cs="SimSun"/>
          <w:bCs/>
          <w:sz w:val="31"/>
          <w:szCs w:val="31"/>
        </w:rPr>
      </w:pPr>
      <w:r>
        <w:rPr>
          <w:rStyle w:val="ab"/>
          <w:rFonts w:ascii="SimSun" w:eastAsia="SimSun" w:hAnsi="SimSun" w:cs="SimSun" w:hint="eastAsia"/>
          <w:bCs/>
          <w:sz w:val="31"/>
          <w:szCs w:val="31"/>
        </w:rPr>
        <w:lastRenderedPageBreak/>
        <w:br w:type="page"/>
      </w:r>
    </w:p>
    <w:p w:rsidR="00D87D24" w:rsidRDefault="004759CB">
      <w:pPr>
        <w:pStyle w:val="aa"/>
        <w:widowControl/>
        <w:spacing w:beforeAutospacing="0" w:after="150" w:afterAutospacing="0"/>
      </w:pPr>
      <w:r>
        <w:rPr>
          <w:rFonts w:ascii="SimSun" w:eastAsia="SimSun" w:hAnsi="SimSun" w:cs="SimSun" w:hint="eastAsia"/>
          <w:sz w:val="21"/>
          <w:szCs w:val="21"/>
        </w:rPr>
        <w:lastRenderedPageBreak/>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Fonts w:ascii="Calibri" w:hAnsi="Calibri" w:cs="Calibri"/>
          <w:sz w:val="21"/>
          <w:szCs w:val="21"/>
        </w:rPr>
        <w:br/>
      </w:r>
      <w:r>
        <w:rPr>
          <w:rStyle w:val="ab"/>
          <w:rFonts w:ascii="SimSun" w:eastAsia="SimSun" w:hAnsi="SimSun" w:cs="SimSun" w:hint="eastAsia"/>
          <w:bCs/>
          <w:sz w:val="28"/>
          <w:szCs w:val="28"/>
        </w:rPr>
        <w:t>索引</w:t>
      </w:r>
    </w:p>
    <w:p w:rsidR="00D87D24" w:rsidRDefault="004759CB">
      <w:pPr>
        <w:pStyle w:val="aa"/>
        <w:widowControl/>
        <w:spacing w:beforeAutospacing="0" w:after="150" w:afterAutospacing="0"/>
      </w:pPr>
      <w:r>
        <w:rPr>
          <w:rFonts w:ascii="SimSun" w:eastAsia="SimSun" w:hAnsi="SimSun" w:cs="SimSun" w:hint="eastAsia"/>
          <w:sz w:val="28"/>
          <w:szCs w:val="28"/>
        </w:rPr>
        <w:t>一、标的说明一览表</w:t>
      </w:r>
    </w:p>
    <w:p w:rsidR="00D87D24" w:rsidRDefault="004759CB">
      <w:pPr>
        <w:pStyle w:val="aa"/>
        <w:widowControl/>
        <w:spacing w:beforeAutospacing="0" w:after="150" w:afterAutospacing="0"/>
      </w:pPr>
      <w:r>
        <w:rPr>
          <w:rFonts w:ascii="SimSun" w:eastAsia="SimSun" w:hAnsi="SimSun" w:cs="SimSun" w:hint="eastAsia"/>
          <w:sz w:val="28"/>
          <w:szCs w:val="28"/>
        </w:rPr>
        <w:t>二、技术和服务要求响应表</w:t>
      </w:r>
    </w:p>
    <w:p w:rsidR="00D87D24" w:rsidRDefault="004759CB">
      <w:pPr>
        <w:pStyle w:val="aa"/>
        <w:widowControl/>
        <w:spacing w:beforeAutospacing="0" w:after="150" w:afterAutospacing="0"/>
      </w:pPr>
      <w:r>
        <w:rPr>
          <w:rFonts w:ascii="SimSun" w:eastAsia="SimSun" w:hAnsi="SimSun" w:cs="SimSun" w:hint="eastAsia"/>
          <w:sz w:val="28"/>
          <w:szCs w:val="28"/>
        </w:rPr>
        <w:t>三、商务条件响应表</w:t>
      </w:r>
    </w:p>
    <w:p w:rsidR="00D87D24" w:rsidRDefault="004759CB">
      <w:pPr>
        <w:pStyle w:val="aa"/>
        <w:widowControl/>
        <w:spacing w:beforeAutospacing="0" w:after="150" w:afterAutospacing="0"/>
      </w:pPr>
      <w:r>
        <w:rPr>
          <w:rFonts w:ascii="SimSun" w:eastAsia="SimSun" w:hAnsi="SimSun" w:cs="SimSun" w:hint="eastAsia"/>
          <w:sz w:val="28"/>
          <w:szCs w:val="28"/>
        </w:rPr>
        <w:t>四、投标人提交的其他资料（若有）</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Fonts w:ascii="SimSun" w:eastAsia="SimSun" w:hAnsi="SimSun" w:cs="SimSun" w:hint="eastAsia"/>
          <w:sz w:val="21"/>
          <w:szCs w:val="21"/>
        </w:rPr>
        <w:t>※注意</w:t>
      </w:r>
    </w:p>
    <w:p w:rsidR="00D87D24" w:rsidRDefault="004759CB">
      <w:pPr>
        <w:pStyle w:val="aa"/>
        <w:widowControl/>
        <w:spacing w:beforeAutospacing="0" w:after="150" w:afterAutospacing="0"/>
        <w:ind w:firstLine="420"/>
      </w:pPr>
      <w:r>
        <w:rPr>
          <w:rFonts w:ascii="SimSun" w:eastAsia="SimSun" w:hAnsi="SimSun" w:cs="SimSun" w:hint="eastAsia"/>
          <w:sz w:val="21"/>
          <w:szCs w:val="21"/>
        </w:rPr>
        <w:t>技术商务部分中不得出现报价部分的全部或部分的投标报价信息（或组成资料），否则</w:t>
      </w:r>
      <w:r>
        <w:rPr>
          <w:rStyle w:val="ab"/>
          <w:rFonts w:ascii="SimSun" w:eastAsia="SimSun" w:hAnsi="SimSun" w:cs="SimSun" w:hint="eastAsia"/>
          <w:bCs/>
          <w:sz w:val="21"/>
          <w:szCs w:val="21"/>
        </w:rPr>
        <w:t>符合性审查不合格</w:t>
      </w:r>
      <w:r>
        <w:rPr>
          <w:rFonts w:ascii="SimSun" w:eastAsia="SimSun" w:hAnsi="SimSun" w:cs="SimSun" w:hint="eastAsia"/>
          <w:sz w:val="21"/>
          <w:szCs w:val="21"/>
        </w:rPr>
        <w:t>。</w:t>
      </w:r>
    </w:p>
    <w:p w:rsidR="00D87D24" w:rsidRDefault="004759CB">
      <w:pPr>
        <w:pStyle w:val="aa"/>
        <w:widowControl/>
        <w:spacing w:beforeAutospacing="0" w:after="150" w:afterAutospacing="0"/>
        <w:ind w:firstLine="420"/>
      </w:pPr>
      <w:r>
        <w:rPr>
          <w:rFonts w:ascii="SimSun" w:eastAsia="SimSun" w:hAnsi="SimSun" w:cs="SimSun" w:hint="eastAsia"/>
          <w:sz w:val="21"/>
          <w:szCs w:val="21"/>
        </w:rPr>
        <w:t> </w:t>
      </w:r>
    </w:p>
    <w:p w:rsidR="00D87D24" w:rsidRDefault="004759CB">
      <w:pPr>
        <w:pStyle w:val="aa"/>
        <w:widowControl/>
        <w:spacing w:beforeAutospacing="0" w:after="150" w:afterAutospacing="0"/>
        <w:ind w:firstLine="420"/>
      </w:pPr>
      <w:r>
        <w:rPr>
          <w:rFonts w:ascii="SimSun" w:eastAsia="SimSun" w:hAnsi="SimSun" w:cs="SimSun" w:hint="eastAsia"/>
          <w:sz w:val="21"/>
          <w:szCs w:val="21"/>
        </w:rPr>
        <w:t> </w:t>
      </w:r>
    </w:p>
    <w:p w:rsidR="00D87D24" w:rsidRDefault="004759CB">
      <w:pPr>
        <w:pStyle w:val="aa"/>
        <w:widowControl/>
        <w:spacing w:beforeAutospacing="0" w:after="150" w:afterAutospacing="0"/>
        <w:jc w:val="center"/>
        <w:rPr>
          <w:rFonts w:ascii="Calibri" w:hAnsi="Calibri" w:cs="Calibri"/>
          <w:sz w:val="21"/>
          <w:szCs w:val="21"/>
        </w:rPr>
      </w:pPr>
      <w:r>
        <w:rPr>
          <w:rFonts w:ascii="Calibri" w:hAnsi="Calibri" w:cs="Calibri"/>
          <w:sz w:val="21"/>
          <w:szCs w:val="21"/>
        </w:rPr>
        <w:br/>
      </w:r>
    </w:p>
    <w:p w:rsidR="00D87D24" w:rsidRDefault="004759CB">
      <w:pPr>
        <w:rPr>
          <w:rFonts w:ascii="Calibri" w:hAnsi="Calibri" w:cs="Calibri"/>
          <w:szCs w:val="21"/>
        </w:rPr>
      </w:pPr>
      <w:r>
        <w:rPr>
          <w:rFonts w:ascii="Calibri" w:hAnsi="Calibri" w:cs="Calibri"/>
          <w:szCs w:val="21"/>
        </w:rPr>
        <w:br w:type="page"/>
      </w:r>
    </w:p>
    <w:p w:rsidR="00D87D24" w:rsidRDefault="004759CB">
      <w:pPr>
        <w:pStyle w:val="aa"/>
        <w:widowControl/>
        <w:spacing w:beforeAutospacing="0" w:after="150" w:afterAutospacing="0"/>
        <w:jc w:val="center"/>
        <w:outlineLvl w:val="0"/>
      </w:pPr>
      <w:r>
        <w:rPr>
          <w:rStyle w:val="ab"/>
          <w:rFonts w:ascii="SimSun" w:eastAsia="SimSun" w:hAnsi="SimSun" w:cs="SimSun" w:hint="eastAsia"/>
          <w:bCs/>
          <w:sz w:val="21"/>
          <w:szCs w:val="21"/>
        </w:rPr>
        <w:lastRenderedPageBreak/>
        <w:t>一、标的说明一览表</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项目编号：</w:t>
      </w:r>
      <w:r>
        <w:rPr>
          <w:rFonts w:ascii="SimSun" w:eastAsia="SimSun" w:hAnsi="SimSun" w:cs="SimSun" w:hint="eastAsia"/>
          <w:sz w:val="21"/>
          <w:szCs w:val="21"/>
          <w:u w:val="single"/>
        </w:rPr>
        <w:t>                   </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58"/>
        <w:gridCol w:w="854"/>
        <w:gridCol w:w="1691"/>
        <w:gridCol w:w="854"/>
        <w:gridCol w:w="1139"/>
        <w:gridCol w:w="1138"/>
        <w:gridCol w:w="1886"/>
      </w:tblGrid>
      <w:tr w:rsidR="00D87D24">
        <w:tc>
          <w:tcPr>
            <w:tcW w:w="96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采购包</w:t>
            </w:r>
          </w:p>
        </w:tc>
        <w:tc>
          <w:tcPr>
            <w:tcW w:w="85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品目号</w:t>
            </w:r>
          </w:p>
        </w:tc>
        <w:tc>
          <w:tcPr>
            <w:tcW w:w="169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投标标的</w:t>
            </w:r>
          </w:p>
        </w:tc>
        <w:tc>
          <w:tcPr>
            <w:tcW w:w="85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数量</w:t>
            </w:r>
          </w:p>
        </w:tc>
        <w:tc>
          <w:tcPr>
            <w:tcW w:w="114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规格（品牌</w:t>
            </w:r>
            <w:r>
              <w:rPr>
                <w:rFonts w:ascii="SimSun" w:eastAsia="SimSun" w:hAnsi="SimSun" w:cs="SimSun" w:hint="eastAsia"/>
                <w:sz w:val="21"/>
                <w:szCs w:val="21"/>
              </w:rPr>
              <w:t>/</w:t>
            </w:r>
            <w:r>
              <w:rPr>
                <w:rFonts w:ascii="SimSun" w:eastAsia="SimSun" w:hAnsi="SimSun" w:cs="SimSun" w:hint="eastAsia"/>
                <w:sz w:val="21"/>
                <w:szCs w:val="21"/>
              </w:rPr>
              <w:t>型号）</w:t>
            </w:r>
          </w:p>
        </w:tc>
        <w:tc>
          <w:tcPr>
            <w:tcW w:w="114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来源地</w:t>
            </w:r>
          </w:p>
        </w:tc>
        <w:tc>
          <w:tcPr>
            <w:tcW w:w="189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备注</w:t>
            </w:r>
          </w:p>
        </w:tc>
      </w:tr>
      <w:tr w:rsidR="00D87D24">
        <w:tc>
          <w:tcPr>
            <w:tcW w:w="960" w:type="dxa"/>
            <w:vMerge w:val="restart"/>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w:t>
            </w:r>
          </w:p>
        </w:tc>
        <w:tc>
          <w:tcPr>
            <w:tcW w:w="85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*-1</w:t>
            </w:r>
          </w:p>
        </w:tc>
        <w:tc>
          <w:tcPr>
            <w:tcW w:w="1695" w:type="dxa"/>
            <w:shd w:val="clear" w:color="auto" w:fill="auto"/>
            <w:tcMar>
              <w:top w:w="0" w:type="dxa"/>
              <w:left w:w="105" w:type="dxa"/>
              <w:bottom w:w="0" w:type="dxa"/>
              <w:right w:w="105" w:type="dxa"/>
            </w:tcMar>
          </w:tcPr>
          <w:p w:rsidR="00D87D24" w:rsidRDefault="00D87D24">
            <w:pPr>
              <w:widowControl/>
              <w:jc w:val="left"/>
            </w:pPr>
          </w:p>
        </w:tc>
        <w:tc>
          <w:tcPr>
            <w:tcW w:w="855" w:type="dxa"/>
            <w:shd w:val="clear" w:color="auto" w:fill="auto"/>
            <w:tcMar>
              <w:top w:w="0" w:type="dxa"/>
              <w:left w:w="105" w:type="dxa"/>
              <w:bottom w:w="0" w:type="dxa"/>
              <w:right w:w="105" w:type="dxa"/>
            </w:tcMar>
          </w:tcPr>
          <w:p w:rsidR="00D87D24" w:rsidRDefault="00D87D24">
            <w:pPr>
              <w:widowControl/>
              <w:jc w:val="left"/>
            </w:pPr>
          </w:p>
        </w:tc>
        <w:tc>
          <w:tcPr>
            <w:tcW w:w="1140" w:type="dxa"/>
            <w:shd w:val="clear" w:color="auto" w:fill="auto"/>
            <w:tcMar>
              <w:top w:w="0" w:type="dxa"/>
              <w:left w:w="105" w:type="dxa"/>
              <w:bottom w:w="0" w:type="dxa"/>
              <w:right w:w="105" w:type="dxa"/>
            </w:tcMar>
          </w:tcPr>
          <w:p w:rsidR="00D87D24" w:rsidRDefault="00D87D24">
            <w:pPr>
              <w:widowControl/>
              <w:jc w:val="left"/>
            </w:pPr>
          </w:p>
        </w:tc>
        <w:tc>
          <w:tcPr>
            <w:tcW w:w="1140" w:type="dxa"/>
            <w:shd w:val="clear" w:color="auto" w:fill="auto"/>
            <w:tcMar>
              <w:top w:w="0" w:type="dxa"/>
              <w:left w:w="105" w:type="dxa"/>
              <w:bottom w:w="0" w:type="dxa"/>
              <w:right w:w="105" w:type="dxa"/>
            </w:tcMar>
          </w:tcPr>
          <w:p w:rsidR="00D87D24" w:rsidRDefault="00D87D24">
            <w:pPr>
              <w:widowControl/>
              <w:jc w:val="left"/>
            </w:pPr>
          </w:p>
        </w:tc>
        <w:tc>
          <w:tcPr>
            <w:tcW w:w="1890" w:type="dxa"/>
            <w:shd w:val="clear" w:color="auto" w:fill="auto"/>
            <w:tcMar>
              <w:top w:w="0" w:type="dxa"/>
              <w:left w:w="105" w:type="dxa"/>
              <w:bottom w:w="0" w:type="dxa"/>
              <w:right w:w="105" w:type="dxa"/>
            </w:tcMar>
          </w:tcPr>
          <w:p w:rsidR="00D87D24" w:rsidRDefault="00D87D24">
            <w:pPr>
              <w:widowControl/>
              <w:jc w:val="left"/>
            </w:pPr>
          </w:p>
        </w:tc>
      </w:tr>
      <w:tr w:rsidR="00D87D24">
        <w:tc>
          <w:tcPr>
            <w:tcW w:w="960" w:type="dxa"/>
            <w:vMerge/>
            <w:shd w:val="clear" w:color="auto" w:fill="auto"/>
            <w:tcMar>
              <w:top w:w="0" w:type="dxa"/>
              <w:left w:w="105" w:type="dxa"/>
              <w:bottom w:w="0" w:type="dxa"/>
              <w:right w:w="105" w:type="dxa"/>
            </w:tcMar>
            <w:vAlign w:val="center"/>
          </w:tcPr>
          <w:p w:rsidR="00D87D24" w:rsidRDefault="00D87D24">
            <w:pPr>
              <w:rPr>
                <w:rFonts w:ascii="SimSun"/>
                <w:sz w:val="24"/>
              </w:rPr>
            </w:pPr>
          </w:p>
        </w:tc>
        <w:tc>
          <w:tcPr>
            <w:tcW w:w="85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Calibri" w:hAnsi="Calibri" w:cs="Calibri"/>
                <w:sz w:val="21"/>
                <w:szCs w:val="21"/>
              </w:rPr>
              <w:t>…</w:t>
            </w:r>
          </w:p>
        </w:tc>
        <w:tc>
          <w:tcPr>
            <w:tcW w:w="1695" w:type="dxa"/>
            <w:shd w:val="clear" w:color="auto" w:fill="auto"/>
            <w:tcMar>
              <w:top w:w="0" w:type="dxa"/>
              <w:left w:w="105" w:type="dxa"/>
              <w:bottom w:w="0" w:type="dxa"/>
              <w:right w:w="105" w:type="dxa"/>
            </w:tcMar>
          </w:tcPr>
          <w:p w:rsidR="00D87D24" w:rsidRDefault="00D87D24">
            <w:pPr>
              <w:widowControl/>
              <w:jc w:val="left"/>
            </w:pPr>
          </w:p>
        </w:tc>
        <w:tc>
          <w:tcPr>
            <w:tcW w:w="855" w:type="dxa"/>
            <w:shd w:val="clear" w:color="auto" w:fill="auto"/>
            <w:tcMar>
              <w:top w:w="0" w:type="dxa"/>
              <w:left w:w="105" w:type="dxa"/>
              <w:bottom w:w="0" w:type="dxa"/>
              <w:right w:w="105" w:type="dxa"/>
            </w:tcMar>
          </w:tcPr>
          <w:p w:rsidR="00D87D24" w:rsidRDefault="00D87D24">
            <w:pPr>
              <w:widowControl/>
              <w:jc w:val="left"/>
            </w:pPr>
          </w:p>
        </w:tc>
        <w:tc>
          <w:tcPr>
            <w:tcW w:w="1140" w:type="dxa"/>
            <w:shd w:val="clear" w:color="auto" w:fill="auto"/>
            <w:tcMar>
              <w:top w:w="0" w:type="dxa"/>
              <w:left w:w="105" w:type="dxa"/>
              <w:bottom w:w="0" w:type="dxa"/>
              <w:right w:w="105" w:type="dxa"/>
            </w:tcMar>
          </w:tcPr>
          <w:p w:rsidR="00D87D24" w:rsidRDefault="00D87D24">
            <w:pPr>
              <w:widowControl/>
              <w:jc w:val="left"/>
            </w:pPr>
          </w:p>
        </w:tc>
        <w:tc>
          <w:tcPr>
            <w:tcW w:w="1140" w:type="dxa"/>
            <w:shd w:val="clear" w:color="auto" w:fill="auto"/>
            <w:tcMar>
              <w:top w:w="0" w:type="dxa"/>
              <w:left w:w="105" w:type="dxa"/>
              <w:bottom w:w="0" w:type="dxa"/>
              <w:right w:w="105" w:type="dxa"/>
            </w:tcMar>
          </w:tcPr>
          <w:p w:rsidR="00D87D24" w:rsidRDefault="00D87D24">
            <w:pPr>
              <w:widowControl/>
              <w:jc w:val="left"/>
            </w:pPr>
          </w:p>
        </w:tc>
        <w:tc>
          <w:tcPr>
            <w:tcW w:w="1890" w:type="dxa"/>
            <w:shd w:val="clear" w:color="auto" w:fill="auto"/>
            <w:tcMar>
              <w:top w:w="0" w:type="dxa"/>
              <w:left w:w="105" w:type="dxa"/>
              <w:bottom w:w="0" w:type="dxa"/>
              <w:right w:w="105" w:type="dxa"/>
            </w:tcMar>
          </w:tcPr>
          <w:p w:rsidR="00D87D24" w:rsidRDefault="00D87D24">
            <w:pPr>
              <w:widowControl/>
              <w:jc w:val="left"/>
            </w:pPr>
          </w:p>
        </w:tc>
      </w:tr>
      <w:tr w:rsidR="00D87D24">
        <w:tc>
          <w:tcPr>
            <w:tcW w:w="96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Calibri" w:hAnsi="Calibri" w:cs="Calibri"/>
                <w:sz w:val="21"/>
                <w:szCs w:val="21"/>
              </w:rPr>
              <w:t>…</w:t>
            </w:r>
          </w:p>
        </w:tc>
        <w:tc>
          <w:tcPr>
            <w:tcW w:w="855" w:type="dxa"/>
            <w:shd w:val="clear" w:color="auto" w:fill="auto"/>
            <w:tcMar>
              <w:top w:w="0" w:type="dxa"/>
              <w:left w:w="105" w:type="dxa"/>
              <w:bottom w:w="0" w:type="dxa"/>
              <w:right w:w="105" w:type="dxa"/>
            </w:tcMar>
            <w:vAlign w:val="center"/>
          </w:tcPr>
          <w:p w:rsidR="00D87D24" w:rsidRDefault="00D87D24">
            <w:pPr>
              <w:widowControl/>
              <w:jc w:val="left"/>
            </w:pPr>
          </w:p>
        </w:tc>
        <w:tc>
          <w:tcPr>
            <w:tcW w:w="1695" w:type="dxa"/>
            <w:shd w:val="clear" w:color="auto" w:fill="auto"/>
            <w:tcMar>
              <w:top w:w="0" w:type="dxa"/>
              <w:left w:w="105" w:type="dxa"/>
              <w:bottom w:w="0" w:type="dxa"/>
              <w:right w:w="105" w:type="dxa"/>
            </w:tcMar>
          </w:tcPr>
          <w:p w:rsidR="00D87D24" w:rsidRDefault="00D87D24">
            <w:pPr>
              <w:widowControl/>
              <w:jc w:val="left"/>
            </w:pPr>
          </w:p>
        </w:tc>
        <w:tc>
          <w:tcPr>
            <w:tcW w:w="855" w:type="dxa"/>
            <w:shd w:val="clear" w:color="auto" w:fill="auto"/>
            <w:tcMar>
              <w:top w:w="0" w:type="dxa"/>
              <w:left w:w="105" w:type="dxa"/>
              <w:bottom w:w="0" w:type="dxa"/>
              <w:right w:w="105" w:type="dxa"/>
            </w:tcMar>
          </w:tcPr>
          <w:p w:rsidR="00D87D24" w:rsidRDefault="00D87D24">
            <w:pPr>
              <w:widowControl/>
              <w:jc w:val="left"/>
            </w:pPr>
          </w:p>
        </w:tc>
        <w:tc>
          <w:tcPr>
            <w:tcW w:w="1140" w:type="dxa"/>
            <w:shd w:val="clear" w:color="auto" w:fill="auto"/>
            <w:tcMar>
              <w:top w:w="0" w:type="dxa"/>
              <w:left w:w="105" w:type="dxa"/>
              <w:bottom w:w="0" w:type="dxa"/>
              <w:right w:w="105" w:type="dxa"/>
            </w:tcMar>
          </w:tcPr>
          <w:p w:rsidR="00D87D24" w:rsidRDefault="00D87D24">
            <w:pPr>
              <w:widowControl/>
              <w:jc w:val="left"/>
            </w:pPr>
          </w:p>
        </w:tc>
        <w:tc>
          <w:tcPr>
            <w:tcW w:w="1140" w:type="dxa"/>
            <w:shd w:val="clear" w:color="auto" w:fill="auto"/>
            <w:tcMar>
              <w:top w:w="0" w:type="dxa"/>
              <w:left w:w="105" w:type="dxa"/>
              <w:bottom w:w="0" w:type="dxa"/>
              <w:right w:w="105" w:type="dxa"/>
            </w:tcMar>
          </w:tcPr>
          <w:p w:rsidR="00D87D24" w:rsidRDefault="00D87D24">
            <w:pPr>
              <w:widowControl/>
              <w:jc w:val="left"/>
            </w:pPr>
          </w:p>
        </w:tc>
        <w:tc>
          <w:tcPr>
            <w:tcW w:w="1890" w:type="dxa"/>
            <w:shd w:val="clear" w:color="auto" w:fill="auto"/>
            <w:tcMar>
              <w:top w:w="0" w:type="dxa"/>
              <w:left w:w="105" w:type="dxa"/>
              <w:bottom w:w="0" w:type="dxa"/>
              <w:right w:w="105" w:type="dxa"/>
            </w:tcMar>
          </w:tcPr>
          <w:p w:rsidR="00D87D24" w:rsidRDefault="00D87D24">
            <w:pPr>
              <w:widowControl/>
              <w:jc w:val="left"/>
            </w:pPr>
          </w:p>
        </w:tc>
      </w:tr>
    </w:tbl>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、本表应按照下列规定填写：</w:t>
      </w:r>
    </w:p>
    <w:p w:rsidR="00D87D24" w:rsidRDefault="004759CB">
      <w:pPr>
        <w:pStyle w:val="aa"/>
        <w:widowControl/>
        <w:spacing w:beforeAutospacing="0" w:after="150" w:afterAutospacing="0"/>
      </w:pPr>
      <w:r>
        <w:rPr>
          <w:rFonts w:ascii="SimSun" w:eastAsia="SimSun" w:hAnsi="SimSun" w:cs="SimSun" w:hint="eastAsia"/>
          <w:sz w:val="21"/>
          <w:szCs w:val="21"/>
        </w:rPr>
        <w:t>1.1</w:t>
      </w:r>
      <w:r>
        <w:rPr>
          <w:rFonts w:ascii="SimSun" w:eastAsia="SimSun" w:hAnsi="SimSun" w:cs="SimSun" w:hint="eastAsia"/>
          <w:sz w:val="21"/>
          <w:szCs w:val="21"/>
        </w:rPr>
        <w:t>“采购包”、“品目号”、“投标标的”及“数量”应与招标文件《采购标的一览表》中的有关内容（“采购包”、“品目号”、“采购标的”及“数量”）保持一致。</w:t>
      </w:r>
    </w:p>
    <w:p w:rsidR="00D87D24" w:rsidRDefault="004759CB">
      <w:pPr>
        <w:pStyle w:val="aa"/>
        <w:widowControl/>
        <w:spacing w:beforeAutospacing="0" w:after="150" w:afterAutospacing="0"/>
      </w:pPr>
      <w:r>
        <w:rPr>
          <w:rFonts w:ascii="SimSun" w:eastAsia="SimSun" w:hAnsi="SimSun" w:cs="SimSun" w:hint="eastAsia"/>
          <w:sz w:val="21"/>
          <w:szCs w:val="21"/>
        </w:rPr>
        <w:t>1.2</w:t>
      </w:r>
      <w:r>
        <w:rPr>
          <w:rFonts w:ascii="SimSun" w:eastAsia="SimSun" w:hAnsi="SimSun" w:cs="SimSun" w:hint="eastAsia"/>
          <w:sz w:val="21"/>
          <w:szCs w:val="21"/>
        </w:rPr>
        <w:t>“投标标的”为货物的：</w:t>
      </w:r>
      <w:r>
        <w:rPr>
          <w:rStyle w:val="ab"/>
          <w:rFonts w:ascii="SimSun" w:eastAsia="SimSun" w:hAnsi="SimSun" w:cs="SimSun" w:hint="eastAsia"/>
          <w:bCs/>
          <w:sz w:val="21"/>
          <w:szCs w:val="21"/>
        </w:rPr>
        <w:t>“规格”</w:t>
      </w:r>
      <w:r>
        <w:rPr>
          <w:rFonts w:ascii="SimSun" w:eastAsia="SimSun" w:hAnsi="SimSun" w:cs="SimSun" w:hint="eastAsia"/>
          <w:sz w:val="21"/>
          <w:szCs w:val="21"/>
        </w:rPr>
        <w:t>项下应填写货物制造厂商赋予的品牌（属于节能、环保清单产品的货物，填写的品牌名称应与清单载明的品牌名称保持一致）及具体型号。</w:t>
      </w:r>
      <w:r>
        <w:rPr>
          <w:rStyle w:val="ab"/>
          <w:rFonts w:ascii="SimSun" w:eastAsia="SimSun" w:hAnsi="SimSun" w:cs="SimSun" w:hint="eastAsia"/>
          <w:bCs/>
          <w:sz w:val="21"/>
          <w:szCs w:val="21"/>
        </w:rPr>
        <w:t>“来源地”</w:t>
      </w:r>
      <w:r>
        <w:rPr>
          <w:rFonts w:ascii="SimSun" w:eastAsia="SimSun" w:hAnsi="SimSun" w:cs="SimSun" w:hint="eastAsia"/>
          <w:sz w:val="21"/>
          <w:szCs w:val="21"/>
        </w:rPr>
        <w:t>应填写货物的原产地。</w:t>
      </w:r>
      <w:r>
        <w:rPr>
          <w:rStyle w:val="ab"/>
          <w:rFonts w:ascii="SimSun" w:eastAsia="SimSun" w:hAnsi="SimSun" w:cs="SimSun" w:hint="eastAsia"/>
          <w:bCs/>
          <w:sz w:val="21"/>
          <w:szCs w:val="21"/>
        </w:rPr>
        <w:t>“备注”</w:t>
      </w:r>
      <w:r>
        <w:rPr>
          <w:rFonts w:ascii="SimSun" w:eastAsia="SimSun" w:hAnsi="SimSun" w:cs="SimSun" w:hint="eastAsia"/>
          <w:sz w:val="21"/>
          <w:szCs w:val="21"/>
        </w:rPr>
        <w:t>项下应填写货物的详细性能说明及供货范围清单（若有），其中供货范围清单包括但不限于：组成货物的主要件和关键件的名称、数量、原产地，专用工具（若有）的名称、数量、原产地，备品备件（若有）的名称、数量、原产地等。</w:t>
      </w:r>
    </w:p>
    <w:p w:rsidR="00D87D24" w:rsidRDefault="004759CB">
      <w:pPr>
        <w:pStyle w:val="aa"/>
        <w:widowControl/>
        <w:spacing w:beforeAutospacing="0" w:after="150" w:afterAutospacing="0"/>
      </w:pPr>
      <w:r>
        <w:rPr>
          <w:rFonts w:ascii="SimSun" w:eastAsia="SimSun" w:hAnsi="SimSun" w:cs="SimSun" w:hint="eastAsia"/>
          <w:sz w:val="21"/>
          <w:szCs w:val="21"/>
        </w:rPr>
        <w:t>1.3</w:t>
      </w:r>
      <w:r>
        <w:rPr>
          <w:rFonts w:ascii="SimSun" w:eastAsia="SimSun" w:hAnsi="SimSun" w:cs="SimSun" w:hint="eastAsia"/>
          <w:sz w:val="21"/>
          <w:szCs w:val="21"/>
        </w:rPr>
        <w:t>“投标标的”为服务的：</w:t>
      </w:r>
      <w:r>
        <w:rPr>
          <w:rStyle w:val="ab"/>
          <w:rFonts w:ascii="SimSun" w:eastAsia="SimSun" w:hAnsi="SimSun" w:cs="SimSun" w:hint="eastAsia"/>
          <w:bCs/>
          <w:sz w:val="21"/>
          <w:szCs w:val="21"/>
        </w:rPr>
        <w:t>“规格”</w:t>
      </w:r>
      <w:r>
        <w:rPr>
          <w:rFonts w:ascii="SimSun" w:eastAsia="SimSun" w:hAnsi="SimSun" w:cs="SimSun" w:hint="eastAsia"/>
          <w:sz w:val="21"/>
          <w:szCs w:val="21"/>
        </w:rPr>
        <w:t>项下应填写服务提供者提供的服务标准及品牌（若有）。</w:t>
      </w:r>
      <w:r>
        <w:rPr>
          <w:rStyle w:val="ab"/>
          <w:rFonts w:ascii="SimSun" w:eastAsia="SimSun" w:hAnsi="SimSun" w:cs="SimSun" w:hint="eastAsia"/>
          <w:bCs/>
          <w:sz w:val="21"/>
          <w:szCs w:val="21"/>
        </w:rPr>
        <w:t>“来源地”</w:t>
      </w:r>
      <w:r>
        <w:rPr>
          <w:rFonts w:ascii="SimSun" w:eastAsia="SimSun" w:hAnsi="SimSun" w:cs="SimSun" w:hint="eastAsia"/>
          <w:sz w:val="21"/>
          <w:szCs w:val="21"/>
        </w:rPr>
        <w:t>应填写服务提供者的所在地。</w:t>
      </w:r>
      <w:r>
        <w:rPr>
          <w:rStyle w:val="ab"/>
          <w:rFonts w:ascii="SimSun" w:eastAsia="SimSun" w:hAnsi="SimSun" w:cs="SimSun" w:hint="eastAsia"/>
          <w:bCs/>
          <w:sz w:val="21"/>
          <w:szCs w:val="21"/>
        </w:rPr>
        <w:t>“备注”</w:t>
      </w:r>
      <w:r>
        <w:rPr>
          <w:rFonts w:ascii="SimSun" w:eastAsia="SimSun" w:hAnsi="SimSun" w:cs="SimSun" w:hint="eastAsia"/>
          <w:sz w:val="21"/>
          <w:szCs w:val="21"/>
        </w:rPr>
        <w:t>项下应填写关于服务标准所涵盖的具体项目或内容的说明等。</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、投标人需要说明的内容若需特殊表达，应先在本表中进行相应说明，再另页应答，但应做好标注说明，方便评委查阅评审。未标注</w:t>
      </w:r>
      <w:r>
        <w:rPr>
          <w:rFonts w:ascii="SimSun" w:eastAsia="SimSun" w:hAnsi="SimSun" w:cs="SimSun" w:hint="eastAsia"/>
          <w:sz w:val="21"/>
          <w:szCs w:val="21"/>
        </w:rPr>
        <w:t>说明可能导致的不利的评审后果由投标人自行承担。</w:t>
      </w:r>
    </w:p>
    <w:p w:rsidR="00D87D24" w:rsidRDefault="004759CB">
      <w:pPr>
        <w:pStyle w:val="aa"/>
        <w:widowControl/>
        <w:spacing w:beforeAutospacing="0" w:after="150" w:afterAutospacing="0"/>
      </w:pPr>
      <w:r>
        <w:rPr>
          <w:rFonts w:ascii="SimSun" w:eastAsia="SimSun" w:hAnsi="SimSun" w:cs="SimSun" w:hint="eastAsia"/>
          <w:sz w:val="21"/>
          <w:szCs w:val="21"/>
        </w:rPr>
        <w:t>3</w:t>
      </w:r>
      <w:r>
        <w:rPr>
          <w:rFonts w:ascii="SimSun" w:eastAsia="SimSun" w:hAnsi="SimSun" w:cs="SimSun" w:hint="eastAsia"/>
          <w:sz w:val="21"/>
          <w:szCs w:val="21"/>
        </w:rPr>
        <w:t>、投标文件中涉及</w:t>
      </w:r>
      <w:r>
        <w:rPr>
          <w:rStyle w:val="ab"/>
          <w:rFonts w:ascii="SimSun" w:eastAsia="SimSun" w:hAnsi="SimSun" w:cs="SimSun" w:hint="eastAsia"/>
          <w:bCs/>
          <w:sz w:val="21"/>
          <w:szCs w:val="21"/>
        </w:rPr>
        <w:t>“投标标的”、“数量”、“规格”、“来源地”</w:t>
      </w:r>
      <w:r>
        <w:rPr>
          <w:rFonts w:ascii="SimSun" w:eastAsia="SimSun" w:hAnsi="SimSun" w:cs="SimSun" w:hint="eastAsia"/>
          <w:sz w:val="21"/>
          <w:szCs w:val="21"/>
        </w:rPr>
        <w:t>的内容若不一致，</w:t>
      </w:r>
      <w:r>
        <w:rPr>
          <w:rStyle w:val="ab"/>
          <w:rFonts w:ascii="SimSun" w:eastAsia="SimSun" w:hAnsi="SimSun" w:cs="SimSun" w:hint="eastAsia"/>
          <w:bCs/>
          <w:sz w:val="21"/>
          <w:szCs w:val="21"/>
        </w:rPr>
        <w:t>应以本表为准</w:t>
      </w:r>
      <w:r>
        <w:rPr>
          <w:rFonts w:ascii="SimSun" w:eastAsia="SimSun" w:hAnsi="SimSun" w:cs="SimSun" w:hint="eastAsia"/>
          <w:sz w:val="21"/>
          <w:szCs w:val="21"/>
        </w:rPr>
        <w:t>。</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rPr>
          <w:rStyle w:val="ab"/>
          <w:rFonts w:ascii="Calibri" w:hAnsi="Calibri" w:cs="Calibri"/>
          <w:bCs/>
          <w:sz w:val="21"/>
          <w:szCs w:val="21"/>
        </w:rPr>
      </w:pPr>
      <w:r>
        <w:rPr>
          <w:rStyle w:val="ab"/>
          <w:rFonts w:ascii="Calibri" w:hAnsi="Calibri" w:cs="Calibri"/>
          <w:bCs/>
          <w:sz w:val="21"/>
          <w:szCs w:val="21"/>
        </w:rPr>
        <w:br/>
      </w:r>
    </w:p>
    <w:p w:rsidR="00D87D24" w:rsidRDefault="004759CB">
      <w:pPr>
        <w:rPr>
          <w:rStyle w:val="ab"/>
          <w:rFonts w:ascii="Calibri" w:hAnsi="Calibri" w:cs="Calibri"/>
          <w:bCs/>
          <w:szCs w:val="21"/>
        </w:rPr>
      </w:pPr>
      <w:r>
        <w:rPr>
          <w:rStyle w:val="ab"/>
          <w:rFonts w:ascii="Calibri" w:hAnsi="Calibri" w:cs="Calibri"/>
          <w:bCs/>
          <w:szCs w:val="21"/>
        </w:rPr>
        <w:br w:type="page"/>
      </w:r>
    </w:p>
    <w:p w:rsidR="00D87D24" w:rsidRDefault="004759CB">
      <w:pPr>
        <w:pStyle w:val="aa"/>
        <w:widowControl/>
        <w:spacing w:beforeAutospacing="0" w:after="150" w:afterAutospacing="0"/>
        <w:jc w:val="center"/>
        <w:outlineLvl w:val="0"/>
      </w:pPr>
      <w:r>
        <w:rPr>
          <w:rStyle w:val="ab"/>
          <w:rFonts w:ascii="SimSun" w:eastAsia="SimSun" w:hAnsi="SimSun" w:cs="SimSun" w:hint="eastAsia"/>
          <w:bCs/>
          <w:sz w:val="21"/>
          <w:szCs w:val="21"/>
        </w:rPr>
        <w:lastRenderedPageBreak/>
        <w:t>二、技术和服务要求响应表</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项目编号：</w:t>
      </w:r>
      <w:r>
        <w:rPr>
          <w:rFonts w:ascii="SimSun" w:eastAsia="SimSun" w:hAnsi="SimSun" w:cs="SimSun" w:hint="eastAsia"/>
          <w:sz w:val="21"/>
          <w:szCs w:val="21"/>
          <w:u w:val="single"/>
        </w:rPr>
        <w:t>                   </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60"/>
        <w:gridCol w:w="855"/>
        <w:gridCol w:w="2970"/>
        <w:gridCol w:w="1845"/>
        <w:gridCol w:w="1890"/>
      </w:tblGrid>
      <w:tr w:rsidR="00D87D24">
        <w:trPr>
          <w:trHeight w:val="255"/>
        </w:trPr>
        <w:tc>
          <w:tcPr>
            <w:tcW w:w="96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采购包</w:t>
            </w:r>
          </w:p>
        </w:tc>
        <w:tc>
          <w:tcPr>
            <w:tcW w:w="85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品目号</w:t>
            </w:r>
          </w:p>
        </w:tc>
        <w:tc>
          <w:tcPr>
            <w:tcW w:w="297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技术和服务要求</w:t>
            </w:r>
          </w:p>
        </w:tc>
        <w:tc>
          <w:tcPr>
            <w:tcW w:w="184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投标响应</w:t>
            </w:r>
          </w:p>
        </w:tc>
        <w:tc>
          <w:tcPr>
            <w:tcW w:w="189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是否偏离及说明</w:t>
            </w:r>
          </w:p>
        </w:tc>
      </w:tr>
      <w:tr w:rsidR="00D87D24">
        <w:tc>
          <w:tcPr>
            <w:tcW w:w="960" w:type="dxa"/>
            <w:vMerge w:val="restart"/>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w:t>
            </w:r>
          </w:p>
        </w:tc>
        <w:tc>
          <w:tcPr>
            <w:tcW w:w="85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*-1</w:t>
            </w:r>
          </w:p>
        </w:tc>
        <w:tc>
          <w:tcPr>
            <w:tcW w:w="2970" w:type="dxa"/>
            <w:shd w:val="clear" w:color="auto" w:fill="auto"/>
            <w:tcMar>
              <w:top w:w="0" w:type="dxa"/>
              <w:left w:w="105" w:type="dxa"/>
              <w:bottom w:w="0" w:type="dxa"/>
              <w:right w:w="105" w:type="dxa"/>
            </w:tcMar>
          </w:tcPr>
          <w:p w:rsidR="00D87D24" w:rsidRDefault="00D87D24">
            <w:pPr>
              <w:widowControl/>
              <w:jc w:val="left"/>
            </w:pPr>
          </w:p>
        </w:tc>
        <w:tc>
          <w:tcPr>
            <w:tcW w:w="1845" w:type="dxa"/>
            <w:shd w:val="clear" w:color="auto" w:fill="auto"/>
            <w:tcMar>
              <w:top w:w="0" w:type="dxa"/>
              <w:left w:w="105" w:type="dxa"/>
              <w:bottom w:w="0" w:type="dxa"/>
              <w:right w:w="105" w:type="dxa"/>
            </w:tcMar>
          </w:tcPr>
          <w:p w:rsidR="00D87D24" w:rsidRDefault="00D87D24">
            <w:pPr>
              <w:widowControl/>
              <w:jc w:val="left"/>
            </w:pPr>
          </w:p>
        </w:tc>
        <w:tc>
          <w:tcPr>
            <w:tcW w:w="1890" w:type="dxa"/>
            <w:shd w:val="clear" w:color="auto" w:fill="auto"/>
            <w:tcMar>
              <w:top w:w="0" w:type="dxa"/>
              <w:left w:w="105" w:type="dxa"/>
              <w:bottom w:w="0" w:type="dxa"/>
              <w:right w:w="105" w:type="dxa"/>
            </w:tcMar>
          </w:tcPr>
          <w:p w:rsidR="00D87D24" w:rsidRDefault="00D87D24">
            <w:pPr>
              <w:widowControl/>
              <w:jc w:val="left"/>
            </w:pPr>
          </w:p>
        </w:tc>
      </w:tr>
      <w:tr w:rsidR="00D87D24">
        <w:tc>
          <w:tcPr>
            <w:tcW w:w="960" w:type="dxa"/>
            <w:vMerge/>
            <w:shd w:val="clear" w:color="auto" w:fill="auto"/>
            <w:tcMar>
              <w:top w:w="0" w:type="dxa"/>
              <w:left w:w="105" w:type="dxa"/>
              <w:bottom w:w="0" w:type="dxa"/>
              <w:right w:w="105" w:type="dxa"/>
            </w:tcMar>
            <w:vAlign w:val="center"/>
          </w:tcPr>
          <w:p w:rsidR="00D87D24" w:rsidRDefault="00D87D24">
            <w:pPr>
              <w:rPr>
                <w:rFonts w:ascii="SimSun"/>
                <w:sz w:val="24"/>
              </w:rPr>
            </w:pPr>
          </w:p>
        </w:tc>
        <w:tc>
          <w:tcPr>
            <w:tcW w:w="85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Calibri" w:hAnsi="Calibri" w:cs="Calibri"/>
                <w:sz w:val="21"/>
                <w:szCs w:val="21"/>
              </w:rPr>
              <w:t>…</w:t>
            </w:r>
          </w:p>
        </w:tc>
        <w:tc>
          <w:tcPr>
            <w:tcW w:w="2970" w:type="dxa"/>
            <w:shd w:val="clear" w:color="auto" w:fill="auto"/>
            <w:tcMar>
              <w:top w:w="0" w:type="dxa"/>
              <w:left w:w="105" w:type="dxa"/>
              <w:bottom w:w="0" w:type="dxa"/>
              <w:right w:w="105" w:type="dxa"/>
            </w:tcMar>
          </w:tcPr>
          <w:p w:rsidR="00D87D24" w:rsidRDefault="00D87D24">
            <w:pPr>
              <w:widowControl/>
              <w:jc w:val="left"/>
            </w:pPr>
          </w:p>
        </w:tc>
        <w:tc>
          <w:tcPr>
            <w:tcW w:w="1845" w:type="dxa"/>
            <w:shd w:val="clear" w:color="auto" w:fill="auto"/>
            <w:tcMar>
              <w:top w:w="0" w:type="dxa"/>
              <w:left w:w="105" w:type="dxa"/>
              <w:bottom w:w="0" w:type="dxa"/>
              <w:right w:w="105" w:type="dxa"/>
            </w:tcMar>
          </w:tcPr>
          <w:p w:rsidR="00D87D24" w:rsidRDefault="00D87D24">
            <w:pPr>
              <w:widowControl/>
              <w:jc w:val="left"/>
            </w:pPr>
          </w:p>
        </w:tc>
        <w:tc>
          <w:tcPr>
            <w:tcW w:w="1890" w:type="dxa"/>
            <w:shd w:val="clear" w:color="auto" w:fill="auto"/>
            <w:tcMar>
              <w:top w:w="0" w:type="dxa"/>
              <w:left w:w="105" w:type="dxa"/>
              <w:bottom w:w="0" w:type="dxa"/>
              <w:right w:w="105" w:type="dxa"/>
            </w:tcMar>
          </w:tcPr>
          <w:p w:rsidR="00D87D24" w:rsidRDefault="00D87D24">
            <w:pPr>
              <w:widowControl/>
              <w:jc w:val="left"/>
            </w:pPr>
          </w:p>
        </w:tc>
      </w:tr>
      <w:tr w:rsidR="00D87D24">
        <w:tc>
          <w:tcPr>
            <w:tcW w:w="96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Calibri" w:hAnsi="Calibri" w:cs="Calibri"/>
                <w:sz w:val="21"/>
                <w:szCs w:val="21"/>
              </w:rPr>
              <w:t>…</w:t>
            </w:r>
          </w:p>
        </w:tc>
        <w:tc>
          <w:tcPr>
            <w:tcW w:w="855" w:type="dxa"/>
            <w:shd w:val="clear" w:color="auto" w:fill="auto"/>
            <w:tcMar>
              <w:top w:w="0" w:type="dxa"/>
              <w:left w:w="105" w:type="dxa"/>
              <w:bottom w:w="0" w:type="dxa"/>
              <w:right w:w="105" w:type="dxa"/>
            </w:tcMar>
            <w:vAlign w:val="center"/>
          </w:tcPr>
          <w:p w:rsidR="00D87D24" w:rsidRDefault="00D87D24">
            <w:pPr>
              <w:widowControl/>
              <w:jc w:val="left"/>
            </w:pPr>
          </w:p>
        </w:tc>
        <w:tc>
          <w:tcPr>
            <w:tcW w:w="2970" w:type="dxa"/>
            <w:shd w:val="clear" w:color="auto" w:fill="auto"/>
            <w:tcMar>
              <w:top w:w="0" w:type="dxa"/>
              <w:left w:w="105" w:type="dxa"/>
              <w:bottom w:w="0" w:type="dxa"/>
              <w:right w:w="105" w:type="dxa"/>
            </w:tcMar>
            <w:vAlign w:val="center"/>
          </w:tcPr>
          <w:p w:rsidR="00D87D24" w:rsidRDefault="00D87D24">
            <w:pPr>
              <w:widowControl/>
              <w:jc w:val="left"/>
            </w:pPr>
          </w:p>
        </w:tc>
        <w:tc>
          <w:tcPr>
            <w:tcW w:w="1845" w:type="dxa"/>
            <w:shd w:val="clear" w:color="auto" w:fill="auto"/>
            <w:tcMar>
              <w:top w:w="0" w:type="dxa"/>
              <w:left w:w="105" w:type="dxa"/>
              <w:bottom w:w="0" w:type="dxa"/>
              <w:right w:w="105" w:type="dxa"/>
            </w:tcMar>
            <w:vAlign w:val="center"/>
          </w:tcPr>
          <w:p w:rsidR="00D87D24" w:rsidRDefault="00D87D24">
            <w:pPr>
              <w:widowControl/>
              <w:jc w:val="left"/>
            </w:pPr>
          </w:p>
        </w:tc>
        <w:tc>
          <w:tcPr>
            <w:tcW w:w="1890" w:type="dxa"/>
            <w:shd w:val="clear" w:color="auto" w:fill="auto"/>
            <w:tcMar>
              <w:top w:w="0" w:type="dxa"/>
              <w:left w:w="105" w:type="dxa"/>
              <w:bottom w:w="0" w:type="dxa"/>
              <w:right w:w="105" w:type="dxa"/>
            </w:tcMar>
            <w:vAlign w:val="center"/>
          </w:tcPr>
          <w:p w:rsidR="00D87D24" w:rsidRDefault="00D87D24">
            <w:pPr>
              <w:widowControl/>
              <w:jc w:val="left"/>
            </w:pPr>
          </w:p>
        </w:tc>
      </w:tr>
    </w:tbl>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、本表应按照下列规定填写：</w:t>
      </w:r>
    </w:p>
    <w:p w:rsidR="00D87D24" w:rsidRDefault="004759CB">
      <w:pPr>
        <w:pStyle w:val="aa"/>
        <w:widowControl/>
        <w:spacing w:beforeAutospacing="0" w:after="150" w:afterAutospacing="0"/>
      </w:pPr>
      <w:r>
        <w:rPr>
          <w:rFonts w:ascii="SimSun" w:eastAsia="SimSun" w:hAnsi="SimSun" w:cs="SimSun" w:hint="eastAsia"/>
          <w:sz w:val="21"/>
          <w:szCs w:val="21"/>
        </w:rPr>
        <w:t>1.1</w:t>
      </w:r>
      <w:r>
        <w:rPr>
          <w:rFonts w:ascii="SimSun" w:eastAsia="SimSun" w:hAnsi="SimSun" w:cs="SimSun" w:hint="eastAsia"/>
          <w:sz w:val="21"/>
          <w:szCs w:val="21"/>
        </w:rPr>
        <w:t>“技术和服务要求”项下填写的内容应与招标文件第五章“技术和服务要求”的内容保持一致。</w:t>
      </w:r>
    </w:p>
    <w:p w:rsidR="00D87D24" w:rsidRDefault="004759CB">
      <w:pPr>
        <w:pStyle w:val="aa"/>
        <w:widowControl/>
        <w:spacing w:beforeAutospacing="0" w:after="150" w:afterAutospacing="0"/>
      </w:pPr>
      <w:r>
        <w:rPr>
          <w:rFonts w:ascii="SimSun" w:eastAsia="SimSun" w:hAnsi="SimSun" w:cs="SimSun" w:hint="eastAsia"/>
          <w:sz w:val="21"/>
          <w:szCs w:val="21"/>
        </w:rPr>
        <w:t>1.2</w:t>
      </w:r>
      <w:r>
        <w:rPr>
          <w:rFonts w:ascii="SimSun" w:eastAsia="SimSun" w:hAnsi="SimSun" w:cs="SimSun" w:hint="eastAsia"/>
          <w:sz w:val="21"/>
          <w:szCs w:val="21"/>
        </w:rPr>
        <w:t>“投标响应”项下应填写具体的响应内容并与“技术和服务要求”项下填写的内容逐项对应；对招标文件“技术和服务要求”项下涉及“≥或＞”、“≤或＜”及某个区间值范围内的内容，投标响应应填写具体的数值，但技术指标只能以范围作响应的除外。</w:t>
      </w:r>
    </w:p>
    <w:p w:rsidR="00D87D24" w:rsidRDefault="004759CB">
      <w:pPr>
        <w:pStyle w:val="aa"/>
        <w:widowControl/>
        <w:spacing w:beforeAutospacing="0" w:after="150" w:afterAutospacing="0"/>
      </w:pPr>
      <w:r>
        <w:rPr>
          <w:rFonts w:ascii="SimSun" w:eastAsia="SimSun" w:hAnsi="SimSun" w:cs="SimSun" w:hint="eastAsia"/>
          <w:sz w:val="21"/>
          <w:szCs w:val="21"/>
        </w:rPr>
        <w:t>1.3</w:t>
      </w:r>
      <w:r>
        <w:rPr>
          <w:rFonts w:ascii="SimSun" w:eastAsia="SimSun" w:hAnsi="SimSun" w:cs="SimSun" w:hint="eastAsia"/>
          <w:sz w:val="21"/>
          <w:szCs w:val="21"/>
        </w:rPr>
        <w:t>“是否偏离及说明”项下应按下列规定填写：优于的，填写“正偏离”；符合的，填写“无偏离”；低于的，填写“负偏离”。</w:t>
      </w:r>
    </w:p>
    <w:p w:rsidR="00D87D24" w:rsidRDefault="004759CB">
      <w:pPr>
        <w:pStyle w:val="aa"/>
        <w:widowControl/>
        <w:spacing w:before="75" w:beforeAutospacing="0" w:after="75" w:afterAutospacing="0"/>
      </w:pPr>
      <w:r>
        <w:rPr>
          <w:rFonts w:ascii="SimSun" w:eastAsia="SimSun" w:hAnsi="SimSun" w:cs="SimSun" w:hint="eastAsia"/>
          <w:sz w:val="21"/>
          <w:szCs w:val="21"/>
        </w:rPr>
        <w:t>2</w:t>
      </w:r>
      <w:r>
        <w:rPr>
          <w:rFonts w:ascii="SimSun" w:eastAsia="SimSun" w:hAnsi="SimSun" w:cs="SimSun" w:hint="eastAsia"/>
          <w:sz w:val="21"/>
          <w:szCs w:val="21"/>
        </w:rPr>
        <w:t>、投标人需要说明的内容若需特殊表达，应先在本表中进行相应说明，再</w:t>
      </w:r>
      <w:r>
        <w:rPr>
          <w:rFonts w:ascii="SimSun" w:eastAsia="SimSun" w:hAnsi="SimSun" w:cs="SimSun" w:hint="eastAsia"/>
          <w:sz w:val="21"/>
          <w:szCs w:val="21"/>
        </w:rPr>
        <w:t>另页应答，但应做好标注说明，方便评委查阅评审。未标注说明可能导致的不利的评审后果由投标人自行承担。</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rPr>
          <w:rFonts w:ascii="Calibri" w:hAnsi="Calibri" w:cs="Calibri"/>
          <w:sz w:val="21"/>
          <w:szCs w:val="21"/>
        </w:rPr>
      </w:pPr>
      <w:r>
        <w:rPr>
          <w:rFonts w:ascii="Calibri" w:hAnsi="Calibri" w:cs="Calibri"/>
          <w:sz w:val="21"/>
          <w:szCs w:val="21"/>
        </w:rPr>
        <w:br/>
      </w:r>
    </w:p>
    <w:p w:rsidR="00D87D24" w:rsidRDefault="004759CB">
      <w:pPr>
        <w:rPr>
          <w:rFonts w:ascii="Calibri" w:hAnsi="Calibri" w:cs="Calibri"/>
          <w:szCs w:val="21"/>
        </w:rPr>
      </w:pPr>
      <w:r>
        <w:rPr>
          <w:rFonts w:ascii="Calibri" w:hAnsi="Calibri" w:cs="Calibri"/>
          <w:szCs w:val="21"/>
        </w:rPr>
        <w:br w:type="page"/>
      </w:r>
    </w:p>
    <w:p w:rsidR="00D87D24" w:rsidRDefault="004759CB">
      <w:pPr>
        <w:pStyle w:val="aa"/>
        <w:widowControl/>
        <w:spacing w:beforeAutospacing="0" w:after="150" w:afterAutospacing="0"/>
        <w:jc w:val="center"/>
        <w:outlineLvl w:val="0"/>
      </w:pPr>
      <w:r>
        <w:rPr>
          <w:rStyle w:val="ab"/>
          <w:rFonts w:ascii="SimSun" w:eastAsia="SimSun" w:hAnsi="SimSun" w:cs="SimSun" w:hint="eastAsia"/>
          <w:bCs/>
          <w:sz w:val="21"/>
          <w:szCs w:val="21"/>
        </w:rPr>
        <w:lastRenderedPageBreak/>
        <w:t>三、商务条件响应表</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项目编号：</w:t>
      </w:r>
      <w:r>
        <w:rPr>
          <w:rFonts w:ascii="SimSun" w:eastAsia="SimSun" w:hAnsi="SimSun" w:cs="SimSun" w:hint="eastAsia"/>
          <w:sz w:val="21"/>
          <w:szCs w:val="21"/>
          <w:u w:val="single"/>
        </w:rPr>
        <w:t>                   </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60"/>
        <w:gridCol w:w="855"/>
        <w:gridCol w:w="2970"/>
        <w:gridCol w:w="1845"/>
        <w:gridCol w:w="1890"/>
      </w:tblGrid>
      <w:tr w:rsidR="00D87D24">
        <w:tc>
          <w:tcPr>
            <w:tcW w:w="96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采购包</w:t>
            </w:r>
          </w:p>
        </w:tc>
        <w:tc>
          <w:tcPr>
            <w:tcW w:w="85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品目号</w:t>
            </w:r>
          </w:p>
        </w:tc>
        <w:tc>
          <w:tcPr>
            <w:tcW w:w="297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商务条件</w:t>
            </w:r>
          </w:p>
        </w:tc>
        <w:tc>
          <w:tcPr>
            <w:tcW w:w="184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投标响应</w:t>
            </w:r>
          </w:p>
        </w:tc>
        <w:tc>
          <w:tcPr>
            <w:tcW w:w="189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是否偏离及说明</w:t>
            </w:r>
          </w:p>
        </w:tc>
      </w:tr>
      <w:tr w:rsidR="00D87D24">
        <w:tc>
          <w:tcPr>
            <w:tcW w:w="960" w:type="dxa"/>
            <w:vMerge w:val="restart"/>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w:t>
            </w:r>
          </w:p>
        </w:tc>
        <w:tc>
          <w:tcPr>
            <w:tcW w:w="85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SimSun" w:eastAsia="SimSun" w:hAnsi="SimSun" w:cs="SimSun" w:hint="eastAsia"/>
                <w:sz w:val="21"/>
                <w:szCs w:val="21"/>
              </w:rPr>
              <w:t>*-1</w:t>
            </w:r>
          </w:p>
        </w:tc>
        <w:tc>
          <w:tcPr>
            <w:tcW w:w="2970" w:type="dxa"/>
            <w:shd w:val="clear" w:color="auto" w:fill="auto"/>
            <w:tcMar>
              <w:top w:w="0" w:type="dxa"/>
              <w:left w:w="105" w:type="dxa"/>
              <w:bottom w:w="0" w:type="dxa"/>
              <w:right w:w="105" w:type="dxa"/>
            </w:tcMar>
          </w:tcPr>
          <w:p w:rsidR="00D87D24" w:rsidRDefault="00D87D24">
            <w:pPr>
              <w:widowControl/>
              <w:jc w:val="left"/>
            </w:pPr>
          </w:p>
        </w:tc>
        <w:tc>
          <w:tcPr>
            <w:tcW w:w="1845" w:type="dxa"/>
            <w:shd w:val="clear" w:color="auto" w:fill="auto"/>
            <w:tcMar>
              <w:top w:w="0" w:type="dxa"/>
              <w:left w:w="105" w:type="dxa"/>
              <w:bottom w:w="0" w:type="dxa"/>
              <w:right w:w="105" w:type="dxa"/>
            </w:tcMar>
          </w:tcPr>
          <w:p w:rsidR="00D87D24" w:rsidRDefault="00D87D24">
            <w:pPr>
              <w:widowControl/>
              <w:jc w:val="left"/>
            </w:pPr>
          </w:p>
        </w:tc>
        <w:tc>
          <w:tcPr>
            <w:tcW w:w="1890" w:type="dxa"/>
            <w:shd w:val="clear" w:color="auto" w:fill="auto"/>
            <w:tcMar>
              <w:top w:w="0" w:type="dxa"/>
              <w:left w:w="105" w:type="dxa"/>
              <w:bottom w:w="0" w:type="dxa"/>
              <w:right w:w="105" w:type="dxa"/>
            </w:tcMar>
          </w:tcPr>
          <w:p w:rsidR="00D87D24" w:rsidRDefault="00D87D24">
            <w:pPr>
              <w:widowControl/>
              <w:jc w:val="left"/>
            </w:pPr>
          </w:p>
        </w:tc>
      </w:tr>
      <w:tr w:rsidR="00D87D24">
        <w:tc>
          <w:tcPr>
            <w:tcW w:w="960" w:type="dxa"/>
            <w:vMerge/>
            <w:shd w:val="clear" w:color="auto" w:fill="auto"/>
            <w:tcMar>
              <w:top w:w="0" w:type="dxa"/>
              <w:left w:w="105" w:type="dxa"/>
              <w:bottom w:w="0" w:type="dxa"/>
              <w:right w:w="105" w:type="dxa"/>
            </w:tcMar>
            <w:vAlign w:val="center"/>
          </w:tcPr>
          <w:p w:rsidR="00D87D24" w:rsidRDefault="00D87D24">
            <w:pPr>
              <w:rPr>
                <w:rFonts w:ascii="SimSun"/>
                <w:sz w:val="24"/>
              </w:rPr>
            </w:pPr>
          </w:p>
        </w:tc>
        <w:tc>
          <w:tcPr>
            <w:tcW w:w="855"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Calibri" w:hAnsi="Calibri" w:cs="Calibri"/>
                <w:sz w:val="21"/>
                <w:szCs w:val="21"/>
              </w:rPr>
              <w:t>…</w:t>
            </w:r>
          </w:p>
        </w:tc>
        <w:tc>
          <w:tcPr>
            <w:tcW w:w="2970" w:type="dxa"/>
            <w:shd w:val="clear" w:color="auto" w:fill="auto"/>
            <w:tcMar>
              <w:top w:w="0" w:type="dxa"/>
              <w:left w:w="105" w:type="dxa"/>
              <w:bottom w:w="0" w:type="dxa"/>
              <w:right w:w="105" w:type="dxa"/>
            </w:tcMar>
          </w:tcPr>
          <w:p w:rsidR="00D87D24" w:rsidRDefault="00D87D24">
            <w:pPr>
              <w:widowControl/>
              <w:jc w:val="left"/>
            </w:pPr>
          </w:p>
        </w:tc>
        <w:tc>
          <w:tcPr>
            <w:tcW w:w="1845" w:type="dxa"/>
            <w:shd w:val="clear" w:color="auto" w:fill="auto"/>
            <w:tcMar>
              <w:top w:w="0" w:type="dxa"/>
              <w:left w:w="105" w:type="dxa"/>
              <w:bottom w:w="0" w:type="dxa"/>
              <w:right w:w="105" w:type="dxa"/>
            </w:tcMar>
          </w:tcPr>
          <w:p w:rsidR="00D87D24" w:rsidRDefault="00D87D24">
            <w:pPr>
              <w:widowControl/>
              <w:jc w:val="left"/>
            </w:pPr>
          </w:p>
        </w:tc>
        <w:tc>
          <w:tcPr>
            <w:tcW w:w="1890" w:type="dxa"/>
            <w:shd w:val="clear" w:color="auto" w:fill="auto"/>
            <w:tcMar>
              <w:top w:w="0" w:type="dxa"/>
              <w:left w:w="105" w:type="dxa"/>
              <w:bottom w:w="0" w:type="dxa"/>
              <w:right w:w="105" w:type="dxa"/>
            </w:tcMar>
          </w:tcPr>
          <w:p w:rsidR="00D87D24" w:rsidRDefault="00D87D24">
            <w:pPr>
              <w:widowControl/>
              <w:jc w:val="left"/>
            </w:pPr>
          </w:p>
        </w:tc>
      </w:tr>
      <w:tr w:rsidR="00D87D24">
        <w:tc>
          <w:tcPr>
            <w:tcW w:w="960" w:type="dxa"/>
            <w:shd w:val="clear" w:color="auto" w:fill="auto"/>
            <w:tcMar>
              <w:top w:w="0" w:type="dxa"/>
              <w:left w:w="105" w:type="dxa"/>
              <w:bottom w:w="0" w:type="dxa"/>
              <w:right w:w="105" w:type="dxa"/>
            </w:tcMar>
            <w:vAlign w:val="center"/>
          </w:tcPr>
          <w:p w:rsidR="00D87D24" w:rsidRDefault="004759CB">
            <w:pPr>
              <w:pStyle w:val="aa"/>
              <w:widowControl/>
              <w:spacing w:beforeAutospacing="0" w:after="150" w:afterAutospacing="0"/>
              <w:jc w:val="center"/>
            </w:pPr>
            <w:r>
              <w:rPr>
                <w:rFonts w:ascii="Calibri" w:hAnsi="Calibri" w:cs="Calibri"/>
                <w:sz w:val="21"/>
                <w:szCs w:val="21"/>
              </w:rPr>
              <w:t>…</w:t>
            </w:r>
          </w:p>
        </w:tc>
        <w:tc>
          <w:tcPr>
            <w:tcW w:w="855" w:type="dxa"/>
            <w:shd w:val="clear" w:color="auto" w:fill="auto"/>
            <w:tcMar>
              <w:top w:w="0" w:type="dxa"/>
              <w:left w:w="105" w:type="dxa"/>
              <w:bottom w:w="0" w:type="dxa"/>
              <w:right w:w="105" w:type="dxa"/>
            </w:tcMar>
            <w:vAlign w:val="center"/>
          </w:tcPr>
          <w:p w:rsidR="00D87D24" w:rsidRDefault="00D87D24">
            <w:pPr>
              <w:widowControl/>
              <w:jc w:val="left"/>
            </w:pPr>
          </w:p>
        </w:tc>
        <w:tc>
          <w:tcPr>
            <w:tcW w:w="2970" w:type="dxa"/>
            <w:shd w:val="clear" w:color="auto" w:fill="auto"/>
            <w:tcMar>
              <w:top w:w="0" w:type="dxa"/>
              <w:left w:w="105" w:type="dxa"/>
              <w:bottom w:w="0" w:type="dxa"/>
              <w:right w:w="105" w:type="dxa"/>
            </w:tcMar>
            <w:vAlign w:val="center"/>
          </w:tcPr>
          <w:p w:rsidR="00D87D24" w:rsidRDefault="00D87D24">
            <w:pPr>
              <w:widowControl/>
              <w:jc w:val="left"/>
            </w:pPr>
          </w:p>
        </w:tc>
        <w:tc>
          <w:tcPr>
            <w:tcW w:w="1845" w:type="dxa"/>
            <w:shd w:val="clear" w:color="auto" w:fill="auto"/>
            <w:tcMar>
              <w:top w:w="0" w:type="dxa"/>
              <w:left w:w="105" w:type="dxa"/>
              <w:bottom w:w="0" w:type="dxa"/>
              <w:right w:w="105" w:type="dxa"/>
            </w:tcMar>
            <w:vAlign w:val="center"/>
          </w:tcPr>
          <w:p w:rsidR="00D87D24" w:rsidRDefault="00D87D24">
            <w:pPr>
              <w:widowControl/>
              <w:jc w:val="left"/>
            </w:pPr>
          </w:p>
        </w:tc>
        <w:tc>
          <w:tcPr>
            <w:tcW w:w="1890" w:type="dxa"/>
            <w:shd w:val="clear" w:color="auto" w:fill="auto"/>
            <w:tcMar>
              <w:top w:w="0" w:type="dxa"/>
              <w:left w:w="105" w:type="dxa"/>
              <w:bottom w:w="0" w:type="dxa"/>
              <w:right w:w="105" w:type="dxa"/>
            </w:tcMar>
            <w:vAlign w:val="center"/>
          </w:tcPr>
          <w:p w:rsidR="00D87D24" w:rsidRDefault="00D87D24">
            <w:pPr>
              <w:widowControl/>
              <w:jc w:val="left"/>
            </w:pPr>
          </w:p>
        </w:tc>
      </w:tr>
    </w:tbl>
    <w:p w:rsidR="00D87D24" w:rsidRDefault="004759CB">
      <w:pPr>
        <w:pStyle w:val="aa"/>
        <w:widowControl/>
        <w:spacing w:beforeAutospacing="0" w:after="150" w:afterAutospacing="0"/>
      </w:pPr>
      <w:r>
        <w:rPr>
          <w:rFonts w:ascii="SimSun" w:eastAsia="SimSun" w:hAnsi="SimSun" w:cs="SimSun" w:hint="eastAsia"/>
          <w:sz w:val="21"/>
          <w:szCs w:val="21"/>
        </w:rPr>
        <w:t>※注意：</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、本表应按照下列规定填写：</w:t>
      </w:r>
    </w:p>
    <w:p w:rsidR="00D87D24" w:rsidRDefault="004759CB">
      <w:pPr>
        <w:pStyle w:val="aa"/>
        <w:widowControl/>
        <w:spacing w:beforeAutospacing="0" w:after="150" w:afterAutospacing="0"/>
      </w:pPr>
      <w:r>
        <w:rPr>
          <w:rFonts w:ascii="SimSun" w:eastAsia="SimSun" w:hAnsi="SimSun" w:cs="SimSun" w:hint="eastAsia"/>
          <w:sz w:val="21"/>
          <w:szCs w:val="21"/>
        </w:rPr>
        <w:t>1.1</w:t>
      </w:r>
      <w:r>
        <w:rPr>
          <w:rFonts w:ascii="SimSun" w:eastAsia="SimSun" w:hAnsi="SimSun" w:cs="SimSun" w:hint="eastAsia"/>
          <w:sz w:val="21"/>
          <w:szCs w:val="21"/>
        </w:rPr>
        <w:t>“商务条件”项下填写的内容应与招标文件第五章“商务条件”的内容保持一致。</w:t>
      </w:r>
    </w:p>
    <w:p w:rsidR="00D87D24" w:rsidRDefault="004759CB">
      <w:pPr>
        <w:pStyle w:val="aa"/>
        <w:widowControl/>
        <w:spacing w:beforeAutospacing="0" w:after="150" w:afterAutospacing="0"/>
      </w:pPr>
      <w:r>
        <w:rPr>
          <w:rFonts w:ascii="SimSun" w:eastAsia="SimSun" w:hAnsi="SimSun" w:cs="SimSun" w:hint="eastAsia"/>
          <w:sz w:val="21"/>
          <w:szCs w:val="21"/>
        </w:rPr>
        <w:t>1.2</w:t>
      </w:r>
      <w:r>
        <w:rPr>
          <w:rFonts w:ascii="SimSun" w:eastAsia="SimSun" w:hAnsi="SimSun" w:cs="SimSun" w:hint="eastAsia"/>
          <w:sz w:val="21"/>
          <w:szCs w:val="21"/>
        </w:rPr>
        <w:t>“投标响应”项下应填写具体的响应内容并与“商务条件”项下填写的内容逐项对应；对“商务条件”项下涉及“≥或＞”、“≤或＜”及某个区间值范围内的内容，应填写具体的数值。</w:t>
      </w:r>
    </w:p>
    <w:p w:rsidR="00D87D24" w:rsidRDefault="004759CB">
      <w:pPr>
        <w:pStyle w:val="aa"/>
        <w:widowControl/>
        <w:spacing w:beforeAutospacing="0" w:after="150" w:afterAutospacing="0"/>
      </w:pPr>
      <w:r>
        <w:rPr>
          <w:rFonts w:ascii="SimSun" w:eastAsia="SimSun" w:hAnsi="SimSun" w:cs="SimSun" w:hint="eastAsia"/>
          <w:sz w:val="21"/>
          <w:szCs w:val="21"/>
        </w:rPr>
        <w:t>1.3</w:t>
      </w:r>
      <w:r>
        <w:rPr>
          <w:rFonts w:ascii="SimSun" w:eastAsia="SimSun" w:hAnsi="SimSun" w:cs="SimSun" w:hint="eastAsia"/>
          <w:sz w:val="21"/>
          <w:szCs w:val="21"/>
        </w:rPr>
        <w:t>“是否偏离及说明”项下应按下列规定填写：优于的，填写“正偏离”；符合的，填写“无偏离”；低于的，填写“负偏离”。</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、投标人需要说明的内容若需特殊表达，应先在本表中进行相应说明，再另页应答，但应做好标注说明，方便评委查阅评审。未标注说明可能导致的不利的评审后果由投标人自行承担。</w:t>
      </w:r>
    </w:p>
    <w:p w:rsidR="00D87D24" w:rsidRDefault="00D87D24">
      <w:pPr>
        <w:pStyle w:val="aa"/>
        <w:widowControl/>
        <w:spacing w:beforeAutospacing="0" w:after="150" w:afterAutospacing="0"/>
      </w:pPr>
    </w:p>
    <w:p w:rsidR="00D87D24" w:rsidRDefault="004759CB">
      <w:pPr>
        <w:pStyle w:val="aa"/>
        <w:widowControl/>
        <w:spacing w:beforeAutospacing="0" w:after="150" w:afterAutospacing="0"/>
      </w:pPr>
      <w:r>
        <w:rPr>
          <w:rFonts w:ascii="SimSun" w:eastAsia="SimSun" w:hAnsi="SimSun" w:cs="SimSun" w:hint="eastAsia"/>
          <w:sz w:val="21"/>
          <w:szCs w:val="21"/>
        </w:rPr>
        <w:t>投标人：</w:t>
      </w:r>
      <w:r>
        <w:rPr>
          <w:rFonts w:ascii="SimSun" w:eastAsia="SimSun" w:hAnsi="SimSun" w:cs="SimSun" w:hint="eastAsia"/>
          <w:sz w:val="21"/>
          <w:szCs w:val="21"/>
          <w:u w:val="single"/>
        </w:rPr>
        <w:t>（全称并加盖单位公章）</w:t>
      </w:r>
    </w:p>
    <w:p w:rsidR="00D87D24" w:rsidRDefault="004759CB">
      <w:pPr>
        <w:pStyle w:val="aa"/>
        <w:widowControl/>
        <w:spacing w:beforeAutospacing="0" w:after="150" w:afterAutospacing="0"/>
      </w:pPr>
      <w:r>
        <w:rPr>
          <w:rFonts w:ascii="SimSun" w:eastAsia="SimSun" w:hAnsi="SimSun" w:cs="SimSun" w:hint="eastAsia"/>
          <w:sz w:val="21"/>
          <w:szCs w:val="21"/>
        </w:rPr>
        <w:t>日期：</w:t>
      </w:r>
      <w:r>
        <w:rPr>
          <w:rFonts w:ascii="SimSun" w:eastAsia="SimSun" w:hAnsi="SimSun" w:cs="SimSun" w:hint="eastAsia"/>
          <w:sz w:val="21"/>
          <w:szCs w:val="21"/>
          <w:u w:val="single"/>
        </w:rPr>
        <w:t>    </w:t>
      </w:r>
      <w:r>
        <w:rPr>
          <w:rFonts w:ascii="SimSun" w:eastAsia="SimSun" w:hAnsi="SimSun" w:cs="SimSun" w:hint="eastAsia"/>
          <w:sz w:val="21"/>
          <w:szCs w:val="21"/>
        </w:rPr>
        <w:t>年</w:t>
      </w:r>
      <w:r>
        <w:rPr>
          <w:rFonts w:ascii="SimSun" w:eastAsia="SimSun" w:hAnsi="SimSun" w:cs="SimSun" w:hint="eastAsia"/>
          <w:sz w:val="21"/>
          <w:szCs w:val="21"/>
          <w:u w:val="single"/>
        </w:rPr>
        <w:t>  </w:t>
      </w:r>
      <w:r>
        <w:rPr>
          <w:rFonts w:ascii="SimSun" w:eastAsia="SimSun" w:hAnsi="SimSun" w:cs="SimSun" w:hint="eastAsia"/>
          <w:sz w:val="21"/>
          <w:szCs w:val="21"/>
          <w:u w:val="single"/>
        </w:rPr>
        <w:t> </w:t>
      </w:r>
      <w:r>
        <w:rPr>
          <w:rFonts w:ascii="SimSun" w:eastAsia="SimSun" w:hAnsi="SimSun" w:cs="SimSun" w:hint="eastAsia"/>
          <w:sz w:val="21"/>
          <w:szCs w:val="21"/>
        </w:rPr>
        <w:t>月</w:t>
      </w:r>
      <w:r>
        <w:rPr>
          <w:rFonts w:ascii="SimSun" w:eastAsia="SimSun" w:hAnsi="SimSun" w:cs="SimSun" w:hint="eastAsia"/>
          <w:sz w:val="21"/>
          <w:szCs w:val="21"/>
          <w:u w:val="single"/>
        </w:rPr>
        <w:t>   </w:t>
      </w:r>
      <w:r>
        <w:rPr>
          <w:rFonts w:ascii="SimSun" w:eastAsia="SimSun" w:hAnsi="SimSun" w:cs="SimSun" w:hint="eastAsia"/>
          <w:sz w:val="21"/>
          <w:szCs w:val="21"/>
        </w:rPr>
        <w:t>日</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240" w:afterAutospacing="0"/>
      </w:pPr>
      <w:r>
        <w:rPr>
          <w:rFonts w:ascii="SimSun" w:eastAsia="SimSun" w:hAnsi="SimSun" w:cs="SimSun" w:hint="eastAsia"/>
          <w:sz w:val="21"/>
          <w:szCs w:val="21"/>
        </w:rPr>
        <w:t> </w:t>
      </w:r>
      <w:r>
        <w:rPr>
          <w:rFonts w:ascii="SimSun" w:eastAsia="SimSun" w:hAnsi="SimSun" w:cs="SimSun" w:hint="eastAsia"/>
          <w:sz w:val="21"/>
          <w:szCs w:val="21"/>
        </w:rPr>
        <w:br/>
      </w:r>
    </w:p>
    <w:p w:rsidR="00D87D24" w:rsidRDefault="004759CB">
      <w:pPr>
        <w:pStyle w:val="aa"/>
        <w:widowControl/>
        <w:spacing w:beforeAutospacing="0" w:after="150" w:afterAutospacing="0"/>
        <w:jc w:val="center"/>
        <w:rPr>
          <w:rFonts w:ascii="SimSun" w:eastAsia="SimSun" w:hAnsi="SimSun" w:cs="SimSun"/>
          <w:sz w:val="21"/>
          <w:szCs w:val="21"/>
        </w:rPr>
      </w:pPr>
      <w:r>
        <w:rPr>
          <w:rFonts w:ascii="SimSun" w:eastAsia="SimSun" w:hAnsi="SimSun" w:cs="SimSun" w:hint="eastAsia"/>
          <w:sz w:val="21"/>
          <w:szCs w:val="21"/>
        </w:rPr>
        <w:br/>
      </w:r>
    </w:p>
    <w:p w:rsidR="00D87D24" w:rsidRDefault="004759CB">
      <w:pPr>
        <w:rPr>
          <w:rFonts w:ascii="SimSun" w:eastAsia="SimSun" w:hAnsi="SimSun" w:cs="SimSun"/>
          <w:szCs w:val="21"/>
        </w:rPr>
      </w:pPr>
      <w:r>
        <w:rPr>
          <w:rFonts w:ascii="SimSun" w:eastAsia="SimSun" w:hAnsi="SimSun" w:cs="SimSun" w:hint="eastAsia"/>
          <w:szCs w:val="21"/>
        </w:rPr>
        <w:br w:type="page"/>
      </w:r>
    </w:p>
    <w:p w:rsidR="00D87D24" w:rsidRDefault="004759CB">
      <w:pPr>
        <w:pStyle w:val="aa"/>
        <w:widowControl/>
        <w:spacing w:beforeAutospacing="0" w:after="150" w:afterAutospacing="0"/>
        <w:jc w:val="center"/>
        <w:outlineLvl w:val="0"/>
      </w:pPr>
      <w:r>
        <w:rPr>
          <w:rStyle w:val="ab"/>
          <w:rFonts w:ascii="SimSun" w:eastAsia="SimSun" w:hAnsi="SimSun" w:cs="SimSun" w:hint="eastAsia"/>
          <w:bCs/>
          <w:sz w:val="21"/>
          <w:szCs w:val="21"/>
        </w:rPr>
        <w:lastRenderedPageBreak/>
        <w:t>四、投标人提交的其他资料（若有）</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jc w:val="center"/>
      </w:pPr>
      <w:r>
        <w:rPr>
          <w:rFonts w:ascii="SimSun" w:eastAsia="SimSun" w:hAnsi="SimSun" w:cs="SimSun" w:hint="eastAsia"/>
          <w:sz w:val="21"/>
          <w:szCs w:val="21"/>
        </w:rPr>
        <w:t>编制说明</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1</w:t>
      </w:r>
      <w:r>
        <w:rPr>
          <w:rFonts w:ascii="SimSun" w:eastAsia="SimSun" w:hAnsi="SimSun" w:cs="SimSun" w:hint="eastAsia"/>
          <w:sz w:val="21"/>
          <w:szCs w:val="21"/>
        </w:rPr>
        <w:t>、招标文件要求提交的除</w:t>
      </w:r>
      <w:r>
        <w:rPr>
          <w:rStyle w:val="ab"/>
          <w:rFonts w:ascii="SimSun" w:eastAsia="SimSun" w:hAnsi="SimSun" w:cs="SimSun" w:hint="eastAsia"/>
          <w:bCs/>
          <w:sz w:val="21"/>
          <w:szCs w:val="21"/>
        </w:rPr>
        <w:t>“资格及资信证明部分”、“报价部分”</w:t>
      </w:r>
      <w:r>
        <w:rPr>
          <w:rFonts w:ascii="SimSun" w:eastAsia="SimSun" w:hAnsi="SimSun" w:cs="SimSun" w:hint="eastAsia"/>
          <w:sz w:val="21"/>
          <w:szCs w:val="21"/>
        </w:rPr>
        <w:t>外的其他证明材料或资料加盖投标人的单位公章后应在此项下提交。</w:t>
      </w:r>
    </w:p>
    <w:p w:rsidR="00D87D24" w:rsidRDefault="004759CB">
      <w:pPr>
        <w:pStyle w:val="aa"/>
        <w:widowControl/>
        <w:spacing w:beforeAutospacing="0" w:after="150" w:afterAutospacing="0"/>
      </w:pPr>
      <w:r>
        <w:rPr>
          <w:rFonts w:ascii="SimSun" w:eastAsia="SimSun" w:hAnsi="SimSun" w:cs="SimSun" w:hint="eastAsia"/>
          <w:sz w:val="21"/>
          <w:szCs w:val="21"/>
        </w:rPr>
        <w:t>2</w:t>
      </w:r>
      <w:r>
        <w:rPr>
          <w:rFonts w:ascii="SimSun" w:eastAsia="SimSun" w:hAnsi="SimSun" w:cs="SimSun" w:hint="eastAsia"/>
          <w:sz w:val="21"/>
          <w:szCs w:val="21"/>
        </w:rPr>
        <w:t>、招标文件要求投标人提供方案（包括但不限于：组织、实施、技术、服务方案等）的，投标人应在此项下提交。</w:t>
      </w:r>
    </w:p>
    <w:p w:rsidR="00D87D24" w:rsidRDefault="004759CB">
      <w:pPr>
        <w:pStyle w:val="aa"/>
        <w:widowControl/>
        <w:spacing w:beforeAutospacing="0" w:after="150" w:afterAutospacing="0"/>
      </w:pPr>
      <w:r>
        <w:rPr>
          <w:rFonts w:ascii="SimSun" w:eastAsia="SimSun" w:hAnsi="SimSun" w:cs="SimSun" w:hint="eastAsia"/>
          <w:sz w:val="21"/>
          <w:szCs w:val="21"/>
        </w:rPr>
        <w:t>3</w:t>
      </w:r>
      <w:r>
        <w:rPr>
          <w:rFonts w:ascii="SimSun" w:eastAsia="SimSun" w:hAnsi="SimSun" w:cs="SimSun" w:hint="eastAsia"/>
          <w:sz w:val="21"/>
          <w:szCs w:val="21"/>
        </w:rPr>
        <w:t>、除招标文件另有规定外，投标人认为需要提交的其他证明材料或资料加盖投标人的单位公章后应在此项下提交。</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Autospacing="0" w:after="150" w:afterAutospacing="0"/>
      </w:pPr>
      <w:r>
        <w:rPr>
          <w:rFonts w:ascii="SimSun" w:eastAsia="SimSun" w:hAnsi="SimSun" w:cs="SimSun" w:hint="eastAsia"/>
          <w:sz w:val="21"/>
          <w:szCs w:val="21"/>
        </w:rPr>
        <w:t> </w:t>
      </w:r>
    </w:p>
    <w:p w:rsidR="00D87D24" w:rsidRDefault="004759CB">
      <w:pPr>
        <w:pStyle w:val="aa"/>
        <w:widowControl/>
        <w:spacing w:before="75" w:beforeAutospacing="0" w:after="75" w:afterAutospacing="0"/>
      </w:pPr>
      <w:r>
        <w:rPr>
          <w:rFonts w:ascii="SimSun" w:eastAsia="SimSun" w:hAnsi="SimSun" w:cs="SimSun" w:hint="eastAsia"/>
          <w:sz w:val="21"/>
          <w:szCs w:val="21"/>
        </w:rPr>
        <w:t> </w:t>
      </w:r>
    </w:p>
    <w:p w:rsidR="00D87D24" w:rsidRDefault="004759CB">
      <w:pPr>
        <w:pStyle w:val="3"/>
        <w:widowControl/>
        <w:shd w:val="clear" w:color="auto" w:fill="FFFFFF"/>
        <w:spacing w:before="300" w:beforeAutospacing="0" w:after="150" w:afterAutospacing="0" w:line="17" w:lineRule="atLeast"/>
        <w:rPr>
          <w:rFonts w:ascii="Helvetica" w:eastAsia="Helvetica" w:hAnsi="Helvetica" w:cs="Helvetica" w:hint="default"/>
          <w:b w:val="0"/>
          <w:bCs w:val="0"/>
          <w:sz w:val="33"/>
          <w:szCs w:val="33"/>
          <w:shd w:val="clear" w:color="auto" w:fill="FFFFFF"/>
        </w:rPr>
      </w:pPr>
      <w:r>
        <w:rPr>
          <w:rFonts w:ascii="Helvetica" w:eastAsia="Helvetica" w:hAnsi="Helvetica" w:cs="Helvetica" w:hint="default"/>
          <w:b w:val="0"/>
          <w:bCs w:val="0"/>
          <w:sz w:val="33"/>
          <w:szCs w:val="33"/>
          <w:shd w:val="clear" w:color="auto" w:fill="FFFFFF"/>
        </w:rPr>
        <w:t>采购文件相关附件</w:t>
      </w:r>
    </w:p>
    <w:p w:rsidR="00D87D24" w:rsidRDefault="00D87D24"/>
    <w:sectPr w:rsidR="00D87D24" w:rsidSect="00D87D24">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59CB" w:rsidRDefault="004759CB" w:rsidP="00D87D24">
      <w:r>
        <w:separator/>
      </w:r>
    </w:p>
  </w:endnote>
  <w:endnote w:type="continuationSeparator" w:id="1">
    <w:p w:rsidR="004759CB" w:rsidRDefault="004759CB" w:rsidP="00D87D2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notTrueType/>
    <w:pitch w:val="fixed"/>
    <w:sig w:usb0="00000001" w:usb1="080E0000" w:usb2="00000010" w:usb3="00000000" w:csb0="00040000" w:csb1="00000000"/>
  </w:font>
  <w:font w:name="Courier New">
    <w:panose1 w:val="02070309020205020404"/>
    <w:charset w:val="00"/>
    <w:family w:val="modern"/>
    <w:notTrueType/>
    <w:pitch w:val="fixed"/>
    <w:sig w:usb0="00000003" w:usb1="00000000"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Helvetica">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7D24" w:rsidRDefault="00D87D24">
    <w:pPr>
      <w:pStyle w:val="a8"/>
    </w:pPr>
    <w:r>
      <w:pict>
        <v:shapetype id="_x0000_t202" coordsize="21600,21600" o:spt="202" path="m,l,21600r21600,l21600,xe">
          <v:stroke joinstyle="miter"/>
          <v:path gradientshapeok="t" o:connecttype="rect"/>
        </v:shapetype>
        <v:shape id="_x0000_s1026" type="#_x0000_t202" style="position:absolute;margin-left:0;margin-top:0;width:2in;height:2in;z-index:251659264;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filled="f" stroked="f" strokeweight=".5pt">
          <v:textbox style="mso-fit-shape-to-text:t" inset="0,0,0,0">
            <w:txbxContent>
              <w:p w:rsidR="00D87D24" w:rsidRDefault="00D87D24">
                <w:pPr>
                  <w:pStyle w:val="a8"/>
                </w:pPr>
                <w:r>
                  <w:fldChar w:fldCharType="begin"/>
                </w:r>
                <w:r w:rsidR="004759CB">
                  <w:instrText xml:space="preserve"> PAGE  \* MERGEFORMAT </w:instrText>
                </w:r>
                <w:r>
                  <w:fldChar w:fldCharType="separate"/>
                </w:r>
                <w:r w:rsidR="009D349F">
                  <w:rPr>
                    <w:noProof/>
                  </w:rPr>
                  <w:t>32</w:t>
                </w:r>
                <w: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59CB" w:rsidRDefault="004759CB" w:rsidP="00D87D24">
      <w:r>
        <w:separator/>
      </w:r>
    </w:p>
  </w:footnote>
  <w:footnote w:type="continuationSeparator" w:id="1">
    <w:p w:rsidR="004759CB" w:rsidRDefault="004759CB" w:rsidP="00D87D24">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xy">
    <w15:presenceInfo w15:providerId="None" w15:userId="Z.xy"/>
  </w15:person>
  <w15:person w15:author="admin">
    <w15:presenceInfo w15:providerId="None" w15:userId="admin"/>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hideSpellingErrors/>
  <w:defaultTabStop w:val="420"/>
  <w:drawingGridVerticalSpacing w:val="156"/>
  <w:noPunctuationKerning/>
  <w:characterSpacingControl w:val="compressPunctuation"/>
  <w:hdrShapeDefaults>
    <o:shapedefaults v:ext="edit" spidmax="3074"/>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OTIyY2VlNmI4ZTlmYzkzNDAyZGRiNWIxY2I0MGFjMDEifQ=="/>
  </w:docVars>
  <w:rsids>
    <w:rsidRoot w:val="4DC047B7"/>
    <w:rsid w:val="00154F7B"/>
    <w:rsid w:val="00266E37"/>
    <w:rsid w:val="00364373"/>
    <w:rsid w:val="003A1456"/>
    <w:rsid w:val="004759CB"/>
    <w:rsid w:val="00584F68"/>
    <w:rsid w:val="005D3802"/>
    <w:rsid w:val="006815C1"/>
    <w:rsid w:val="006E59D8"/>
    <w:rsid w:val="006F4044"/>
    <w:rsid w:val="0077796F"/>
    <w:rsid w:val="009D349F"/>
    <w:rsid w:val="009E23C2"/>
    <w:rsid w:val="00A91543"/>
    <w:rsid w:val="00C02A2C"/>
    <w:rsid w:val="00D87D24"/>
    <w:rsid w:val="00E31B35"/>
    <w:rsid w:val="154E0EDE"/>
    <w:rsid w:val="1FBB1AAC"/>
    <w:rsid w:val="226F1632"/>
    <w:rsid w:val="23BB7B60"/>
    <w:rsid w:val="29AD6408"/>
    <w:rsid w:val="2CAD2848"/>
    <w:rsid w:val="2CCC134A"/>
    <w:rsid w:val="303F63EB"/>
    <w:rsid w:val="33402D6C"/>
    <w:rsid w:val="33F705B2"/>
    <w:rsid w:val="40106C3B"/>
    <w:rsid w:val="41AD228E"/>
    <w:rsid w:val="44CB25C3"/>
    <w:rsid w:val="45B94000"/>
    <w:rsid w:val="4DC047B7"/>
    <w:rsid w:val="507C3BFE"/>
    <w:rsid w:val="528E516C"/>
    <w:rsid w:val="529A5B94"/>
    <w:rsid w:val="567B55F8"/>
    <w:rsid w:val="56F71258"/>
    <w:rsid w:val="594F1237"/>
    <w:rsid w:val="59DF6629"/>
    <w:rsid w:val="5E133D21"/>
    <w:rsid w:val="628960A2"/>
    <w:rsid w:val="633C21FE"/>
    <w:rsid w:val="63F518A5"/>
    <w:rsid w:val="670735A2"/>
    <w:rsid w:val="6DDD75CD"/>
    <w:rsid w:val="6E5E4A23"/>
    <w:rsid w:val="72480A93"/>
    <w:rsid w:val="734678F6"/>
    <w:rsid w:val="742F2AEE"/>
    <w:rsid w:val="7B7064FA"/>
    <w:rsid w:val="7C8E2480"/>
    <w:rsid w:val="7E795AB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Date"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a0"/>
    <w:qFormat/>
    <w:rsid w:val="00D87D24"/>
    <w:pPr>
      <w:widowControl w:val="0"/>
      <w:jc w:val="both"/>
    </w:pPr>
    <w:rPr>
      <w:rFonts w:asciiTheme="minorHAnsi" w:eastAsiaTheme="minorEastAsia" w:hAnsiTheme="minorHAnsi" w:cstheme="minorBidi"/>
      <w:kern w:val="2"/>
      <w:sz w:val="21"/>
      <w:szCs w:val="24"/>
    </w:rPr>
  </w:style>
  <w:style w:type="paragraph" w:styleId="2">
    <w:name w:val="heading 2"/>
    <w:basedOn w:val="a"/>
    <w:next w:val="a"/>
    <w:uiPriority w:val="9"/>
    <w:unhideWhenUsed/>
    <w:qFormat/>
    <w:rsid w:val="00D87D24"/>
    <w:pPr>
      <w:keepNext/>
      <w:keepLines/>
      <w:outlineLvl w:val="1"/>
    </w:pPr>
    <w:rPr>
      <w:rFonts w:ascii="Cambria" w:hAnsi="Cambria"/>
      <w:bCs/>
      <w:szCs w:val="32"/>
    </w:rPr>
  </w:style>
  <w:style w:type="paragraph" w:styleId="3">
    <w:name w:val="heading 3"/>
    <w:basedOn w:val="a"/>
    <w:next w:val="a"/>
    <w:semiHidden/>
    <w:unhideWhenUsed/>
    <w:qFormat/>
    <w:rsid w:val="00D87D24"/>
    <w:pPr>
      <w:spacing w:beforeAutospacing="1" w:afterAutospacing="1"/>
      <w:jc w:val="left"/>
      <w:outlineLvl w:val="2"/>
    </w:pPr>
    <w:rPr>
      <w:rFonts w:ascii="SimSun" w:eastAsia="SimSun" w:hAnsi="SimSun" w:cs="Times New Roman" w:hint="eastAsia"/>
      <w:b/>
      <w:bCs/>
      <w:kern w:val="0"/>
      <w:sz w:val="27"/>
      <w:szCs w:val="27"/>
    </w:rPr>
  </w:style>
  <w:style w:type="paragraph" w:styleId="4">
    <w:name w:val="heading 4"/>
    <w:basedOn w:val="a"/>
    <w:next w:val="a"/>
    <w:semiHidden/>
    <w:unhideWhenUsed/>
    <w:qFormat/>
    <w:rsid w:val="00D87D24"/>
    <w:pPr>
      <w:spacing w:beforeAutospacing="1" w:afterAutospacing="1"/>
      <w:jc w:val="left"/>
      <w:outlineLvl w:val="3"/>
    </w:pPr>
    <w:rPr>
      <w:rFonts w:ascii="SimSun" w:eastAsia="SimSun" w:hAnsi="SimSun" w:cs="Times New Roman" w:hint="eastAsia"/>
      <w:b/>
      <w:bCs/>
      <w:kern w:val="0"/>
      <w:sz w:val="24"/>
    </w:rPr>
  </w:style>
  <w:style w:type="paragraph" w:styleId="5">
    <w:name w:val="heading 5"/>
    <w:basedOn w:val="a"/>
    <w:next w:val="a"/>
    <w:semiHidden/>
    <w:unhideWhenUsed/>
    <w:qFormat/>
    <w:rsid w:val="00D87D24"/>
    <w:pPr>
      <w:spacing w:beforeAutospacing="1" w:afterAutospacing="1"/>
      <w:jc w:val="left"/>
      <w:outlineLvl w:val="4"/>
    </w:pPr>
    <w:rPr>
      <w:rFonts w:ascii="SimSun" w:eastAsia="SimSun" w:hAnsi="SimSun" w:cs="Times New Roman" w:hint="eastAsia"/>
      <w:b/>
      <w:bCs/>
      <w:kern w:val="0"/>
      <w:sz w:val="20"/>
      <w:szCs w:val="20"/>
    </w:rPr>
  </w:style>
  <w:style w:type="paragraph" w:styleId="6">
    <w:name w:val="heading 6"/>
    <w:basedOn w:val="a"/>
    <w:next w:val="a"/>
    <w:semiHidden/>
    <w:unhideWhenUsed/>
    <w:qFormat/>
    <w:rsid w:val="00D87D24"/>
    <w:pPr>
      <w:spacing w:beforeAutospacing="1" w:afterAutospacing="1"/>
      <w:jc w:val="left"/>
      <w:outlineLvl w:val="5"/>
    </w:pPr>
    <w:rPr>
      <w:rFonts w:ascii="SimSun" w:eastAsia="SimSun" w:hAnsi="SimSun" w:cs="Times New Roman" w:hint="eastAsia"/>
      <w:b/>
      <w:bCs/>
      <w:kern w:val="0"/>
      <w:sz w:val="15"/>
      <w:szCs w:val="15"/>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4"/>
    <w:qFormat/>
    <w:rsid w:val="00D87D24"/>
    <w:rPr>
      <w:rFonts w:ascii="SimHei" w:eastAsia="SimHei" w:hAnsi="Courier New"/>
      <w:sz w:val="30"/>
      <w:shd w:val="pct10" w:color="auto" w:fill="FFFFFF"/>
    </w:rPr>
  </w:style>
  <w:style w:type="paragraph" w:styleId="a4">
    <w:name w:val="Date"/>
    <w:basedOn w:val="a"/>
    <w:next w:val="a"/>
    <w:qFormat/>
    <w:rsid w:val="00D87D24"/>
    <w:pPr>
      <w:ind w:leftChars="2500" w:left="100"/>
    </w:pPr>
  </w:style>
  <w:style w:type="paragraph" w:styleId="a5">
    <w:name w:val="Document Map"/>
    <w:basedOn w:val="a"/>
    <w:link w:val="Char"/>
    <w:qFormat/>
    <w:rsid w:val="00D87D24"/>
    <w:rPr>
      <w:rFonts w:ascii="Microsoft YaHei" w:eastAsia="Microsoft YaHei"/>
      <w:sz w:val="18"/>
      <w:szCs w:val="18"/>
    </w:rPr>
  </w:style>
  <w:style w:type="paragraph" w:styleId="a6">
    <w:name w:val="annotation text"/>
    <w:basedOn w:val="a"/>
    <w:qFormat/>
    <w:rsid w:val="00D87D24"/>
    <w:pPr>
      <w:jc w:val="left"/>
    </w:pPr>
  </w:style>
  <w:style w:type="paragraph" w:styleId="a7">
    <w:name w:val="Balloon Text"/>
    <w:basedOn w:val="a"/>
    <w:link w:val="Char0"/>
    <w:qFormat/>
    <w:rsid w:val="00D87D24"/>
    <w:rPr>
      <w:sz w:val="18"/>
      <w:szCs w:val="18"/>
    </w:rPr>
  </w:style>
  <w:style w:type="paragraph" w:styleId="a8">
    <w:name w:val="footer"/>
    <w:basedOn w:val="a"/>
    <w:qFormat/>
    <w:rsid w:val="00D87D24"/>
    <w:pPr>
      <w:tabs>
        <w:tab w:val="center" w:pos="4153"/>
        <w:tab w:val="right" w:pos="8306"/>
      </w:tabs>
      <w:snapToGrid w:val="0"/>
      <w:jc w:val="left"/>
    </w:pPr>
    <w:rPr>
      <w:sz w:val="18"/>
    </w:rPr>
  </w:style>
  <w:style w:type="paragraph" w:styleId="a9">
    <w:name w:val="header"/>
    <w:basedOn w:val="a"/>
    <w:qFormat/>
    <w:rsid w:val="00D87D24"/>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
    <w:name w:val="toc 1"/>
    <w:basedOn w:val="a"/>
    <w:next w:val="a"/>
    <w:qFormat/>
    <w:rsid w:val="00D87D24"/>
  </w:style>
  <w:style w:type="paragraph" w:styleId="aa">
    <w:name w:val="Normal (Web)"/>
    <w:basedOn w:val="a"/>
    <w:qFormat/>
    <w:rsid w:val="00D87D24"/>
    <w:pPr>
      <w:spacing w:beforeAutospacing="1" w:afterAutospacing="1"/>
      <w:jc w:val="left"/>
    </w:pPr>
    <w:rPr>
      <w:rFonts w:cs="Times New Roman"/>
      <w:kern w:val="0"/>
      <w:sz w:val="24"/>
    </w:rPr>
  </w:style>
  <w:style w:type="character" w:styleId="ab">
    <w:name w:val="Strong"/>
    <w:basedOn w:val="a1"/>
    <w:qFormat/>
    <w:rsid w:val="00D87D24"/>
    <w:rPr>
      <w:b/>
    </w:rPr>
  </w:style>
  <w:style w:type="character" w:styleId="ac">
    <w:name w:val="annotation reference"/>
    <w:basedOn w:val="a1"/>
    <w:qFormat/>
    <w:rsid w:val="00D87D24"/>
    <w:rPr>
      <w:sz w:val="21"/>
      <w:szCs w:val="21"/>
    </w:rPr>
  </w:style>
  <w:style w:type="paragraph" w:customStyle="1" w:styleId="Default">
    <w:name w:val="Default"/>
    <w:uiPriority w:val="99"/>
    <w:qFormat/>
    <w:rsid w:val="00D87D24"/>
    <w:pPr>
      <w:widowControl w:val="0"/>
      <w:autoSpaceDE w:val="0"/>
      <w:autoSpaceDN w:val="0"/>
      <w:adjustRightInd w:val="0"/>
    </w:pPr>
    <w:rPr>
      <w:rFonts w:ascii="SimSun" w:hAnsi="Calibri"/>
      <w:color w:val="000000"/>
      <w:sz w:val="24"/>
      <w:szCs w:val="24"/>
    </w:rPr>
  </w:style>
  <w:style w:type="character" w:customStyle="1" w:styleId="Char0">
    <w:name w:val="批注框文本 Char"/>
    <w:basedOn w:val="a1"/>
    <w:link w:val="a7"/>
    <w:qFormat/>
    <w:rsid w:val="00D87D24"/>
    <w:rPr>
      <w:rFonts w:asciiTheme="minorHAnsi" w:eastAsiaTheme="minorEastAsia" w:hAnsiTheme="minorHAnsi" w:cstheme="minorBidi"/>
      <w:kern w:val="2"/>
      <w:sz w:val="18"/>
      <w:szCs w:val="18"/>
    </w:rPr>
  </w:style>
  <w:style w:type="character" w:customStyle="1" w:styleId="Char">
    <w:name w:val="文档结构图 Char"/>
    <w:basedOn w:val="a1"/>
    <w:link w:val="a5"/>
    <w:qFormat/>
    <w:rsid w:val="00D87D24"/>
    <w:rPr>
      <w:rFonts w:ascii="Microsoft YaHei" w:eastAsia="Microsoft YaHei"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hyperlink" Target="javascript:void(0)" TargetMode="Externa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javascript:void(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Pages>
  <Words>8593</Words>
  <Characters>48985</Characters>
  <Application>Microsoft Office Word</Application>
  <DocSecurity>0</DocSecurity>
  <Lines>408</Lines>
  <Paragraphs>114</Paragraphs>
  <ScaleCrop>false</ScaleCrop>
  <Company/>
  <LinksUpToDate>false</LinksUpToDate>
  <CharactersWithSpaces>57464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Z.xy</cp:lastModifiedBy>
  <cp:revision>10</cp:revision>
  <cp:lastPrinted>2022-07-22T07:59:00Z</cp:lastPrinted>
  <dcterms:created xsi:type="dcterms:W3CDTF">2022-07-20T04:35:00Z</dcterms:created>
  <dcterms:modified xsi:type="dcterms:W3CDTF">2022-07-25T07:33:00Z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16EBDE3B537E4F268C9F8C9B03DF53D0</vt:lpwstr>
  </property>
</Properties>
</file>