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40" w:lineRule="exact"/>
        <w:contextualSpacing/>
        <w:jc w:val="center"/>
        <w:rPr>
          <w:rFonts w:ascii="方正小标宋简体" w:eastAsia="方正小标宋简体"/>
          <w:sz w:val="44"/>
          <w:szCs w:val="44"/>
        </w:rPr>
      </w:pPr>
      <w:bookmarkStart w:id="1" w:name="_GoBack"/>
      <w:bookmarkEnd w:id="1"/>
      <w:r>
        <w:rPr>
          <w:rFonts w:hint="eastAsia" w:ascii="方正小标宋简体" w:eastAsia="方正小标宋简体"/>
          <w:sz w:val="44"/>
          <w:szCs w:val="44"/>
        </w:rPr>
        <w:t>“点题整治”群众身边腐败和不正之风</w:t>
      </w:r>
    </w:p>
    <w:p>
      <w:pPr>
        <w:spacing w:line="540" w:lineRule="exact"/>
        <w:contextualSpacing/>
        <w:jc w:val="center"/>
        <w:rPr>
          <w:rFonts w:ascii="方正小标宋简体" w:eastAsia="方正小标宋简体"/>
          <w:sz w:val="44"/>
          <w:szCs w:val="44"/>
        </w:rPr>
      </w:pPr>
      <w:r>
        <w:rPr>
          <w:rFonts w:hint="eastAsia" w:ascii="方正小标宋简体" w:eastAsia="方正小标宋简体"/>
          <w:sz w:val="44"/>
          <w:szCs w:val="44"/>
        </w:rPr>
        <w:t>突出问题行动方案</w:t>
      </w:r>
    </w:p>
    <w:p>
      <w:pPr>
        <w:spacing w:line="540" w:lineRule="exact"/>
        <w:ind w:firstLine="880"/>
        <w:contextualSpacing/>
        <w:jc w:val="center"/>
        <w:rPr>
          <w:rFonts w:ascii="方正小标宋简体" w:eastAsia="方正小标宋简体"/>
          <w:sz w:val="44"/>
          <w:szCs w:val="44"/>
        </w:rPr>
      </w:pPr>
    </w:p>
    <w:p>
      <w:pPr>
        <w:spacing w:line="540" w:lineRule="exact"/>
        <w:ind w:firstLine="640" w:firstLineChars="200"/>
        <w:contextualSpacing/>
        <w:rPr>
          <w:rFonts w:ascii="仿宋_GB2312" w:eastAsia="仿宋_GB2312"/>
          <w:sz w:val="32"/>
          <w:szCs w:val="32"/>
        </w:rPr>
      </w:pPr>
      <w:r>
        <w:rPr>
          <w:rFonts w:hint="eastAsia" w:ascii="仿宋_GB2312" w:eastAsia="仿宋_GB2312"/>
          <w:sz w:val="32"/>
          <w:szCs w:val="32"/>
        </w:rPr>
        <w:t>为深入贯彻落实十九届中央纪委六次全会精神，围绕“提高效率、提升效能、提增效益”行动，紧扣区党工委做好“四篇文章”工作要求，持续整治群众身边腐败和不正之风，根据平潭综合实验区纪工委办公室《关于开展“点题整治”群众身边腐败和不正之风突出问题的通知》文件要求，制定如下工作方案。</w:t>
      </w:r>
    </w:p>
    <w:p>
      <w:pPr>
        <w:spacing w:line="540" w:lineRule="exact"/>
        <w:ind w:firstLine="640" w:firstLineChars="200"/>
        <w:contextualSpacing/>
        <w:rPr>
          <w:rFonts w:ascii="黑体" w:hAnsi="黑体" w:eastAsia="黑体"/>
          <w:sz w:val="32"/>
          <w:szCs w:val="32"/>
        </w:rPr>
      </w:pPr>
      <w:r>
        <w:rPr>
          <w:rFonts w:hint="eastAsia" w:ascii="黑体" w:hAnsi="黑体" w:eastAsia="黑体"/>
          <w:sz w:val="32"/>
          <w:szCs w:val="32"/>
        </w:rPr>
        <w:t>一、总体要求</w:t>
      </w:r>
    </w:p>
    <w:p>
      <w:pPr>
        <w:spacing w:line="540" w:lineRule="exact"/>
        <w:ind w:firstLine="640" w:firstLineChars="200"/>
        <w:contextualSpacing/>
        <w:rPr>
          <w:rFonts w:ascii="仿宋_GB2312" w:eastAsia="仿宋_GB2312"/>
          <w:sz w:val="32"/>
          <w:szCs w:val="32"/>
        </w:rPr>
      </w:pPr>
      <w:r>
        <w:rPr>
          <w:rFonts w:hint="eastAsia" w:ascii="仿宋_GB2312" w:eastAsia="仿宋_GB2312"/>
          <w:sz w:val="32"/>
          <w:szCs w:val="32"/>
        </w:rPr>
        <w:t>以习近平新时代中国特色社会主义思想为指导，</w:t>
      </w:r>
      <w:r>
        <w:rPr>
          <w:rFonts w:hint="eastAsia" w:ascii="仿宋_GB2312" w:eastAsia="仿宋_GB2312"/>
          <w:sz w:val="32"/>
          <w:szCs w:val="32"/>
          <w:shd w:val="clear" w:color="auto" w:fill="FFFFFF"/>
        </w:rPr>
        <w:t>牢固树立全心全意为人民服务的宗旨意识，聚焦</w:t>
      </w:r>
      <w:r>
        <w:rPr>
          <w:rFonts w:hint="eastAsia" w:ascii="仿宋_GB2312" w:eastAsia="仿宋_GB2312"/>
          <w:sz w:val="32"/>
          <w:szCs w:val="32"/>
        </w:rPr>
        <w:t>社会关注度高、</w:t>
      </w:r>
      <w:r>
        <w:rPr>
          <w:rFonts w:hint="eastAsia" w:ascii="仿宋_GB2312" w:eastAsia="仿宋_GB2312"/>
          <w:sz w:val="32"/>
          <w:szCs w:val="32"/>
          <w:shd w:val="clear" w:color="auto" w:fill="FFFFFF"/>
        </w:rPr>
        <w:t>群众普遍反映的热点难点问题，</w:t>
      </w:r>
      <w:r>
        <w:rPr>
          <w:rFonts w:hint="eastAsia" w:ascii="仿宋_GB2312" w:eastAsia="仿宋_GB2312"/>
          <w:sz w:val="32"/>
          <w:szCs w:val="32"/>
        </w:rPr>
        <w:t>紧紧围绕市场监管职责，坚持问题导向和源头治理，</w:t>
      </w:r>
      <w:r>
        <w:rPr>
          <w:rFonts w:hint="eastAsia" w:ascii="仿宋_GB2312" w:hAnsi="微软雅黑" w:eastAsia="仿宋_GB2312"/>
          <w:sz w:val="32"/>
          <w:szCs w:val="32"/>
        </w:rPr>
        <w:t>持续加大对群众身边腐败和不正之风突出问题的整治和查处力度，</w:t>
      </w:r>
      <w:r>
        <w:rPr>
          <w:rFonts w:hint="eastAsia" w:ascii="仿宋_GB2312" w:eastAsia="仿宋_GB2312"/>
          <w:sz w:val="32"/>
          <w:szCs w:val="32"/>
        </w:rPr>
        <w:t>确保整治工作取得进一步成效，群众满意度进一步提高。</w:t>
      </w:r>
    </w:p>
    <w:p>
      <w:pPr>
        <w:spacing w:line="540" w:lineRule="exact"/>
        <w:ind w:firstLine="640" w:firstLineChars="200"/>
        <w:contextualSpacing/>
        <w:rPr>
          <w:rFonts w:ascii="黑体" w:hAnsi="黑体" w:eastAsia="黑体"/>
          <w:sz w:val="32"/>
          <w:szCs w:val="32"/>
        </w:rPr>
      </w:pPr>
      <w:r>
        <w:rPr>
          <w:rFonts w:hint="eastAsia" w:ascii="黑体" w:hAnsi="黑体" w:eastAsia="黑体"/>
          <w:sz w:val="32"/>
          <w:szCs w:val="32"/>
        </w:rPr>
        <w:t>二、整治项目</w:t>
      </w:r>
    </w:p>
    <w:p>
      <w:pPr>
        <w:spacing w:line="540" w:lineRule="exact"/>
        <w:ind w:firstLine="640" w:firstLineChars="200"/>
        <w:contextualSpacing/>
        <w:rPr>
          <w:rFonts w:ascii="楷体_GB2312" w:eastAsia="楷体_GB2312"/>
          <w:sz w:val="32"/>
          <w:szCs w:val="32"/>
        </w:rPr>
      </w:pPr>
      <w:r>
        <w:rPr>
          <w:rFonts w:hint="eastAsia" w:ascii="楷体_GB2312" w:eastAsia="楷体_GB2312"/>
          <w:sz w:val="32"/>
          <w:szCs w:val="32"/>
        </w:rPr>
        <w:t>（一）整治脏乱差店家入驻外卖平台问题，强化外卖商家审核监管。</w:t>
      </w:r>
    </w:p>
    <w:p>
      <w:pPr>
        <w:spacing w:line="540" w:lineRule="exact"/>
        <w:ind w:firstLine="643" w:firstLineChars="200"/>
        <w:contextualSpacing/>
        <w:rPr>
          <w:rFonts w:ascii="仿宋_GB2312" w:eastAsia="仿宋_GB2312"/>
          <w:sz w:val="32"/>
          <w:szCs w:val="32"/>
        </w:rPr>
      </w:pPr>
      <w:r>
        <w:rPr>
          <w:rFonts w:hint="eastAsia" w:ascii="仿宋_GB2312" w:eastAsia="仿宋_GB2312"/>
          <w:b/>
          <w:sz w:val="32"/>
          <w:szCs w:val="32"/>
        </w:rPr>
        <w:t>分管领导：</w:t>
      </w:r>
      <w:r>
        <w:rPr>
          <w:rFonts w:hint="eastAsia" w:ascii="仿宋_GB2312" w:eastAsia="仿宋_GB2312"/>
          <w:sz w:val="32"/>
          <w:szCs w:val="32"/>
        </w:rPr>
        <w:t>林培杰</w:t>
      </w:r>
    </w:p>
    <w:p>
      <w:pPr>
        <w:spacing w:line="54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食品监督管理处</w:t>
      </w:r>
    </w:p>
    <w:p>
      <w:pPr>
        <w:spacing w:line="54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公平交易与网络监管处、稽查支队、各分局</w:t>
      </w:r>
    </w:p>
    <w:p>
      <w:pPr>
        <w:spacing w:line="540" w:lineRule="exact"/>
        <w:ind w:firstLine="640" w:firstLineChars="200"/>
        <w:contextualSpacing/>
        <w:rPr>
          <w:rFonts w:ascii="楷体_GB2312" w:eastAsia="楷体_GB2312"/>
          <w:sz w:val="32"/>
          <w:szCs w:val="32"/>
        </w:rPr>
      </w:pPr>
      <w:r>
        <w:rPr>
          <w:rFonts w:hint="eastAsia" w:ascii="楷体_GB2312" w:eastAsia="楷体_GB2312"/>
          <w:sz w:val="32"/>
          <w:szCs w:val="32"/>
        </w:rPr>
        <w:t>（二）整治校园及周边“三无产品”屡禁不止问题，构筑校园周边安全屏障，筑牢安全诚信市场环境。</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分管领导：</w:t>
      </w:r>
      <w:r>
        <w:rPr>
          <w:rFonts w:hint="eastAsia" w:ascii="仿宋_GB2312" w:eastAsia="仿宋_GB2312"/>
          <w:sz w:val="32"/>
          <w:szCs w:val="32"/>
        </w:rPr>
        <w:t>林培杰</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公平交易与网络监管处</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消费者权益保护处、食品监督管理处、质量技术监督管理处、稽查支队、各分局</w:t>
      </w:r>
    </w:p>
    <w:p>
      <w:pPr>
        <w:spacing w:line="560" w:lineRule="exact"/>
        <w:ind w:firstLine="640" w:firstLineChars="200"/>
        <w:contextualSpacing/>
        <w:rPr>
          <w:rFonts w:ascii="楷体_GB2312" w:eastAsia="楷体_GB2312"/>
          <w:sz w:val="32"/>
          <w:szCs w:val="32"/>
        </w:rPr>
      </w:pPr>
      <w:r>
        <w:rPr>
          <w:rFonts w:hint="eastAsia" w:ascii="楷体_GB2312" w:eastAsia="楷体_GB2312"/>
          <w:sz w:val="32"/>
          <w:szCs w:val="32"/>
        </w:rPr>
        <w:t>（三）整治电动自行车商家、修理场所违规售卖非法改装电动自行车、传播虚假广告提高销售业绩、借助规范超标电动车大幅提高售价发“政策财”等违规违法行为，规范电动自行车销售市场管理，保障群众权益。</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分管领导：</w:t>
      </w:r>
      <w:r>
        <w:rPr>
          <w:rFonts w:hint="eastAsia" w:ascii="仿宋_GB2312" w:eastAsia="仿宋_GB2312"/>
          <w:sz w:val="32"/>
          <w:szCs w:val="32"/>
        </w:rPr>
        <w:t>高建武</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质量技术监督管理处</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消费者权益保护处、公平交易与网络监管处、物价监督管理处、稽查支队、各分局</w:t>
      </w:r>
    </w:p>
    <w:p>
      <w:pPr>
        <w:spacing w:line="560" w:lineRule="exact"/>
        <w:ind w:firstLine="640" w:firstLineChars="200"/>
        <w:contextualSpacing/>
        <w:rPr>
          <w:rFonts w:ascii="楷体_GB2312" w:eastAsia="楷体_GB2312"/>
          <w:sz w:val="32"/>
          <w:szCs w:val="32"/>
        </w:rPr>
      </w:pPr>
      <w:r>
        <w:rPr>
          <w:rFonts w:hint="eastAsia" w:ascii="楷体_GB2312" w:eastAsia="楷体_GB2312"/>
          <w:sz w:val="32"/>
          <w:szCs w:val="32"/>
        </w:rPr>
        <w:t>（四）整治公共空间违规设立经营性停车场问题，规范收费管理等行为。</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分管领导：</w:t>
      </w:r>
      <w:r>
        <w:rPr>
          <w:rFonts w:hint="eastAsia" w:ascii="仿宋_GB2312" w:eastAsia="仿宋_GB2312"/>
          <w:sz w:val="32"/>
          <w:szCs w:val="32"/>
        </w:rPr>
        <w:t>林培杰</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物价处</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稽查支队、各分局</w:t>
      </w:r>
    </w:p>
    <w:p>
      <w:pPr>
        <w:spacing w:line="560" w:lineRule="exact"/>
        <w:ind w:firstLine="640" w:firstLineChars="200"/>
        <w:contextualSpacing/>
        <w:rPr>
          <w:rFonts w:ascii="楷体_GB2312" w:eastAsia="楷体_GB2312"/>
          <w:sz w:val="32"/>
          <w:szCs w:val="32"/>
        </w:rPr>
      </w:pPr>
      <w:r>
        <w:rPr>
          <w:rFonts w:hint="eastAsia" w:ascii="楷体_GB2312" w:eastAsia="楷体_GB2312"/>
          <w:sz w:val="32"/>
          <w:szCs w:val="32"/>
        </w:rPr>
        <w:t>（五）整治校外培训机构不规范问题，减轻中小学生课外负担。</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分管领导：</w:t>
      </w:r>
      <w:r>
        <w:rPr>
          <w:rFonts w:hint="eastAsia" w:ascii="仿宋_GB2312" w:eastAsia="仿宋_GB2312"/>
          <w:sz w:val="32"/>
          <w:szCs w:val="32"/>
        </w:rPr>
        <w:t>林培杰</w:t>
      </w:r>
    </w:p>
    <w:p>
      <w:pPr>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公平交易与网络监管处</w:t>
      </w:r>
    </w:p>
    <w:p>
      <w:pPr>
        <w:spacing w:line="560" w:lineRule="exact"/>
        <w:ind w:firstLine="643" w:firstLineChars="200"/>
        <w:contextualSpacing/>
      </w:pPr>
      <w:r>
        <w:rPr>
          <w:rFonts w:hint="eastAsia" w:ascii="仿宋_GB2312" w:eastAsia="仿宋_GB2312"/>
          <w:b/>
          <w:sz w:val="32"/>
          <w:szCs w:val="32"/>
        </w:rPr>
        <w:t>配合单位：</w:t>
      </w:r>
      <w:r>
        <w:rPr>
          <w:rFonts w:hint="eastAsia" w:ascii="仿宋_GB2312" w:eastAsia="仿宋_GB2312"/>
          <w:sz w:val="32"/>
          <w:szCs w:val="32"/>
        </w:rPr>
        <w:t>物价监督管理处、</w:t>
      </w:r>
      <w:ins w:id="0" w:author="丁龙" w:date="2022-05-30T08:49:00Z">
        <w:r>
          <w:rPr>
            <w:rFonts w:hint="eastAsia" w:ascii="仿宋_GB2312" w:eastAsia="仿宋_GB2312"/>
            <w:sz w:val="32"/>
            <w:szCs w:val="32"/>
          </w:rPr>
          <w:t>信用</w:t>
        </w:r>
      </w:ins>
      <w:r>
        <w:rPr>
          <w:rFonts w:hint="eastAsia" w:ascii="仿宋_GB2312" w:eastAsia="仿宋_GB2312"/>
          <w:sz w:val="32"/>
          <w:szCs w:val="32"/>
        </w:rPr>
        <w:t>监督管理</w:t>
      </w:r>
      <w:ins w:id="1" w:author="丁龙" w:date="2022-05-30T08:49:00Z">
        <w:r>
          <w:rPr>
            <w:rFonts w:hint="eastAsia" w:ascii="仿宋_GB2312" w:eastAsia="仿宋_GB2312"/>
            <w:sz w:val="32"/>
            <w:szCs w:val="32"/>
          </w:rPr>
          <w:t>处</w:t>
        </w:r>
      </w:ins>
      <w:r>
        <w:rPr>
          <w:rFonts w:hint="eastAsia" w:ascii="仿宋_GB2312" w:eastAsia="仿宋_GB2312"/>
          <w:sz w:val="32"/>
          <w:szCs w:val="32"/>
        </w:rPr>
        <w:t>、稽查支队、各分局</w:t>
      </w:r>
    </w:p>
    <w:p>
      <w:pPr>
        <w:spacing w:line="560" w:lineRule="exact"/>
        <w:ind w:firstLine="640" w:firstLineChars="200"/>
        <w:contextualSpacing/>
        <w:rPr>
          <w:rFonts w:ascii="黑体" w:hAnsi="黑体" w:eastAsia="黑体"/>
          <w:sz w:val="32"/>
          <w:szCs w:val="32"/>
        </w:rPr>
      </w:pPr>
      <w:r>
        <w:rPr>
          <w:rFonts w:hint="eastAsia" w:ascii="黑体" w:hAnsi="黑体" w:eastAsia="黑体"/>
          <w:sz w:val="32"/>
          <w:szCs w:val="32"/>
        </w:rPr>
        <w:t>三、整治要求</w:t>
      </w:r>
    </w:p>
    <w:p>
      <w:pPr>
        <w:spacing w:line="540" w:lineRule="exact"/>
        <w:ind w:firstLine="640" w:firstLineChars="200"/>
        <w:contextualSpacing/>
        <w:rPr>
          <w:rFonts w:ascii="仿宋_GB2312" w:eastAsia="仿宋_GB2312"/>
          <w:sz w:val="32"/>
          <w:szCs w:val="32"/>
          <w:shd w:val="clear" w:color="auto" w:fill="FFFFFF"/>
        </w:rPr>
      </w:pPr>
      <w:r>
        <w:rPr>
          <w:rFonts w:hint="eastAsia" w:ascii="楷体_GB2312" w:eastAsia="楷体_GB2312"/>
          <w:sz w:val="32"/>
          <w:szCs w:val="32"/>
        </w:rPr>
        <w:t>（一）加强领导，精心组织。</w:t>
      </w:r>
      <w:r>
        <w:rPr>
          <w:rFonts w:hint="eastAsia" w:ascii="仿宋_GB2312" w:eastAsia="仿宋_GB2312"/>
          <w:sz w:val="32"/>
          <w:szCs w:val="32"/>
        </w:rPr>
        <w:t>各单位要切实提高政治站位，坚持以人民为中心，</w:t>
      </w:r>
      <w:r>
        <w:rPr>
          <w:rFonts w:hint="eastAsia" w:ascii="仿宋_GB2312" w:eastAsia="仿宋_GB2312"/>
          <w:sz w:val="32"/>
          <w:szCs w:val="32"/>
          <w:shd w:val="clear" w:color="auto" w:fill="FFFFFF"/>
        </w:rPr>
        <w:t>把做实做细“点题整治”作为坚持人民立场、维护困难群众利益的实际行动</w:t>
      </w:r>
      <w:r>
        <w:rPr>
          <w:rFonts w:hint="eastAsia" w:ascii="仿宋_GB2312" w:eastAsia="仿宋_GB2312"/>
          <w:sz w:val="32"/>
          <w:szCs w:val="32"/>
        </w:rPr>
        <w:t>，</w:t>
      </w:r>
      <w:r>
        <w:rPr>
          <w:rFonts w:hint="eastAsia" w:ascii="仿宋_GB2312" w:eastAsia="仿宋_GB2312"/>
          <w:sz w:val="32"/>
          <w:szCs w:val="32"/>
          <w:shd w:val="clear" w:color="auto" w:fill="FFFFFF"/>
        </w:rPr>
        <w:t>根据各专项整治工作方案</w:t>
      </w:r>
      <w:r>
        <w:rPr>
          <w:rFonts w:hint="eastAsia" w:ascii="仿宋_GB2312" w:eastAsia="仿宋_GB2312"/>
          <w:sz w:val="32"/>
          <w:szCs w:val="32"/>
        </w:rPr>
        <w:t>（详见附件）</w:t>
      </w:r>
      <w:r>
        <w:rPr>
          <w:rFonts w:hint="eastAsia" w:ascii="仿宋_GB2312" w:eastAsia="仿宋_GB2312"/>
          <w:sz w:val="32"/>
          <w:szCs w:val="32"/>
          <w:shd w:val="clear" w:color="auto" w:fill="FFFFFF"/>
        </w:rPr>
        <w:t>，将整治工作任务和责任落实到岗、落实到人，确保整治工作取得成效。</w:t>
      </w:r>
    </w:p>
    <w:p>
      <w:pPr>
        <w:spacing w:line="540" w:lineRule="exact"/>
        <w:ind w:firstLine="640" w:firstLineChars="200"/>
        <w:contextualSpacing/>
        <w:rPr>
          <w:rFonts w:ascii="仿宋_GB2312" w:eastAsia="仿宋_GB2312"/>
          <w:sz w:val="32"/>
          <w:szCs w:val="32"/>
        </w:rPr>
      </w:pPr>
      <w:r>
        <w:rPr>
          <w:rFonts w:hint="eastAsia" w:ascii="楷体_GB2312" w:eastAsia="楷体_GB2312"/>
          <w:sz w:val="32"/>
          <w:szCs w:val="32"/>
        </w:rPr>
        <w:t>（二）形成合力，严格执法。</w:t>
      </w:r>
      <w:r>
        <w:rPr>
          <w:rFonts w:hint="eastAsia" w:ascii="仿宋_GB2312" w:eastAsia="仿宋_GB2312"/>
          <w:sz w:val="32"/>
          <w:szCs w:val="32"/>
        </w:rPr>
        <w:t>各单位要</w:t>
      </w:r>
      <w:r>
        <w:rPr>
          <w:rFonts w:hint="eastAsia" w:ascii="仿宋_GB2312" w:eastAsia="仿宋_GB2312"/>
          <w:sz w:val="32"/>
          <w:szCs w:val="32"/>
          <w:shd w:val="clear" w:color="auto" w:fill="FFFFFF"/>
        </w:rPr>
        <w:t>加强沟通联系，</w:t>
      </w:r>
      <w:r>
        <w:rPr>
          <w:rFonts w:hint="eastAsia" w:ascii="仿宋_GB2312" w:eastAsia="仿宋_GB2312"/>
          <w:sz w:val="32"/>
          <w:szCs w:val="32"/>
        </w:rPr>
        <w:t>充分利用各类专项检查工作，加大违法线索摸排力度，多渠道收集各种违法线索，对“点题整治”工作中发现的违规违纪问题线索及时报送纪检监察部门,</w:t>
      </w:r>
      <w:r>
        <w:rPr>
          <w:rFonts w:hint="eastAsia" w:ascii="仿宋_GB2312" w:eastAsia="仿宋_GB2312"/>
          <w:sz w:val="32"/>
          <w:szCs w:val="32"/>
          <w:shd w:val="clear" w:color="auto" w:fill="FFFFFF"/>
        </w:rPr>
        <w:t>确保整治工作协同配合、整体推进，按时保质取得成效</w:t>
      </w:r>
      <w:r>
        <w:rPr>
          <w:rFonts w:hint="eastAsia" w:ascii="仿宋_GB2312" w:eastAsia="仿宋_GB2312"/>
          <w:sz w:val="32"/>
          <w:szCs w:val="32"/>
        </w:rPr>
        <w:drawing>
          <wp:anchor distT="0" distB="0" distL="114300" distR="114300" simplePos="0" relativeHeight="251659264" behindDoc="1" locked="1" layoutInCell="1" allowOverlap="1">
            <wp:simplePos x="0" y="0"/>
            <wp:positionH relativeFrom="page">
              <wp:posOffset>1958975</wp:posOffset>
            </wp:positionH>
            <wp:positionV relativeFrom="page">
              <wp:posOffset>7195820</wp:posOffset>
            </wp:positionV>
            <wp:extent cx="1054100" cy="292100"/>
            <wp:effectExtent l="1905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srcRect/>
                    <a:stretch>
                      <a:fillRect/>
                    </a:stretch>
                  </pic:blipFill>
                  <pic:spPr>
                    <a:xfrm>
                      <a:off x="0" y="0"/>
                      <a:ext cx="1054100" cy="292100"/>
                    </a:xfrm>
                    <a:prstGeom prst="rect">
                      <a:avLst/>
                    </a:prstGeom>
                    <a:noFill/>
                    <a:ln w="9525">
                      <a:noFill/>
                      <a:miter lim="800000"/>
                      <a:headEnd/>
                      <a:tailEnd/>
                    </a:ln>
                  </pic:spPr>
                </pic:pic>
              </a:graphicData>
            </a:graphic>
          </wp:anchor>
        </w:drawing>
      </w:r>
      <w:r>
        <w:rPr>
          <w:rFonts w:hint="eastAsia" w:ascii="仿宋_GB2312" w:eastAsia="仿宋_GB2312"/>
          <w:sz w:val="32"/>
          <w:szCs w:val="32"/>
        </w:rPr>
        <w:drawing>
          <wp:anchor distT="0" distB="0" distL="114300" distR="114300" simplePos="0" relativeHeight="251660288" behindDoc="1" locked="1" layoutInCell="1" allowOverlap="1">
            <wp:simplePos x="0" y="0"/>
            <wp:positionH relativeFrom="page">
              <wp:posOffset>1530350</wp:posOffset>
            </wp:positionH>
            <wp:positionV relativeFrom="page">
              <wp:posOffset>8519795</wp:posOffset>
            </wp:positionV>
            <wp:extent cx="2101850" cy="292100"/>
            <wp:effectExtent l="1905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srcRect/>
                    <a:stretch>
                      <a:fillRect/>
                    </a:stretch>
                  </pic:blipFill>
                  <pic:spPr>
                    <a:xfrm>
                      <a:off x="0" y="0"/>
                      <a:ext cx="2101850" cy="292100"/>
                    </a:xfrm>
                    <a:prstGeom prst="rect">
                      <a:avLst/>
                    </a:prstGeom>
                    <a:noFill/>
                    <a:ln w="9525">
                      <a:noFill/>
                      <a:miter lim="800000"/>
                      <a:headEnd/>
                      <a:tailEnd/>
                    </a:ln>
                  </pic:spPr>
                </pic:pic>
              </a:graphicData>
            </a:graphic>
          </wp:anchor>
        </w:drawing>
      </w:r>
      <w:r>
        <w:rPr>
          <w:rFonts w:hint="eastAsia" w:ascii="仿宋_GB2312" w:eastAsia="仿宋_GB2312"/>
          <w:sz w:val="32"/>
          <w:szCs w:val="32"/>
        </w:rPr>
        <w:drawing>
          <wp:anchor distT="0" distB="0" distL="114300" distR="114300" simplePos="0" relativeHeight="251661312" behindDoc="1" locked="1" layoutInCell="1" allowOverlap="1">
            <wp:simplePos x="0" y="0"/>
            <wp:positionH relativeFrom="page">
              <wp:posOffset>-12700</wp:posOffset>
            </wp:positionH>
            <wp:positionV relativeFrom="page">
              <wp:posOffset>-12700</wp:posOffset>
            </wp:positionV>
            <wp:extent cx="31750" cy="38100"/>
            <wp:effectExtent l="1905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srcRect/>
                    <a:stretch>
                      <a:fillRect/>
                    </a:stretch>
                  </pic:blipFill>
                  <pic:spPr>
                    <a:xfrm>
                      <a:off x="0" y="0"/>
                      <a:ext cx="31750" cy="38100"/>
                    </a:xfrm>
                    <a:prstGeom prst="rect">
                      <a:avLst/>
                    </a:prstGeom>
                    <a:noFill/>
                    <a:ln w="9525">
                      <a:noFill/>
                      <a:miter lim="800000"/>
                      <a:headEnd/>
                      <a:tailEnd/>
                    </a:ln>
                  </pic:spPr>
                </pic:pic>
              </a:graphicData>
            </a:graphic>
          </wp:anchor>
        </w:drawing>
      </w:r>
      <w:bookmarkStart w:id="0" w:name="br4"/>
      <w:bookmarkEnd w:id="0"/>
      <w:r>
        <w:rPr>
          <w:rFonts w:hint="eastAsia" w:ascii="仿宋_GB2312" w:eastAsia="仿宋_GB2312"/>
          <w:sz w:val="32"/>
          <w:szCs w:val="32"/>
        </w:rPr>
        <w:t>。</w:t>
      </w:r>
    </w:p>
    <w:p>
      <w:pPr>
        <w:spacing w:line="540" w:lineRule="exact"/>
        <w:ind w:firstLine="640" w:firstLineChars="200"/>
        <w:contextualSpacing/>
        <w:rPr>
          <w:rFonts w:ascii="仿宋_GB2312" w:eastAsia="仿宋_GB2312"/>
          <w:sz w:val="32"/>
          <w:szCs w:val="32"/>
        </w:rPr>
      </w:pPr>
      <w:r>
        <w:rPr>
          <w:rFonts w:hint="eastAsia" w:ascii="楷体_GB2312" w:eastAsia="楷体_GB2312"/>
          <w:sz w:val="32"/>
          <w:szCs w:val="32"/>
        </w:rPr>
        <w:t>（三）压实责任，督查提效。</w:t>
      </w:r>
      <w:r>
        <w:rPr>
          <w:rFonts w:hint="eastAsia" w:ascii="仿宋_GB2312" w:eastAsia="仿宋_GB2312"/>
          <w:sz w:val="32"/>
          <w:szCs w:val="32"/>
        </w:rPr>
        <w:t>加强对整治工作落实情况的督促检查，</w:t>
      </w:r>
      <w:r>
        <w:rPr>
          <w:rFonts w:hint="eastAsia" w:ascii="仿宋_GB2312" w:hAnsi="微软雅黑" w:eastAsia="仿宋_GB2312"/>
          <w:sz w:val="32"/>
          <w:szCs w:val="32"/>
          <w:shd w:val="clear" w:color="auto" w:fill="FFFFFF"/>
        </w:rPr>
        <w:t>重在发现问题、解决问题，力求实效，提高群众满意度，坚决杜绝摆形式走过场</w:t>
      </w:r>
      <w:r>
        <w:rPr>
          <w:rFonts w:hint="eastAsia" w:ascii="仿宋_GB2312" w:eastAsia="仿宋_GB2312"/>
          <w:sz w:val="32"/>
          <w:szCs w:val="32"/>
        </w:rPr>
        <w:t>。对群众身边腐败和不正之风问题突出、专项整治工作推进不力、处理问题不到位的，及时予以督查通报。各牵头单位要制定阶段性及年度评定标准，于6、8、10月及年终开展各项整治工作成效自评，发现问题，及时整改。</w:t>
      </w:r>
    </w:p>
    <w:p>
      <w:pPr>
        <w:spacing w:line="540" w:lineRule="exact"/>
        <w:ind w:firstLine="640" w:firstLineChars="200"/>
        <w:contextualSpacing/>
        <w:rPr>
          <w:rFonts w:ascii="仿宋_GB2312" w:eastAsia="仿宋_GB2312"/>
          <w:sz w:val="32"/>
          <w:szCs w:val="32"/>
        </w:rPr>
      </w:pPr>
      <w:r>
        <w:rPr>
          <w:rFonts w:hint="eastAsia" w:ascii="楷体_GB2312" w:eastAsia="楷体_GB2312"/>
          <w:sz w:val="32"/>
          <w:szCs w:val="32"/>
        </w:rPr>
        <w:t>（四）广泛宣传，社会共治。</w:t>
      </w:r>
      <w:r>
        <w:rPr>
          <w:rFonts w:hint="eastAsia" w:ascii="仿宋_GB2312" w:eastAsia="仿宋_GB2312"/>
          <w:sz w:val="32"/>
          <w:szCs w:val="32"/>
        </w:rPr>
        <w:t>充分利用局微信公众号，开辟专栏宣传“点题整治”工作的做法成效和涌现出的先进典型，提高群众对我局工作的知晓率和支持率；畅通12315举报渠道，充分发动群众参与集中整治，积极举报侵害群众利益的问题，全力营造社会共治良好氛围。</w:t>
      </w:r>
    </w:p>
    <w:p>
      <w:pPr>
        <w:spacing w:line="540" w:lineRule="exact"/>
        <w:ind w:firstLine="640" w:firstLineChars="200"/>
        <w:contextualSpacing/>
        <w:rPr>
          <w:rFonts w:ascii="仿宋_GB2312" w:eastAsia="仿宋_GB2312"/>
          <w:sz w:val="32"/>
          <w:szCs w:val="32"/>
        </w:rPr>
      </w:pPr>
      <w:r>
        <w:rPr>
          <w:rFonts w:hint="eastAsia" w:ascii="楷体_GB2312" w:eastAsia="楷体_GB2312"/>
          <w:sz w:val="32"/>
          <w:szCs w:val="32"/>
        </w:rPr>
        <w:t>（五）提炼总结，凸显成效。</w:t>
      </w:r>
      <w:r>
        <w:rPr>
          <w:rFonts w:hint="eastAsia" w:ascii="仿宋_GB2312" w:eastAsia="仿宋_GB2312"/>
          <w:sz w:val="32"/>
          <w:szCs w:val="32"/>
        </w:rPr>
        <w:t>各单位在工作中要注重收集整理有关工作情况和数据，总结经验，归集案例，及时报送信息。各配合单位根据专项整治工作方案以及在整治过程中如发现存在违规违纪问题，及时向各牵头单位报送相关材料。各牵头单位于每月22日前报送《“点题整治”群众身边腐败和不正之风突出问题线索月报表》、每月26日前报送《整治群众身边腐败和作风问题工作情况表》、每月28日前报送总结阶段性整治成效至局办公室林海娟处，以便汇总上报纪检监察部门及按时向社会公布阶段性治理成效。</w:t>
      </w:r>
    </w:p>
    <w:p>
      <w:pPr>
        <w:spacing w:line="540" w:lineRule="exact"/>
        <w:ind w:firstLine="640" w:firstLineChars="200"/>
        <w:contextualSpacing/>
        <w:rPr>
          <w:rFonts w:ascii="仿宋_GB2312" w:eastAsia="仿宋_GB2312"/>
          <w:sz w:val="32"/>
          <w:szCs w:val="32"/>
        </w:rPr>
      </w:pPr>
    </w:p>
    <w:p>
      <w:pPr>
        <w:autoSpaceDE w:val="0"/>
        <w:spacing w:line="540" w:lineRule="exact"/>
        <w:ind w:left="1984" w:hanging="1984" w:hangingChars="620"/>
        <w:contextualSpacing/>
        <w:jc w:val="left"/>
        <w:rPr>
          <w:rFonts w:ascii="方正小标宋简体" w:eastAsia="方正小标宋简体"/>
          <w:sz w:val="44"/>
          <w:szCs w:val="44"/>
        </w:rPr>
      </w:pPr>
      <w:r>
        <w:rPr>
          <w:rFonts w:hint="eastAsia" w:ascii="仿宋_GB2312" w:eastAsia="仿宋_GB2312"/>
          <w:sz w:val="32"/>
          <w:szCs w:val="32"/>
        </w:rPr>
        <w:t xml:space="preserve">    附件：1.平潭综合实验区市场监督管理局“点题整治”群众身边腐败和不正之风突出问题整治项目任务分解表</w:t>
      </w:r>
    </w:p>
    <w:p>
      <w:pPr>
        <w:spacing w:line="540" w:lineRule="exact"/>
        <w:ind w:left="1920" w:hanging="1920" w:hangingChars="600"/>
        <w:contextualSpacing/>
        <w:rPr>
          <w:rFonts w:ascii="仿宋_GB2312" w:eastAsia="仿宋_GB2312"/>
          <w:sz w:val="32"/>
          <w:szCs w:val="32"/>
        </w:rPr>
      </w:pPr>
      <w:r>
        <w:rPr>
          <w:rFonts w:hint="eastAsia" w:ascii="仿宋_GB2312" w:eastAsia="仿宋_GB2312"/>
          <w:sz w:val="32"/>
          <w:szCs w:val="32"/>
        </w:rPr>
        <w:t xml:space="preserve">          2.平潭综合实验区市场监督管理局“整治脏乱差店家入驻外卖平台问题强化外卖商家审核监管”专项整治工作方案</w:t>
      </w:r>
    </w:p>
    <w:p>
      <w:pPr>
        <w:spacing w:line="540" w:lineRule="exact"/>
        <w:ind w:left="1984" w:hanging="1984" w:hangingChars="620"/>
        <w:contextualSpacing/>
        <w:jc w:val="left"/>
        <w:rPr>
          <w:rFonts w:ascii="仿宋_GB2312" w:eastAsia="仿宋_GB2312"/>
          <w:sz w:val="32"/>
          <w:szCs w:val="32"/>
        </w:rPr>
      </w:pPr>
      <w:r>
        <w:rPr>
          <w:rFonts w:hint="eastAsia" w:ascii="仿宋_GB2312" w:eastAsia="仿宋_GB2312"/>
          <w:sz w:val="32"/>
          <w:szCs w:val="32"/>
        </w:rPr>
        <w:t xml:space="preserve">          3.</w:t>
      </w:r>
      <w:r>
        <w:rPr>
          <w:rFonts w:hint="eastAsia" w:ascii="仿宋_GB2312" w:hAnsi="仿宋" w:eastAsia="仿宋_GB2312"/>
          <w:sz w:val="32"/>
          <w:szCs w:val="32"/>
        </w:rPr>
        <w:t>平潭综合实验区市场监督管理局校园及周边“三无产品”专项整治工作方案</w:t>
      </w:r>
    </w:p>
    <w:p>
      <w:pPr>
        <w:spacing w:line="540" w:lineRule="exact"/>
        <w:ind w:left="1920" w:hanging="1920" w:hangingChars="600"/>
        <w:contextualSpacing/>
        <w:rPr>
          <w:rFonts w:ascii="仿宋_GB2312" w:hAnsi="仿宋" w:eastAsia="仿宋_GB2312"/>
          <w:sz w:val="32"/>
          <w:szCs w:val="32"/>
        </w:rPr>
      </w:pPr>
      <w:r>
        <w:rPr>
          <w:rFonts w:hint="eastAsia" w:ascii="仿宋_GB2312" w:eastAsia="仿宋_GB2312"/>
          <w:sz w:val="32"/>
          <w:szCs w:val="32"/>
        </w:rPr>
        <w:t xml:space="preserve">     </w:t>
      </w:r>
      <w:r>
        <w:rPr>
          <w:rFonts w:hint="eastAsia" w:ascii="仿宋_GB2312" w:hAnsi="仿宋" w:eastAsia="仿宋_GB2312"/>
          <w:sz w:val="32"/>
          <w:szCs w:val="32"/>
        </w:rPr>
        <w:t xml:space="preserve">     4.平潭综合实验区市场监督管理局电动自行车市场整治工作方案</w:t>
      </w:r>
    </w:p>
    <w:p>
      <w:pPr>
        <w:spacing w:line="540" w:lineRule="exact"/>
        <w:ind w:left="1895" w:leftChars="750" w:hanging="320" w:hangingChars="100"/>
        <w:contextualSpacing/>
        <w:rPr>
          <w:rFonts w:ascii="仿宋_GB2312" w:hAnsi="仿宋" w:eastAsia="仿宋_GB2312"/>
          <w:sz w:val="32"/>
          <w:szCs w:val="32"/>
        </w:rPr>
      </w:pPr>
      <w:r>
        <w:rPr>
          <w:rFonts w:hint="eastAsia" w:ascii="仿宋_GB2312" w:hAnsi="仿宋" w:eastAsia="仿宋_GB2312"/>
          <w:sz w:val="32"/>
          <w:szCs w:val="32"/>
        </w:rPr>
        <w:t>5.平潭综合实验区市场监督管理局关于规范城区停车场收费管理专项整治工作方案</w:t>
      </w:r>
    </w:p>
    <w:p>
      <w:pPr>
        <w:spacing w:line="540" w:lineRule="exact"/>
        <w:ind w:left="1895" w:leftChars="750" w:hanging="320" w:hangingChars="100"/>
        <w:contextualSpacing/>
        <w:rPr>
          <w:rFonts w:ascii="仿宋_GB2312" w:eastAsia="仿宋_GB2312"/>
          <w:sz w:val="32"/>
          <w:szCs w:val="32"/>
        </w:rPr>
      </w:pPr>
      <w:r>
        <w:rPr>
          <w:rFonts w:hint="eastAsia" w:ascii="仿宋_GB2312" w:hAnsi="仿宋" w:eastAsia="仿宋_GB2312"/>
          <w:sz w:val="32"/>
          <w:szCs w:val="32"/>
        </w:rPr>
        <w:t>6.</w:t>
      </w:r>
      <w:r>
        <w:rPr>
          <w:rFonts w:hint="eastAsia" w:ascii="仿宋_GB2312" w:eastAsia="仿宋_GB2312"/>
          <w:sz w:val="32"/>
          <w:szCs w:val="32"/>
        </w:rPr>
        <w:t>平潭综合实验区市场监督管理局关于校外培训机构不规范问题整治工作方案</w:t>
      </w:r>
    </w:p>
    <w:p>
      <w:pPr>
        <w:ind w:firstLine="420"/>
        <w:sectPr>
          <w:footerReference r:id="rId3" w:type="default"/>
          <w:footerReference r:id="rId4" w:type="even"/>
          <w:pgSz w:w="12240" w:h="15840"/>
          <w:pgMar w:top="1440" w:right="1800" w:bottom="1440" w:left="1800" w:header="720" w:footer="720" w:gutter="0"/>
          <w:cols w:space="425" w:num="1"/>
          <w:docGrid w:type="lines" w:linePitch="312" w:charSpace="0"/>
        </w:sectPr>
      </w:pPr>
    </w:p>
    <w:p>
      <w:pPr>
        <w:autoSpaceDE w:val="0"/>
        <w:spacing w:line="560" w:lineRule="exact"/>
        <w:ind w:firstLine="640"/>
        <w:contextualSpacing/>
        <w:rPr>
          <w:rFonts w:ascii="黑体" w:hAnsi="黑体" w:eastAsia="黑体"/>
          <w:sz w:val="32"/>
          <w:szCs w:val="32"/>
        </w:rPr>
      </w:pPr>
      <w:r>
        <w:rPr>
          <w:rFonts w:hint="eastAsia" w:ascii="黑体" w:hAnsi="黑体" w:eastAsia="黑体"/>
          <w:sz w:val="32"/>
          <w:szCs w:val="32"/>
        </w:rPr>
        <w:t>附件1</w:t>
      </w:r>
    </w:p>
    <w:p>
      <w:pPr>
        <w:autoSpaceDE w:val="0"/>
        <w:spacing w:line="560" w:lineRule="exact"/>
        <w:ind w:firstLine="420"/>
        <w:contextualSpacing/>
        <w:rPr>
          <w:rFonts w:ascii="仿宋_GB2312" w:eastAsia="仿宋_GB2312"/>
          <w:sz w:val="32"/>
          <w:szCs w:val="32"/>
        </w:rPr>
      </w:pPr>
      <w:r>
        <w:t xml:space="preserve"> </w:t>
      </w:r>
    </w:p>
    <w:p>
      <w:pPr>
        <w:autoSpaceDE w:val="0"/>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平潭综合实验区市场监督管理局“点题整治”群众身边腐败和</w:t>
      </w:r>
    </w:p>
    <w:p>
      <w:pPr>
        <w:autoSpaceDE w:val="0"/>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不正之风突出问题整治项目任务分解表</w:t>
      </w:r>
    </w:p>
    <w:p>
      <w:pPr>
        <w:autoSpaceDE w:val="0"/>
        <w:spacing w:line="560" w:lineRule="exact"/>
        <w:ind w:firstLine="640"/>
        <w:contextualSpacing/>
        <w:rPr>
          <w:rFonts w:ascii="仿宋_GB2312" w:eastAsia="仿宋_GB2312"/>
          <w:sz w:val="32"/>
          <w:szCs w:val="32"/>
        </w:rPr>
      </w:pPr>
    </w:p>
    <w:tbl>
      <w:tblPr>
        <w:tblStyle w:val="9"/>
        <w:tblW w:w="1416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2"/>
        <w:gridCol w:w="4536"/>
        <w:gridCol w:w="1276"/>
        <w:gridCol w:w="1843"/>
        <w:gridCol w:w="2082"/>
        <w:gridCol w:w="1417"/>
        <w:gridCol w:w="20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blHeader/>
          <w:jc w:val="center"/>
        </w:trPr>
        <w:tc>
          <w:tcPr>
            <w:tcW w:w="932" w:type="dxa"/>
            <w:tcBorders>
              <w:top w:val="single" w:color="auto" w:sz="4" w:space="0"/>
              <w:left w:val="single" w:color="auto" w:sz="4" w:space="0"/>
              <w:bottom w:val="single" w:color="auto" w:sz="4" w:space="0"/>
              <w:right w:val="single" w:color="auto" w:sz="4" w:space="0"/>
            </w:tcBorders>
            <w:vAlign w:val="center"/>
          </w:tcPr>
          <w:p>
            <w:pPr>
              <w:autoSpaceDE w:val="0"/>
              <w:spacing w:line="360" w:lineRule="exact"/>
              <w:jc w:val="center"/>
              <w:rPr>
                <w:rFonts w:ascii="黑体" w:hAnsi="黑体" w:eastAsia="黑体"/>
                <w:sz w:val="32"/>
                <w:szCs w:val="32"/>
              </w:rPr>
            </w:pPr>
            <w:r>
              <w:rPr>
                <w:rFonts w:hint="eastAsia" w:ascii="黑体" w:hAnsi="黑体" w:eastAsia="黑体"/>
                <w:sz w:val="32"/>
                <w:szCs w:val="32"/>
              </w:rPr>
              <w:t>序号</w:t>
            </w:r>
          </w:p>
        </w:tc>
        <w:tc>
          <w:tcPr>
            <w:tcW w:w="4536" w:type="dxa"/>
            <w:tcBorders>
              <w:top w:val="single" w:color="auto" w:sz="4" w:space="0"/>
              <w:left w:val="nil"/>
              <w:bottom w:val="single" w:color="auto" w:sz="4" w:space="0"/>
              <w:right w:val="single" w:color="auto" w:sz="4" w:space="0"/>
            </w:tcBorders>
            <w:vAlign w:val="center"/>
          </w:tcPr>
          <w:p>
            <w:pPr>
              <w:autoSpaceDE w:val="0"/>
              <w:spacing w:line="360" w:lineRule="exact"/>
              <w:jc w:val="center"/>
              <w:rPr>
                <w:rFonts w:ascii="黑体" w:hAnsi="黑体" w:eastAsia="黑体"/>
                <w:sz w:val="32"/>
                <w:szCs w:val="32"/>
              </w:rPr>
            </w:pPr>
            <w:r>
              <w:rPr>
                <w:rFonts w:hint="eastAsia" w:ascii="黑体" w:hAnsi="黑体" w:eastAsia="黑体"/>
                <w:sz w:val="32"/>
                <w:szCs w:val="32"/>
              </w:rPr>
              <w:t>整治项目</w:t>
            </w:r>
          </w:p>
        </w:tc>
        <w:tc>
          <w:tcPr>
            <w:tcW w:w="1276" w:type="dxa"/>
            <w:tcBorders>
              <w:top w:val="single" w:color="auto" w:sz="4" w:space="0"/>
              <w:left w:val="nil"/>
              <w:bottom w:val="single" w:color="auto" w:sz="4" w:space="0"/>
              <w:right w:val="single" w:color="auto" w:sz="4" w:space="0"/>
            </w:tcBorders>
            <w:vAlign w:val="center"/>
          </w:tcPr>
          <w:p>
            <w:pPr>
              <w:autoSpaceDE w:val="0"/>
              <w:spacing w:line="360" w:lineRule="exact"/>
              <w:jc w:val="center"/>
              <w:rPr>
                <w:rFonts w:ascii="黑体" w:hAnsi="黑体" w:eastAsia="黑体"/>
                <w:sz w:val="32"/>
                <w:szCs w:val="32"/>
              </w:rPr>
            </w:pPr>
            <w:r>
              <w:rPr>
                <w:rFonts w:hint="eastAsia" w:ascii="黑体" w:hAnsi="黑体" w:eastAsia="黑体"/>
                <w:sz w:val="32"/>
                <w:szCs w:val="32"/>
              </w:rPr>
              <w:t>分管</w:t>
            </w:r>
          </w:p>
          <w:p>
            <w:pPr>
              <w:autoSpaceDE w:val="0"/>
              <w:spacing w:line="360" w:lineRule="exact"/>
              <w:jc w:val="center"/>
              <w:rPr>
                <w:rFonts w:ascii="黑体" w:hAnsi="黑体" w:eastAsia="黑体"/>
                <w:sz w:val="32"/>
                <w:szCs w:val="32"/>
              </w:rPr>
            </w:pPr>
            <w:r>
              <w:rPr>
                <w:rFonts w:hint="eastAsia" w:ascii="黑体" w:hAnsi="黑体" w:eastAsia="黑体"/>
                <w:sz w:val="32"/>
                <w:szCs w:val="32"/>
              </w:rPr>
              <w:t>领导</w:t>
            </w:r>
          </w:p>
        </w:tc>
        <w:tc>
          <w:tcPr>
            <w:tcW w:w="1843" w:type="dxa"/>
            <w:tcBorders>
              <w:top w:val="single" w:color="auto" w:sz="4" w:space="0"/>
              <w:left w:val="nil"/>
              <w:bottom w:val="single" w:color="auto" w:sz="4" w:space="0"/>
              <w:right w:val="single" w:color="auto" w:sz="4" w:space="0"/>
            </w:tcBorders>
            <w:vAlign w:val="center"/>
          </w:tcPr>
          <w:p>
            <w:pPr>
              <w:autoSpaceDE w:val="0"/>
              <w:spacing w:line="360" w:lineRule="exact"/>
              <w:jc w:val="center"/>
              <w:rPr>
                <w:rFonts w:ascii="黑体" w:hAnsi="黑体" w:eastAsia="黑体"/>
                <w:sz w:val="32"/>
                <w:szCs w:val="32"/>
              </w:rPr>
            </w:pPr>
            <w:r>
              <w:rPr>
                <w:rFonts w:hint="eastAsia" w:ascii="黑体" w:hAnsi="黑体" w:eastAsia="黑体"/>
                <w:sz w:val="32"/>
                <w:szCs w:val="32"/>
              </w:rPr>
              <w:t>牵头</w:t>
            </w:r>
          </w:p>
          <w:p>
            <w:pPr>
              <w:autoSpaceDE w:val="0"/>
              <w:spacing w:line="360" w:lineRule="exact"/>
              <w:jc w:val="center"/>
              <w:rPr>
                <w:rFonts w:ascii="黑体" w:hAnsi="黑体" w:eastAsia="黑体"/>
                <w:sz w:val="32"/>
                <w:szCs w:val="32"/>
              </w:rPr>
            </w:pPr>
            <w:r>
              <w:rPr>
                <w:rFonts w:hint="eastAsia" w:ascii="黑体" w:hAnsi="黑体" w:eastAsia="黑体"/>
                <w:sz w:val="32"/>
                <w:szCs w:val="32"/>
              </w:rPr>
              <w:t>单位</w:t>
            </w:r>
          </w:p>
        </w:tc>
        <w:tc>
          <w:tcPr>
            <w:tcW w:w="2082" w:type="dxa"/>
            <w:tcBorders>
              <w:top w:val="single" w:color="auto" w:sz="4" w:space="0"/>
              <w:left w:val="nil"/>
              <w:bottom w:val="single" w:color="auto" w:sz="4" w:space="0"/>
              <w:right w:val="single" w:color="auto" w:sz="4" w:space="0"/>
            </w:tcBorders>
            <w:vAlign w:val="center"/>
          </w:tcPr>
          <w:p>
            <w:pPr>
              <w:autoSpaceDE w:val="0"/>
              <w:spacing w:line="360" w:lineRule="exact"/>
              <w:jc w:val="center"/>
              <w:rPr>
                <w:rFonts w:ascii="黑体" w:hAnsi="黑体" w:eastAsia="黑体"/>
                <w:sz w:val="32"/>
                <w:szCs w:val="32"/>
              </w:rPr>
            </w:pPr>
            <w:r>
              <w:rPr>
                <w:rFonts w:hint="eastAsia" w:ascii="黑体" w:hAnsi="黑体" w:eastAsia="黑体"/>
                <w:sz w:val="32"/>
                <w:szCs w:val="32"/>
              </w:rPr>
              <w:t>配合</w:t>
            </w:r>
          </w:p>
          <w:p>
            <w:pPr>
              <w:autoSpaceDE w:val="0"/>
              <w:spacing w:line="360" w:lineRule="exact"/>
              <w:jc w:val="center"/>
              <w:rPr>
                <w:rFonts w:ascii="黑体" w:hAnsi="黑体" w:eastAsia="黑体"/>
                <w:sz w:val="32"/>
                <w:szCs w:val="32"/>
              </w:rPr>
            </w:pPr>
            <w:r>
              <w:rPr>
                <w:rFonts w:hint="eastAsia" w:ascii="黑体" w:hAnsi="黑体" w:eastAsia="黑体"/>
                <w:sz w:val="32"/>
                <w:szCs w:val="32"/>
              </w:rPr>
              <w:t>单位</w:t>
            </w:r>
          </w:p>
        </w:tc>
        <w:tc>
          <w:tcPr>
            <w:tcW w:w="1417" w:type="dxa"/>
            <w:tcBorders>
              <w:top w:val="single" w:color="auto" w:sz="4" w:space="0"/>
              <w:left w:val="single" w:color="auto" w:sz="4" w:space="0"/>
              <w:bottom w:val="single" w:color="auto" w:sz="4" w:space="0"/>
              <w:right w:val="single" w:color="auto" w:sz="4" w:space="0"/>
            </w:tcBorders>
            <w:vAlign w:val="center"/>
          </w:tcPr>
          <w:p>
            <w:pPr>
              <w:autoSpaceDE w:val="0"/>
              <w:spacing w:line="360" w:lineRule="exact"/>
              <w:jc w:val="center"/>
              <w:rPr>
                <w:rFonts w:ascii="黑体" w:hAnsi="黑体" w:eastAsia="黑体"/>
                <w:sz w:val="32"/>
                <w:szCs w:val="32"/>
              </w:rPr>
            </w:pPr>
            <w:r>
              <w:rPr>
                <w:rFonts w:hint="eastAsia" w:ascii="黑体" w:hAnsi="黑体" w:eastAsia="黑体"/>
                <w:sz w:val="32"/>
                <w:szCs w:val="32"/>
              </w:rPr>
              <w:t>牵头</w:t>
            </w:r>
          </w:p>
          <w:p>
            <w:pPr>
              <w:autoSpaceDE w:val="0"/>
              <w:spacing w:line="360" w:lineRule="exact"/>
              <w:ind w:firstLine="33"/>
              <w:jc w:val="center"/>
              <w:rPr>
                <w:rFonts w:ascii="黑体" w:hAnsi="黑体" w:eastAsia="黑体"/>
                <w:sz w:val="32"/>
                <w:szCs w:val="32"/>
              </w:rPr>
            </w:pPr>
            <w:r>
              <w:rPr>
                <w:rFonts w:hint="eastAsia" w:ascii="黑体" w:hAnsi="黑体" w:eastAsia="黑体"/>
                <w:sz w:val="32"/>
                <w:szCs w:val="32"/>
              </w:rPr>
              <w:t>负责人</w:t>
            </w:r>
          </w:p>
        </w:tc>
        <w:tc>
          <w:tcPr>
            <w:tcW w:w="2082" w:type="dxa"/>
            <w:tcBorders>
              <w:top w:val="single" w:color="auto" w:sz="4" w:space="0"/>
              <w:left w:val="nil"/>
              <w:bottom w:val="single" w:color="auto" w:sz="4" w:space="0"/>
              <w:right w:val="single" w:color="auto" w:sz="4" w:space="0"/>
            </w:tcBorders>
            <w:vAlign w:val="center"/>
          </w:tcPr>
          <w:p>
            <w:pPr>
              <w:autoSpaceDE w:val="0"/>
              <w:spacing w:line="360" w:lineRule="exact"/>
              <w:ind w:firstLine="34"/>
              <w:jc w:val="center"/>
              <w:rPr>
                <w:rFonts w:ascii="黑体" w:hAnsi="黑体" w:eastAsia="黑体"/>
                <w:sz w:val="32"/>
                <w:szCs w:val="32"/>
              </w:rPr>
            </w:pPr>
            <w:r>
              <w:rPr>
                <w:rFonts w:hint="eastAsia" w:ascii="黑体" w:hAnsi="黑体" w:eastAsia="黑体"/>
                <w:sz w:val="32"/>
                <w:szCs w:val="32"/>
              </w:rPr>
              <w:t>负责人</w:t>
            </w:r>
          </w:p>
          <w:p>
            <w:pPr>
              <w:autoSpaceDE w:val="0"/>
              <w:spacing w:line="360" w:lineRule="exact"/>
              <w:ind w:firstLine="34"/>
              <w:jc w:val="center"/>
              <w:rPr>
                <w:rFonts w:ascii="黑体" w:hAnsi="黑体" w:eastAsia="黑体"/>
                <w:sz w:val="32"/>
                <w:szCs w:val="32"/>
              </w:rPr>
            </w:pPr>
            <w:r>
              <w:rPr>
                <w:rFonts w:hint="eastAsia" w:ascii="黑体" w:hAnsi="黑体" w:eastAsia="黑体"/>
                <w:sz w:val="32"/>
                <w:szCs w:val="32"/>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932"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1</w:t>
            </w:r>
          </w:p>
        </w:tc>
        <w:tc>
          <w:tcPr>
            <w:tcW w:w="4536" w:type="dxa"/>
            <w:tcBorders>
              <w:top w:val="single" w:color="auto" w:sz="4" w:space="0"/>
              <w:left w:val="nil"/>
              <w:bottom w:val="single" w:color="auto" w:sz="4" w:space="0"/>
              <w:right w:val="single" w:color="auto" w:sz="4" w:space="0"/>
            </w:tcBorders>
            <w:vAlign w:val="center"/>
          </w:tcPr>
          <w:p>
            <w:pPr>
              <w:autoSpaceDE w:val="0"/>
              <w:spacing w:line="400" w:lineRule="exact"/>
              <w:jc w:val="left"/>
              <w:rPr>
                <w:rFonts w:ascii="仿宋_GB2312" w:eastAsia="仿宋_GB2312"/>
                <w:sz w:val="32"/>
                <w:szCs w:val="32"/>
              </w:rPr>
            </w:pPr>
            <w:r>
              <w:rPr>
                <w:rFonts w:hint="eastAsia" w:ascii="仿宋_GB2312" w:eastAsia="仿宋_GB2312"/>
                <w:sz w:val="32"/>
                <w:szCs w:val="32"/>
              </w:rPr>
              <w:t>整治脏乱差店家入驻外卖平台问题，强化外卖商家审核监管。</w:t>
            </w:r>
          </w:p>
        </w:tc>
        <w:tc>
          <w:tcPr>
            <w:tcW w:w="1276"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林培杰</w:t>
            </w:r>
          </w:p>
        </w:tc>
        <w:tc>
          <w:tcPr>
            <w:tcW w:w="1843"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食品处</w:t>
            </w:r>
          </w:p>
        </w:tc>
        <w:tc>
          <w:tcPr>
            <w:tcW w:w="2082" w:type="dxa"/>
            <w:tcBorders>
              <w:top w:val="single" w:color="auto" w:sz="4" w:space="0"/>
              <w:left w:val="nil"/>
              <w:bottom w:val="single" w:color="auto" w:sz="4" w:space="0"/>
              <w:right w:val="single" w:color="auto" w:sz="4" w:space="0"/>
            </w:tcBorders>
            <w:vAlign w:val="center"/>
          </w:tcPr>
          <w:p>
            <w:pPr>
              <w:autoSpaceDE w:val="0"/>
              <w:spacing w:line="400" w:lineRule="exact"/>
              <w:contextualSpacing/>
              <w:jc w:val="center"/>
              <w:rPr>
                <w:rFonts w:ascii="仿宋_GB2312" w:eastAsia="仿宋_GB2312"/>
                <w:sz w:val="32"/>
                <w:szCs w:val="32"/>
              </w:rPr>
            </w:pPr>
            <w:r>
              <w:rPr>
                <w:rFonts w:hint="eastAsia" w:ascii="仿宋_GB2312" w:eastAsia="仿宋_GB2312"/>
                <w:sz w:val="32"/>
                <w:szCs w:val="32"/>
              </w:rPr>
              <w:t>公平交易处</w:t>
            </w:r>
          </w:p>
          <w:p>
            <w:pPr>
              <w:autoSpaceDE w:val="0"/>
              <w:spacing w:line="400" w:lineRule="exact"/>
              <w:contextualSpacing/>
              <w:jc w:val="center"/>
              <w:rPr>
                <w:rFonts w:ascii="仿宋_GB2312" w:eastAsia="仿宋_GB2312"/>
                <w:sz w:val="32"/>
                <w:szCs w:val="32"/>
              </w:rPr>
            </w:pPr>
            <w:r>
              <w:rPr>
                <w:rFonts w:hint="eastAsia" w:ascii="仿宋_GB2312" w:eastAsia="仿宋_GB2312"/>
                <w:sz w:val="32"/>
                <w:szCs w:val="32"/>
              </w:rPr>
              <w:t>稽查支队</w:t>
            </w:r>
          </w:p>
          <w:p>
            <w:pPr>
              <w:autoSpaceDE w:val="0"/>
              <w:spacing w:line="400" w:lineRule="exact"/>
              <w:contextualSpacing/>
              <w:jc w:val="center"/>
              <w:rPr>
                <w:rFonts w:ascii="仿宋_GB2312" w:eastAsia="仿宋_GB2312"/>
                <w:sz w:val="32"/>
                <w:szCs w:val="32"/>
              </w:rPr>
            </w:pPr>
            <w:r>
              <w:rPr>
                <w:rFonts w:hint="eastAsia" w:ascii="仿宋_GB2312" w:eastAsia="仿宋_GB2312"/>
                <w:sz w:val="32"/>
                <w:szCs w:val="32"/>
              </w:rPr>
              <w:t>各分局</w:t>
            </w:r>
          </w:p>
        </w:tc>
        <w:tc>
          <w:tcPr>
            <w:tcW w:w="1417"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魏理</w:t>
            </w:r>
          </w:p>
        </w:tc>
        <w:tc>
          <w:tcPr>
            <w:tcW w:w="2082"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13509396286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932"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2</w:t>
            </w:r>
          </w:p>
        </w:tc>
        <w:tc>
          <w:tcPr>
            <w:tcW w:w="4536" w:type="dxa"/>
            <w:tcBorders>
              <w:top w:val="single" w:color="auto" w:sz="4" w:space="0"/>
              <w:left w:val="nil"/>
              <w:bottom w:val="single" w:color="auto" w:sz="4" w:space="0"/>
              <w:right w:val="single" w:color="auto" w:sz="4" w:space="0"/>
            </w:tcBorders>
            <w:vAlign w:val="center"/>
          </w:tcPr>
          <w:p>
            <w:pPr>
              <w:autoSpaceDE w:val="0"/>
              <w:spacing w:line="400" w:lineRule="exact"/>
              <w:jc w:val="left"/>
              <w:rPr>
                <w:rFonts w:ascii="仿宋_GB2312" w:eastAsia="仿宋_GB2312"/>
                <w:sz w:val="32"/>
                <w:szCs w:val="32"/>
              </w:rPr>
            </w:pPr>
            <w:r>
              <w:rPr>
                <w:rFonts w:hint="eastAsia" w:ascii="仿宋_GB2312" w:eastAsia="仿宋_GB2312"/>
                <w:sz w:val="32"/>
                <w:szCs w:val="32"/>
              </w:rPr>
              <w:t>整治校园及周边“三无产品”屡禁不止问题，构筑校园周边安全屏障，筑牢安全诚信市场环境。</w:t>
            </w:r>
          </w:p>
        </w:tc>
        <w:tc>
          <w:tcPr>
            <w:tcW w:w="1276"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林培杰</w:t>
            </w:r>
          </w:p>
        </w:tc>
        <w:tc>
          <w:tcPr>
            <w:tcW w:w="1843"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公平交易处</w:t>
            </w:r>
          </w:p>
        </w:tc>
        <w:tc>
          <w:tcPr>
            <w:tcW w:w="2082" w:type="dxa"/>
            <w:tcBorders>
              <w:top w:val="single" w:color="auto" w:sz="4" w:space="0"/>
              <w:left w:val="nil"/>
              <w:bottom w:val="single" w:color="auto" w:sz="4" w:space="0"/>
              <w:right w:val="single" w:color="auto" w:sz="4" w:space="0"/>
            </w:tcBorders>
            <w:vAlign w:val="center"/>
          </w:tcPr>
          <w:p>
            <w:pPr>
              <w:spacing w:line="400" w:lineRule="exact"/>
              <w:contextualSpacing/>
              <w:jc w:val="center"/>
              <w:rPr>
                <w:rFonts w:ascii="仿宋_GB2312" w:eastAsia="仿宋_GB2312"/>
                <w:sz w:val="32"/>
                <w:szCs w:val="32"/>
              </w:rPr>
            </w:pPr>
            <w:r>
              <w:rPr>
                <w:rFonts w:hint="eastAsia" w:ascii="仿宋_GB2312" w:eastAsia="仿宋_GB2312"/>
                <w:sz w:val="32"/>
                <w:szCs w:val="32"/>
              </w:rPr>
              <w:t>消保处</w:t>
            </w:r>
          </w:p>
          <w:p>
            <w:pPr>
              <w:spacing w:line="400" w:lineRule="exact"/>
              <w:contextualSpacing/>
              <w:jc w:val="center"/>
              <w:rPr>
                <w:rFonts w:ascii="仿宋_GB2312" w:eastAsia="仿宋_GB2312"/>
                <w:sz w:val="32"/>
                <w:szCs w:val="32"/>
              </w:rPr>
            </w:pPr>
            <w:r>
              <w:rPr>
                <w:rFonts w:hint="eastAsia" w:ascii="仿宋_GB2312" w:eastAsia="仿宋_GB2312"/>
                <w:sz w:val="32"/>
                <w:szCs w:val="32"/>
              </w:rPr>
              <w:t>食品处</w:t>
            </w:r>
          </w:p>
          <w:p>
            <w:pPr>
              <w:spacing w:line="400" w:lineRule="exact"/>
              <w:contextualSpacing/>
              <w:jc w:val="center"/>
              <w:rPr>
                <w:rFonts w:ascii="仿宋_GB2312" w:eastAsia="仿宋_GB2312"/>
                <w:sz w:val="32"/>
                <w:szCs w:val="32"/>
              </w:rPr>
            </w:pPr>
            <w:r>
              <w:rPr>
                <w:rFonts w:hint="eastAsia" w:ascii="仿宋_GB2312" w:eastAsia="仿宋_GB2312"/>
                <w:sz w:val="32"/>
                <w:szCs w:val="32"/>
              </w:rPr>
              <w:t>质监处</w:t>
            </w:r>
          </w:p>
          <w:p>
            <w:pPr>
              <w:spacing w:line="400" w:lineRule="exact"/>
              <w:contextualSpacing/>
              <w:jc w:val="center"/>
              <w:rPr>
                <w:rFonts w:ascii="仿宋_GB2312" w:eastAsia="仿宋_GB2312"/>
                <w:sz w:val="32"/>
                <w:szCs w:val="32"/>
              </w:rPr>
            </w:pPr>
            <w:r>
              <w:rPr>
                <w:rFonts w:hint="eastAsia" w:ascii="仿宋_GB2312" w:eastAsia="仿宋_GB2312"/>
                <w:sz w:val="32"/>
                <w:szCs w:val="32"/>
              </w:rPr>
              <w:t>稽查支队</w:t>
            </w:r>
          </w:p>
          <w:p>
            <w:pPr>
              <w:spacing w:line="400" w:lineRule="exact"/>
              <w:contextualSpacing/>
              <w:jc w:val="center"/>
              <w:rPr>
                <w:rFonts w:ascii="仿宋_GB2312" w:eastAsia="仿宋_GB2312"/>
                <w:sz w:val="32"/>
                <w:szCs w:val="32"/>
              </w:rPr>
            </w:pPr>
            <w:r>
              <w:rPr>
                <w:rFonts w:hint="eastAsia" w:ascii="仿宋_GB2312" w:eastAsia="仿宋_GB2312"/>
                <w:sz w:val="32"/>
                <w:szCs w:val="32"/>
              </w:rPr>
              <w:t>各分局</w:t>
            </w:r>
          </w:p>
        </w:tc>
        <w:tc>
          <w:tcPr>
            <w:tcW w:w="1417"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叶峰</w:t>
            </w:r>
          </w:p>
        </w:tc>
        <w:tc>
          <w:tcPr>
            <w:tcW w:w="2082"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13805092779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6" w:hRule="atLeast"/>
          <w:jc w:val="center"/>
        </w:trPr>
        <w:tc>
          <w:tcPr>
            <w:tcW w:w="932"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3</w:t>
            </w:r>
          </w:p>
        </w:tc>
        <w:tc>
          <w:tcPr>
            <w:tcW w:w="4536" w:type="dxa"/>
            <w:tcBorders>
              <w:top w:val="single" w:color="auto" w:sz="4" w:space="0"/>
              <w:left w:val="nil"/>
              <w:bottom w:val="single" w:color="auto" w:sz="4" w:space="0"/>
              <w:right w:val="single" w:color="auto" w:sz="4" w:space="0"/>
            </w:tcBorders>
            <w:vAlign w:val="center"/>
          </w:tcPr>
          <w:p>
            <w:pPr>
              <w:autoSpaceDE w:val="0"/>
              <w:spacing w:line="400" w:lineRule="exact"/>
              <w:jc w:val="left"/>
              <w:rPr>
                <w:rFonts w:ascii="仿宋_GB2312" w:eastAsia="仿宋_GB2312"/>
                <w:sz w:val="32"/>
                <w:szCs w:val="32"/>
              </w:rPr>
            </w:pPr>
            <w:r>
              <w:rPr>
                <w:rFonts w:hint="eastAsia" w:ascii="仿宋_GB2312" w:eastAsia="仿宋_GB2312"/>
                <w:sz w:val="32"/>
                <w:szCs w:val="32"/>
              </w:rPr>
              <w:t>整治电动自行车商家、修理场所违规售卖非法改装电动自行车、传播虚假广告提高销售业绩、借助规范超标电动车大幅提高销价发‘政策财’等违规违法行为，</w:t>
            </w:r>
            <w:r>
              <w:rPr>
                <w:rFonts w:hint="eastAsia" w:ascii="仿宋_GB2312" w:eastAsia="仿宋_GB2312"/>
                <w:kern w:val="0"/>
                <w:sz w:val="32"/>
                <w:szCs w:val="32"/>
              </w:rPr>
              <w:t>规范电动自行车销售市场管理，保障群众利益</w:t>
            </w:r>
            <w:r>
              <w:rPr>
                <w:rFonts w:hint="eastAsia" w:ascii="仿宋_GB2312" w:eastAsia="仿宋_GB2312"/>
                <w:sz w:val="32"/>
                <w:szCs w:val="32"/>
              </w:rPr>
              <w:t>。</w:t>
            </w:r>
          </w:p>
        </w:tc>
        <w:tc>
          <w:tcPr>
            <w:tcW w:w="1276"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高建武</w:t>
            </w:r>
          </w:p>
        </w:tc>
        <w:tc>
          <w:tcPr>
            <w:tcW w:w="1843"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质监处</w:t>
            </w:r>
          </w:p>
        </w:tc>
        <w:tc>
          <w:tcPr>
            <w:tcW w:w="2082" w:type="dxa"/>
            <w:tcBorders>
              <w:top w:val="single" w:color="auto" w:sz="4" w:space="0"/>
              <w:left w:val="nil"/>
              <w:bottom w:val="single" w:color="auto" w:sz="4" w:space="0"/>
              <w:right w:val="single" w:color="auto" w:sz="4" w:space="0"/>
            </w:tcBorders>
            <w:vAlign w:val="center"/>
          </w:tcPr>
          <w:p>
            <w:pPr>
              <w:widowControl/>
              <w:spacing w:line="400" w:lineRule="exact"/>
              <w:jc w:val="center"/>
              <w:textAlignment w:val="center"/>
              <w:rPr>
                <w:rFonts w:ascii="仿宋_GB2312" w:eastAsia="仿宋_GB2312"/>
                <w:sz w:val="32"/>
                <w:szCs w:val="32"/>
              </w:rPr>
            </w:pPr>
            <w:r>
              <w:rPr>
                <w:rFonts w:hint="eastAsia" w:ascii="仿宋_GB2312" w:eastAsia="仿宋_GB2312"/>
                <w:sz w:val="32"/>
                <w:szCs w:val="32"/>
              </w:rPr>
              <w:t>消保处</w:t>
            </w:r>
          </w:p>
          <w:p>
            <w:pPr>
              <w:widowControl/>
              <w:spacing w:line="400" w:lineRule="exact"/>
              <w:jc w:val="center"/>
              <w:textAlignment w:val="center"/>
              <w:rPr>
                <w:rFonts w:ascii="仿宋_GB2312" w:eastAsia="仿宋_GB2312"/>
                <w:sz w:val="32"/>
                <w:szCs w:val="32"/>
              </w:rPr>
            </w:pPr>
            <w:r>
              <w:rPr>
                <w:rFonts w:hint="eastAsia" w:ascii="仿宋_GB2312" w:eastAsia="仿宋_GB2312"/>
                <w:sz w:val="32"/>
                <w:szCs w:val="32"/>
              </w:rPr>
              <w:t>公平交易处物价处</w:t>
            </w:r>
          </w:p>
          <w:p>
            <w:pPr>
              <w:widowControl/>
              <w:spacing w:line="400" w:lineRule="exact"/>
              <w:jc w:val="center"/>
              <w:textAlignment w:val="center"/>
              <w:rPr>
                <w:rFonts w:ascii="仿宋_GB2312" w:eastAsia="仿宋_GB2312"/>
                <w:sz w:val="32"/>
                <w:szCs w:val="32"/>
              </w:rPr>
            </w:pPr>
            <w:r>
              <w:rPr>
                <w:rFonts w:hint="eastAsia" w:ascii="仿宋_GB2312" w:eastAsia="仿宋_GB2312"/>
                <w:sz w:val="32"/>
                <w:szCs w:val="32"/>
              </w:rPr>
              <w:t>稽查支队</w:t>
            </w:r>
          </w:p>
          <w:p>
            <w:pPr>
              <w:widowControl/>
              <w:spacing w:line="400" w:lineRule="exact"/>
              <w:jc w:val="center"/>
              <w:textAlignment w:val="center"/>
              <w:rPr>
                <w:rFonts w:ascii="仿宋_GB2312" w:hAnsi="宋体" w:eastAsia="仿宋_GB2312"/>
                <w:kern w:val="0"/>
                <w:sz w:val="32"/>
                <w:szCs w:val="32"/>
              </w:rPr>
            </w:pPr>
            <w:r>
              <w:rPr>
                <w:rFonts w:hint="eastAsia" w:ascii="仿宋_GB2312" w:eastAsia="仿宋_GB2312"/>
                <w:sz w:val="32"/>
                <w:szCs w:val="32"/>
              </w:rPr>
              <w:t>各分局</w:t>
            </w:r>
          </w:p>
        </w:tc>
        <w:tc>
          <w:tcPr>
            <w:tcW w:w="1417" w:type="dxa"/>
            <w:tcBorders>
              <w:top w:val="single" w:color="auto" w:sz="4" w:space="0"/>
              <w:left w:val="single" w:color="auto" w:sz="4" w:space="0"/>
              <w:bottom w:val="single" w:color="auto" w:sz="4" w:space="0"/>
              <w:right w:val="single" w:color="auto" w:sz="4" w:space="0"/>
            </w:tcBorders>
            <w:vAlign w:val="center"/>
          </w:tcPr>
          <w:p>
            <w:pPr>
              <w:widowControl/>
              <w:spacing w:line="400" w:lineRule="exact"/>
              <w:jc w:val="center"/>
              <w:textAlignment w:val="center"/>
              <w:rPr>
                <w:rFonts w:ascii="仿宋_GB2312" w:hAnsi="宋体" w:eastAsia="仿宋_GB2312"/>
                <w:sz w:val="32"/>
                <w:szCs w:val="32"/>
              </w:rPr>
            </w:pPr>
            <w:r>
              <w:rPr>
                <w:rFonts w:hint="eastAsia" w:ascii="仿宋_GB2312" w:hAnsi="宋体" w:eastAsia="仿宋_GB2312"/>
                <w:kern w:val="0"/>
                <w:sz w:val="32"/>
                <w:szCs w:val="32"/>
              </w:rPr>
              <w:t>吴文清</w:t>
            </w:r>
          </w:p>
        </w:tc>
        <w:tc>
          <w:tcPr>
            <w:tcW w:w="2082" w:type="dxa"/>
            <w:tcBorders>
              <w:top w:val="single" w:color="auto" w:sz="4" w:space="0"/>
              <w:left w:val="nil"/>
              <w:bottom w:val="single" w:color="auto" w:sz="4" w:space="0"/>
              <w:right w:val="single" w:color="auto" w:sz="4" w:space="0"/>
            </w:tcBorders>
            <w:vAlign w:val="center"/>
          </w:tcPr>
          <w:p>
            <w:pPr>
              <w:widowControl/>
              <w:spacing w:line="400" w:lineRule="exact"/>
              <w:jc w:val="center"/>
              <w:textAlignment w:val="center"/>
              <w:rPr>
                <w:rFonts w:ascii="仿宋_GB2312" w:hAnsi="宋体" w:eastAsia="仿宋_GB2312"/>
                <w:sz w:val="32"/>
                <w:szCs w:val="32"/>
              </w:rPr>
            </w:pPr>
            <w:r>
              <w:rPr>
                <w:rFonts w:hint="eastAsia" w:ascii="仿宋_GB2312" w:hAnsi="宋体" w:eastAsia="仿宋_GB2312"/>
                <w:kern w:val="0"/>
                <w:sz w:val="32"/>
                <w:szCs w:val="32"/>
              </w:rPr>
              <w:t>13850182951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0" w:hRule="atLeast"/>
          <w:jc w:val="center"/>
        </w:trPr>
        <w:tc>
          <w:tcPr>
            <w:tcW w:w="932"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4</w:t>
            </w:r>
          </w:p>
        </w:tc>
        <w:tc>
          <w:tcPr>
            <w:tcW w:w="4536" w:type="dxa"/>
            <w:tcBorders>
              <w:top w:val="single" w:color="auto" w:sz="4" w:space="0"/>
              <w:left w:val="nil"/>
              <w:bottom w:val="single" w:color="auto" w:sz="4" w:space="0"/>
              <w:right w:val="single" w:color="auto" w:sz="4" w:space="0"/>
            </w:tcBorders>
            <w:vAlign w:val="center"/>
          </w:tcPr>
          <w:p>
            <w:pPr>
              <w:autoSpaceDE w:val="0"/>
              <w:spacing w:line="400" w:lineRule="exact"/>
              <w:jc w:val="left"/>
              <w:rPr>
                <w:rFonts w:ascii="仿宋_GB2312" w:eastAsia="仿宋_GB2312"/>
                <w:sz w:val="32"/>
                <w:szCs w:val="32"/>
              </w:rPr>
            </w:pPr>
            <w:r>
              <w:rPr>
                <w:rFonts w:hint="eastAsia" w:ascii="仿宋_GB2312" w:eastAsia="仿宋_GB2312"/>
                <w:sz w:val="32"/>
                <w:szCs w:val="32"/>
              </w:rPr>
              <w:t>整治公共空间违规设立经营性停车场问题，规范收费管理等行为。</w:t>
            </w:r>
          </w:p>
        </w:tc>
        <w:tc>
          <w:tcPr>
            <w:tcW w:w="1276"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林培杰</w:t>
            </w:r>
          </w:p>
        </w:tc>
        <w:tc>
          <w:tcPr>
            <w:tcW w:w="1843"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物价处</w:t>
            </w:r>
          </w:p>
        </w:tc>
        <w:tc>
          <w:tcPr>
            <w:tcW w:w="2082" w:type="dxa"/>
            <w:tcBorders>
              <w:top w:val="single" w:color="auto" w:sz="4" w:space="0"/>
              <w:left w:val="nil"/>
              <w:bottom w:val="single" w:color="auto" w:sz="4" w:space="0"/>
              <w:right w:val="single" w:color="auto" w:sz="4" w:space="0"/>
            </w:tcBorders>
            <w:vAlign w:val="center"/>
          </w:tcPr>
          <w:p>
            <w:pPr>
              <w:autoSpaceDE w:val="0"/>
              <w:spacing w:line="400" w:lineRule="exact"/>
              <w:contextualSpacing/>
              <w:jc w:val="center"/>
              <w:rPr>
                <w:rFonts w:ascii="仿宋_GB2312" w:eastAsia="仿宋_GB2312"/>
                <w:sz w:val="32"/>
                <w:szCs w:val="32"/>
              </w:rPr>
            </w:pPr>
            <w:r>
              <w:rPr>
                <w:rFonts w:hint="eastAsia" w:ascii="仿宋_GB2312" w:eastAsia="仿宋_GB2312"/>
                <w:sz w:val="32"/>
                <w:szCs w:val="32"/>
              </w:rPr>
              <w:t>稽查支队</w:t>
            </w:r>
          </w:p>
          <w:p>
            <w:pPr>
              <w:autoSpaceDE w:val="0"/>
              <w:spacing w:line="400" w:lineRule="exact"/>
              <w:contextualSpacing/>
              <w:jc w:val="center"/>
              <w:rPr>
                <w:rFonts w:ascii="仿宋_GB2312" w:eastAsia="仿宋_GB2312"/>
                <w:sz w:val="32"/>
                <w:szCs w:val="32"/>
              </w:rPr>
            </w:pPr>
            <w:r>
              <w:rPr>
                <w:rFonts w:hint="eastAsia" w:ascii="仿宋_GB2312" w:eastAsia="仿宋_GB2312"/>
                <w:sz w:val="32"/>
                <w:szCs w:val="32"/>
              </w:rPr>
              <w:t>各分局</w:t>
            </w:r>
          </w:p>
        </w:tc>
        <w:tc>
          <w:tcPr>
            <w:tcW w:w="1417"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张浩</w:t>
            </w:r>
          </w:p>
        </w:tc>
        <w:tc>
          <w:tcPr>
            <w:tcW w:w="2082"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hAnsi="宋体" w:eastAsia="仿宋_GB2312"/>
                <w:kern w:val="0"/>
                <w:sz w:val="32"/>
                <w:szCs w:val="32"/>
              </w:rPr>
              <w:t>13685011555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932"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5</w:t>
            </w:r>
          </w:p>
        </w:tc>
        <w:tc>
          <w:tcPr>
            <w:tcW w:w="4536" w:type="dxa"/>
            <w:tcBorders>
              <w:top w:val="single" w:color="auto" w:sz="4" w:space="0"/>
              <w:left w:val="nil"/>
              <w:bottom w:val="single" w:color="auto" w:sz="4" w:space="0"/>
              <w:right w:val="single" w:color="auto" w:sz="4" w:space="0"/>
            </w:tcBorders>
            <w:vAlign w:val="center"/>
          </w:tcPr>
          <w:p>
            <w:pPr>
              <w:autoSpaceDE w:val="0"/>
              <w:spacing w:line="400" w:lineRule="exact"/>
              <w:jc w:val="left"/>
              <w:rPr>
                <w:rFonts w:ascii="仿宋_GB2312" w:eastAsia="仿宋_GB2312"/>
                <w:sz w:val="32"/>
                <w:szCs w:val="32"/>
              </w:rPr>
            </w:pPr>
            <w:r>
              <w:rPr>
                <w:rFonts w:hint="eastAsia" w:ascii="仿宋_GB2312" w:eastAsia="仿宋_GB2312"/>
                <w:sz w:val="32"/>
                <w:szCs w:val="32"/>
              </w:rPr>
              <w:t>整治校外培训机构不规范问题，减轻中小学生课外负担。</w:t>
            </w:r>
          </w:p>
        </w:tc>
        <w:tc>
          <w:tcPr>
            <w:tcW w:w="1276" w:type="dxa"/>
            <w:tcBorders>
              <w:top w:val="single" w:color="auto" w:sz="4" w:space="0"/>
              <w:left w:val="nil"/>
              <w:bottom w:val="single" w:color="auto" w:sz="4" w:space="0"/>
              <w:right w:val="single" w:color="auto" w:sz="4" w:space="0"/>
            </w:tcBorders>
            <w:vAlign w:val="center"/>
          </w:tcPr>
          <w:p>
            <w:pPr>
              <w:autoSpaceDE w:val="0"/>
              <w:spacing w:line="400" w:lineRule="exact"/>
              <w:ind w:hanging="10"/>
              <w:jc w:val="center"/>
              <w:rPr>
                <w:rFonts w:ascii="仿宋_GB2312" w:eastAsia="仿宋_GB2312"/>
                <w:sz w:val="32"/>
                <w:szCs w:val="32"/>
              </w:rPr>
            </w:pPr>
            <w:r>
              <w:rPr>
                <w:rFonts w:hint="eastAsia" w:ascii="仿宋_GB2312" w:eastAsia="仿宋_GB2312"/>
                <w:sz w:val="32"/>
                <w:szCs w:val="32"/>
              </w:rPr>
              <w:t>林培杰</w:t>
            </w:r>
          </w:p>
        </w:tc>
        <w:tc>
          <w:tcPr>
            <w:tcW w:w="1843"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公平交易处</w:t>
            </w:r>
          </w:p>
        </w:tc>
        <w:tc>
          <w:tcPr>
            <w:tcW w:w="2082" w:type="dxa"/>
            <w:tcBorders>
              <w:top w:val="single" w:color="auto" w:sz="4" w:space="0"/>
              <w:left w:val="nil"/>
              <w:bottom w:val="single" w:color="auto" w:sz="4" w:space="0"/>
              <w:right w:val="single" w:color="auto" w:sz="4" w:space="0"/>
            </w:tcBorders>
            <w:vAlign w:val="center"/>
          </w:tcPr>
          <w:p>
            <w:pPr>
              <w:spacing w:line="400" w:lineRule="exact"/>
              <w:contextualSpacing/>
              <w:jc w:val="center"/>
              <w:rPr>
                <w:rFonts w:ascii="仿宋_GB2312" w:eastAsia="仿宋_GB2312"/>
                <w:sz w:val="32"/>
                <w:szCs w:val="32"/>
              </w:rPr>
            </w:pPr>
            <w:r>
              <w:rPr>
                <w:rFonts w:hint="eastAsia" w:ascii="仿宋_GB2312" w:eastAsia="仿宋_GB2312"/>
                <w:sz w:val="32"/>
                <w:szCs w:val="32"/>
              </w:rPr>
              <w:t>物价处</w:t>
            </w:r>
          </w:p>
          <w:p>
            <w:pPr>
              <w:spacing w:line="400" w:lineRule="exact"/>
              <w:contextualSpacing/>
              <w:jc w:val="center"/>
              <w:rPr>
                <w:rFonts w:ascii="仿宋_GB2312" w:eastAsia="仿宋_GB2312"/>
                <w:sz w:val="32"/>
                <w:szCs w:val="32"/>
              </w:rPr>
            </w:pPr>
            <w:r>
              <w:rPr>
                <w:rFonts w:hint="eastAsia" w:ascii="仿宋_GB2312" w:eastAsia="仿宋_GB2312"/>
                <w:sz w:val="32"/>
                <w:szCs w:val="32"/>
              </w:rPr>
              <w:t>信用处</w:t>
            </w:r>
          </w:p>
          <w:p>
            <w:pPr>
              <w:spacing w:line="400" w:lineRule="exact"/>
              <w:contextualSpacing/>
              <w:jc w:val="center"/>
              <w:rPr>
                <w:rFonts w:ascii="仿宋_GB2312" w:eastAsia="仿宋_GB2312"/>
                <w:sz w:val="32"/>
                <w:szCs w:val="32"/>
              </w:rPr>
            </w:pPr>
            <w:r>
              <w:rPr>
                <w:rFonts w:hint="eastAsia" w:ascii="仿宋_GB2312" w:eastAsia="仿宋_GB2312"/>
                <w:sz w:val="32"/>
                <w:szCs w:val="32"/>
              </w:rPr>
              <w:t>稽查支队</w:t>
            </w:r>
          </w:p>
          <w:p>
            <w:pPr>
              <w:spacing w:line="400" w:lineRule="exact"/>
              <w:contextualSpacing/>
              <w:jc w:val="center"/>
              <w:rPr>
                <w:rFonts w:ascii="仿宋_GB2312" w:eastAsia="仿宋_GB2312"/>
                <w:sz w:val="32"/>
                <w:szCs w:val="32"/>
              </w:rPr>
            </w:pPr>
            <w:r>
              <w:rPr>
                <w:rFonts w:hint="eastAsia" w:ascii="仿宋_GB2312" w:eastAsia="仿宋_GB2312"/>
                <w:sz w:val="32"/>
                <w:szCs w:val="32"/>
              </w:rPr>
              <w:t>各分局</w:t>
            </w:r>
          </w:p>
        </w:tc>
        <w:tc>
          <w:tcPr>
            <w:tcW w:w="1417" w:type="dxa"/>
            <w:tcBorders>
              <w:top w:val="single" w:color="auto" w:sz="4" w:space="0"/>
              <w:left w:val="single" w:color="auto" w:sz="4" w:space="0"/>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叶峰</w:t>
            </w:r>
          </w:p>
        </w:tc>
        <w:tc>
          <w:tcPr>
            <w:tcW w:w="2082" w:type="dxa"/>
            <w:tcBorders>
              <w:top w:val="single" w:color="auto" w:sz="4" w:space="0"/>
              <w:left w:val="nil"/>
              <w:bottom w:val="single" w:color="auto" w:sz="4" w:space="0"/>
              <w:right w:val="single" w:color="auto" w:sz="4" w:space="0"/>
            </w:tcBorders>
            <w:vAlign w:val="center"/>
          </w:tcPr>
          <w:p>
            <w:pPr>
              <w:autoSpaceDE w:val="0"/>
              <w:spacing w:line="400" w:lineRule="exact"/>
              <w:jc w:val="center"/>
              <w:rPr>
                <w:rFonts w:ascii="仿宋_GB2312" w:eastAsia="仿宋_GB2312"/>
                <w:sz w:val="32"/>
                <w:szCs w:val="32"/>
              </w:rPr>
            </w:pPr>
            <w:r>
              <w:rPr>
                <w:rFonts w:hint="eastAsia" w:ascii="仿宋_GB2312" w:eastAsia="仿宋_GB2312"/>
                <w:sz w:val="32"/>
                <w:szCs w:val="32"/>
              </w:rPr>
              <w:t>13805092779</w:t>
            </w:r>
          </w:p>
        </w:tc>
      </w:tr>
    </w:tbl>
    <w:p>
      <w:pPr>
        <w:spacing w:line="400" w:lineRule="exact"/>
        <w:ind w:firstLine="640"/>
        <w:rPr>
          <w:sz w:val="32"/>
          <w:szCs w:val="32"/>
        </w:rPr>
      </w:pPr>
    </w:p>
    <w:p>
      <w:pPr>
        <w:spacing w:line="360" w:lineRule="exact"/>
        <w:ind w:firstLine="640"/>
        <w:rPr>
          <w:sz w:val="32"/>
          <w:szCs w:val="32"/>
        </w:rPr>
      </w:pPr>
    </w:p>
    <w:p>
      <w:pPr>
        <w:widowControl/>
        <w:jc w:val="left"/>
        <w:rPr>
          <w:sz w:val="32"/>
          <w:szCs w:val="32"/>
        </w:rPr>
      </w:pPr>
      <w:r>
        <w:rPr>
          <w:sz w:val="32"/>
          <w:szCs w:val="32"/>
        </w:rPr>
        <w:br w:type="page"/>
      </w:r>
    </w:p>
    <w:p>
      <w:pPr>
        <w:widowControl/>
        <w:ind w:firstLine="640"/>
        <w:jc w:val="left"/>
        <w:rPr>
          <w:sz w:val="32"/>
          <w:szCs w:val="32"/>
        </w:rPr>
        <w:sectPr>
          <w:pgSz w:w="15840" w:h="12240" w:orient="landscape"/>
          <w:pgMar w:top="1797" w:right="1440" w:bottom="1797" w:left="1440" w:header="720" w:footer="720" w:gutter="0"/>
          <w:cols w:space="425" w:num="1"/>
          <w:docGrid w:type="linesAndChars" w:linePitch="312" w:charSpace="0"/>
        </w:sectPr>
      </w:pPr>
    </w:p>
    <w:p>
      <w:pPr>
        <w:autoSpaceDE w:val="0"/>
        <w:spacing w:line="560" w:lineRule="exact"/>
        <w:contextualSpacing/>
        <w:jc w:val="left"/>
        <w:rPr>
          <w:rFonts w:ascii="黑体" w:hAnsi="黑体" w:eastAsia="黑体"/>
          <w:sz w:val="32"/>
          <w:szCs w:val="32"/>
        </w:rPr>
      </w:pPr>
      <w:r>
        <w:rPr>
          <w:rFonts w:hint="eastAsia" w:ascii="黑体" w:hAnsi="黑体" w:eastAsia="黑体"/>
          <w:sz w:val="32"/>
          <w:szCs w:val="32"/>
        </w:rPr>
        <w:t>附件2</w:t>
      </w:r>
    </w:p>
    <w:p>
      <w:pPr>
        <w:pStyle w:val="3"/>
        <w:spacing w:line="560" w:lineRule="exact"/>
        <w:contextualSpacing/>
        <w:rPr>
          <w:rFonts w:ascii="方正小标宋简体" w:eastAsia="方正小标宋简体"/>
        </w:rPr>
      </w:pPr>
    </w:p>
    <w:p>
      <w:pPr>
        <w:pStyle w:val="3"/>
        <w:spacing w:line="560" w:lineRule="exact"/>
        <w:contextualSpacing/>
        <w:rPr>
          <w:rFonts w:ascii="方正小标宋简体" w:eastAsia="方正小标宋简体"/>
        </w:rPr>
      </w:pPr>
      <w:r>
        <w:rPr>
          <w:rFonts w:hint="eastAsia" w:ascii="方正小标宋简体" w:eastAsia="方正小标宋简体"/>
        </w:rPr>
        <w:t>平潭综合实验区市场监督管理局</w:t>
      </w:r>
    </w:p>
    <w:p>
      <w:pPr>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“整治脏乱差店家入驻外卖平台问题</w:t>
      </w:r>
    </w:p>
    <w:p>
      <w:pPr>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强化外卖商家审核监管”专项整治工作方案</w:t>
      </w:r>
    </w:p>
    <w:p>
      <w:pPr>
        <w:spacing w:line="560" w:lineRule="exact"/>
        <w:ind w:firstLine="640"/>
        <w:contextualSpacing/>
        <w:jc w:val="center"/>
        <w:rPr>
          <w:rFonts w:ascii="仿宋_GB2312" w:eastAsia="仿宋_GB2312"/>
          <w:sz w:val="32"/>
          <w:szCs w:val="32"/>
        </w:rPr>
      </w:pPr>
    </w:p>
    <w:p>
      <w:pPr>
        <w:autoSpaceDE w:val="0"/>
        <w:spacing w:line="560" w:lineRule="exact"/>
        <w:ind w:firstLine="640" w:firstLineChars="200"/>
        <w:contextualSpacing/>
        <w:rPr>
          <w:rFonts w:hint="eastAsia" w:ascii="方正小标宋_GBK" w:hAnsi="方正小标宋_GBK" w:eastAsia="宋体"/>
          <w:sz w:val="44"/>
          <w:szCs w:val="44"/>
        </w:rPr>
      </w:pPr>
      <w:r>
        <w:rPr>
          <w:rFonts w:hint="eastAsia" w:ascii="仿宋_GB2312" w:eastAsia="仿宋_GB2312"/>
          <w:sz w:val="32"/>
          <w:szCs w:val="32"/>
        </w:rPr>
        <w:t>为全力以赴保障党的二十大胜利召开，防范化解重大风险，维护人民群众舌尖上的安全，按照省纪委监委巩固提升“点题整治”工作要求，现决定在平潭综合实验区范围内开展“整治脏乱差店家入驻外卖平台问题强化外卖商家审核监管”专项整治行动，并制定实施方案如下：</w:t>
      </w:r>
    </w:p>
    <w:p>
      <w:pPr>
        <w:pStyle w:val="4"/>
        <w:autoSpaceDE w:val="0"/>
        <w:spacing w:line="560" w:lineRule="exact"/>
        <w:ind w:firstLine="640" w:firstLineChars="200"/>
        <w:contextualSpacing/>
        <w:rPr>
          <w:rFonts w:ascii="黑体" w:hAnsi="黑体" w:eastAsia="黑体"/>
          <w:sz w:val="32"/>
          <w:szCs w:val="32"/>
        </w:rPr>
      </w:pPr>
      <w:r>
        <w:rPr>
          <w:rFonts w:hint="eastAsia" w:ascii="黑体" w:hAnsi="黑体" w:eastAsia="黑体"/>
          <w:sz w:val="32"/>
          <w:szCs w:val="32"/>
        </w:rPr>
        <w:t>一、工作目标</w:t>
      </w:r>
    </w:p>
    <w:p>
      <w:pPr>
        <w:pStyle w:val="1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为深入贯彻习近平总书记关于食品安全的重要指示批示精神和党的十九届六中全会、省第十一次党代会精神，严格落实“四个最严”要求，结合推动党史学习教育常态化长效化，深入推进“整治脏乱差店家入驻外卖平台问题强化外卖商家审核监管”点题整治，进一步压实网络餐饮服务第三方平台（含分支机构、代理商等，下同）和入网餐饮服务提供者食品安全主体责任，强化入网餐饮服务提供者规范经营，推动建立监管长效机制，不断增强人民群众获得感、幸福感、安全感。</w:t>
      </w:r>
    </w:p>
    <w:p>
      <w:pPr>
        <w:pStyle w:val="4"/>
        <w:numPr>
          <w:ilvl w:val="0"/>
          <w:numId w:val="1"/>
        </w:numPr>
        <w:autoSpaceDE w:val="0"/>
        <w:spacing w:line="560" w:lineRule="exact"/>
        <w:ind w:firstLine="640" w:firstLineChars="200"/>
        <w:contextualSpacing/>
        <w:rPr>
          <w:rFonts w:ascii="黑体" w:hAnsi="黑体" w:eastAsia="黑体"/>
          <w:sz w:val="32"/>
          <w:szCs w:val="32"/>
        </w:rPr>
      </w:pPr>
      <w:r>
        <w:rPr>
          <w:rFonts w:hint="eastAsia" w:ascii="黑体" w:hAnsi="黑体" w:eastAsia="黑体"/>
          <w:sz w:val="32"/>
          <w:szCs w:val="32"/>
        </w:rPr>
        <w:t>工作内容</w:t>
      </w:r>
    </w:p>
    <w:p>
      <w:pPr>
        <w:pStyle w:val="4"/>
        <w:autoSpaceDE w:val="0"/>
        <w:spacing w:line="560" w:lineRule="exact"/>
        <w:ind w:firstLine="640" w:firstLineChars="200"/>
        <w:contextualSpacing/>
        <w:rPr>
          <w:rFonts w:ascii="楷体_GB2312" w:eastAsia="楷体_GB2312"/>
          <w:bCs/>
          <w:sz w:val="32"/>
          <w:szCs w:val="32"/>
        </w:rPr>
      </w:pPr>
      <w:r>
        <w:rPr>
          <w:rFonts w:hint="eastAsia" w:ascii="楷体_GB2312" w:eastAsia="楷体_GB2312"/>
          <w:bCs/>
          <w:sz w:val="32"/>
          <w:szCs w:val="32"/>
        </w:rPr>
        <w:t>（一）强化第三方平台监督，落实平台主体责任</w:t>
      </w:r>
    </w:p>
    <w:p>
      <w:pPr>
        <w:pStyle w:val="14"/>
        <w:autoSpaceDE w:val="0"/>
        <w:spacing w:line="560" w:lineRule="exact"/>
        <w:ind w:firstLine="643"/>
        <w:contextualSpacing/>
        <w:rPr>
          <w:rFonts w:ascii="仿宋_GB2312" w:eastAsia="仿宋_GB2312"/>
          <w:b/>
          <w:bCs/>
          <w:sz w:val="32"/>
          <w:szCs w:val="32"/>
        </w:rPr>
      </w:pPr>
      <w:r>
        <w:rPr>
          <w:rFonts w:hint="eastAsia" w:ascii="仿宋_GB2312" w:eastAsia="仿宋_GB2312"/>
          <w:b/>
          <w:bCs/>
          <w:sz w:val="32"/>
          <w:szCs w:val="32"/>
        </w:rPr>
        <w:t>1.资质审查：</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（1）入网餐饮服务提供者食品经营许可证真实性；</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（2）入网餐饮服务提供者实际经营场所与食品经营许可证载明经营场所一致性;</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（3）登记的入网餐饮服务提供者的名称、地址、法定代表人或者负责人及联系方式等信息完整、有效；</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（4）聚焦“网红店”等重点入网餐饮服务提供者，进一步规范提升其线上经营行为，“网红店”线上证照真实率和公示率达到100%。</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b/>
          <w:bCs/>
          <w:sz w:val="32"/>
          <w:szCs w:val="32"/>
        </w:rPr>
        <w:t>2.信息公示：</w:t>
      </w:r>
      <w:r>
        <w:rPr>
          <w:rFonts w:hint="eastAsia" w:ascii="仿宋_GB2312" w:eastAsia="仿宋_GB2312"/>
          <w:sz w:val="32"/>
          <w:szCs w:val="32"/>
        </w:rPr>
        <w:t>公示入网餐饮服务提供者食品经营许可证、营业执照信息，入网餐饮服务提供者食品经营许可证、营业执照信息变化后及时更新。</w:t>
      </w:r>
    </w:p>
    <w:p>
      <w:pPr>
        <w:pStyle w:val="14"/>
        <w:autoSpaceDE w:val="0"/>
        <w:spacing w:line="560" w:lineRule="exact"/>
        <w:ind w:firstLine="643"/>
        <w:contextualSpacing/>
        <w:rPr>
          <w:rFonts w:ascii="仿宋_GB2312" w:eastAsia="仿宋_GB2312"/>
          <w:b/>
          <w:bCs/>
          <w:sz w:val="32"/>
          <w:szCs w:val="32"/>
        </w:rPr>
      </w:pPr>
      <w:r>
        <w:rPr>
          <w:rFonts w:hint="eastAsia" w:ascii="仿宋_GB2312" w:eastAsia="仿宋_GB2312"/>
          <w:b/>
          <w:bCs/>
          <w:sz w:val="32"/>
          <w:szCs w:val="32"/>
        </w:rPr>
        <w:t>3.制度建立：</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（1）建立食品安全管理制度。配备食品安全管理机构或食品安全管理人员情况，有食品安全管理培训记录；</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（2）建立检查监测制度。对入网餐饮服务提供者及其发布的商品信息进行检查监测，有相关记录；</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（3）建立投诉举报处理制度。公开投诉举报方式，对涉及消费者食品安全的投诉举报及时进行处理。</w:t>
      </w:r>
    </w:p>
    <w:p>
      <w:pPr>
        <w:pStyle w:val="14"/>
        <w:autoSpaceDE w:val="0"/>
        <w:spacing w:line="560" w:lineRule="exact"/>
        <w:ind w:firstLine="643"/>
        <w:contextualSpacing/>
        <w:rPr>
          <w:rFonts w:ascii="仿宋_GB2312" w:eastAsia="仿宋_GB2312"/>
          <w:b/>
          <w:bCs/>
          <w:sz w:val="32"/>
          <w:szCs w:val="32"/>
        </w:rPr>
      </w:pPr>
      <w:r>
        <w:rPr>
          <w:rFonts w:hint="eastAsia" w:ascii="仿宋_GB2312" w:eastAsia="仿宋_GB2312"/>
          <w:b/>
          <w:bCs/>
          <w:sz w:val="32"/>
          <w:szCs w:val="32"/>
        </w:rPr>
        <w:t>4.配合监管：</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（1）发现入网餐饮服务提供者存在违法行为后，及时制止并报告属地市场监管部门；</w:t>
      </w:r>
    </w:p>
    <w:p>
      <w:pPr>
        <w:pStyle w:val="14"/>
        <w:autoSpaceDE w:val="0"/>
        <w:spacing w:line="560" w:lineRule="exact"/>
        <w:ind w:firstLine="643"/>
        <w:contextualSpacing/>
        <w:rPr>
          <w:rFonts w:ascii="仿宋_GB2312" w:eastAsia="仿宋_GB2312"/>
          <w:sz w:val="32"/>
          <w:szCs w:val="32"/>
        </w:rPr>
      </w:pPr>
      <w:r>
        <w:rPr>
          <w:rFonts w:hint="eastAsia" w:ascii="仿宋_GB2312" w:eastAsia="仿宋_GB2312"/>
          <w:sz w:val="32"/>
          <w:szCs w:val="32"/>
        </w:rPr>
        <w:t>（2）发现入网餐饮服务提供者存在严重违法行为后，立即停止对其提供平台服务并报告属地市场监管部门。</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公平交易与网络监管处</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各分局、食品监督管理处、消费者保护权益处</w:t>
      </w:r>
    </w:p>
    <w:p>
      <w:pPr>
        <w:pStyle w:val="4"/>
        <w:numPr>
          <w:ilvl w:val="0"/>
          <w:numId w:val="2"/>
        </w:numPr>
        <w:autoSpaceDE w:val="0"/>
        <w:spacing w:line="560" w:lineRule="exact"/>
        <w:ind w:firstLine="640" w:firstLineChars="200"/>
        <w:contextualSpacing/>
        <w:rPr>
          <w:rFonts w:ascii="楷体_GB2312" w:eastAsia="楷体_GB2312"/>
          <w:bCs/>
          <w:sz w:val="32"/>
          <w:szCs w:val="32"/>
        </w:rPr>
      </w:pPr>
      <w:r>
        <w:rPr>
          <w:rFonts w:hint="eastAsia" w:ascii="楷体_GB2312" w:eastAsia="楷体_GB2312"/>
          <w:bCs/>
          <w:sz w:val="32"/>
          <w:szCs w:val="32"/>
        </w:rPr>
        <w:t>强化餐饮服务提供者检查，规范线下经营行为</w:t>
      </w:r>
    </w:p>
    <w:p>
      <w:pPr>
        <w:pStyle w:val="4"/>
        <w:numPr>
          <w:ilvl w:val="0"/>
          <w:numId w:val="3"/>
        </w:numPr>
        <w:autoSpaceDE w:val="0"/>
        <w:spacing w:line="560" w:lineRule="exact"/>
        <w:ind w:firstLine="643" w:firstLineChars="200"/>
        <w:contextualSpacing/>
        <w:rPr>
          <w:rFonts w:ascii="仿宋_GB2312" w:eastAsia="仿宋_GB2312"/>
          <w:b/>
          <w:bCs/>
          <w:sz w:val="32"/>
          <w:szCs w:val="32"/>
        </w:rPr>
      </w:pPr>
      <w:r>
        <w:rPr>
          <w:rFonts w:hint="eastAsia" w:ascii="仿宋_GB2312" w:eastAsia="仿宋_GB2312"/>
          <w:b/>
          <w:bCs/>
          <w:sz w:val="32"/>
          <w:szCs w:val="32"/>
        </w:rPr>
        <w:t>资质资格：</w:t>
      </w:r>
    </w:p>
    <w:p>
      <w:pPr>
        <w:pStyle w:val="4"/>
        <w:numPr>
          <w:ilvl w:val="0"/>
          <w:numId w:val="4"/>
        </w:numPr>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食品经营许可证合法有效，载明的经营场所与经营场所（实体门店）地址一致;</w:t>
      </w:r>
    </w:p>
    <w:p>
      <w:pPr>
        <w:pStyle w:val="4"/>
        <w:numPr>
          <w:ilvl w:val="0"/>
          <w:numId w:val="4"/>
        </w:numPr>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未超出许可经营项目开展餐饮服务活动。</w:t>
      </w:r>
    </w:p>
    <w:p>
      <w:pPr>
        <w:pStyle w:val="4"/>
        <w:numPr>
          <w:ilvl w:val="0"/>
          <w:numId w:val="4"/>
        </w:numPr>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聚焦“网红店”等重点入网餐饮服务提供者，进一步规范提升其线下经营行为，“网红店”线下证照真实率和公示率达到100%。</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bCs/>
          <w:sz w:val="32"/>
          <w:szCs w:val="32"/>
        </w:rPr>
        <w:t>2.信息公示：</w:t>
      </w:r>
      <w:r>
        <w:rPr>
          <w:rFonts w:hint="eastAsia" w:ascii="仿宋_GB2312" w:eastAsia="仿宋_GB2312"/>
          <w:sz w:val="32"/>
          <w:szCs w:val="32"/>
        </w:rPr>
        <w:t>在经营场所的显著位置悬挂或者摆放食品经营许可证正本，或以电子形式公示。</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bCs/>
          <w:sz w:val="32"/>
          <w:szCs w:val="32"/>
        </w:rPr>
        <w:t>3.人员管理：</w:t>
      </w:r>
      <w:r>
        <w:rPr>
          <w:rFonts w:hint="eastAsia" w:ascii="仿宋_GB2312" w:eastAsia="仿宋_GB2312"/>
          <w:sz w:val="32"/>
          <w:szCs w:val="32"/>
        </w:rPr>
        <w:t>从事接触直接入口食品工作的从业人员每日健康（晨检），佩戴口罩。</w:t>
      </w:r>
    </w:p>
    <w:p>
      <w:pPr>
        <w:pStyle w:val="4"/>
        <w:autoSpaceDE w:val="0"/>
        <w:spacing w:line="560" w:lineRule="exact"/>
        <w:ind w:firstLine="643" w:firstLineChars="200"/>
        <w:contextualSpacing/>
        <w:rPr>
          <w:rFonts w:ascii="仿宋_GB2312" w:eastAsia="仿宋_GB2312"/>
          <w:b/>
          <w:bCs/>
          <w:sz w:val="32"/>
          <w:szCs w:val="32"/>
        </w:rPr>
      </w:pPr>
      <w:r>
        <w:rPr>
          <w:rFonts w:hint="eastAsia" w:ascii="仿宋_GB2312" w:eastAsia="仿宋_GB2312"/>
          <w:b/>
          <w:bCs/>
          <w:sz w:val="32"/>
          <w:szCs w:val="32"/>
        </w:rPr>
        <w:t>4.原料控制：</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（1）现场未查见无标签标识、无法说明来源以及其他明令禁止生产经营的物质；</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（2）加工制作现榨果蔬汁和食用冰等直接入口食品的用水通过净水设施处理，或使用预包装饮用水、煮沸冷却后的生活饮用水。</w:t>
      </w:r>
    </w:p>
    <w:p>
      <w:pPr>
        <w:pStyle w:val="4"/>
        <w:autoSpaceDE w:val="0"/>
        <w:spacing w:line="560" w:lineRule="exact"/>
        <w:ind w:firstLine="643" w:firstLineChars="200"/>
        <w:contextualSpacing/>
        <w:rPr>
          <w:rFonts w:ascii="仿宋_GB2312" w:eastAsia="仿宋_GB2312"/>
          <w:b/>
          <w:bCs/>
          <w:sz w:val="32"/>
          <w:szCs w:val="32"/>
        </w:rPr>
      </w:pPr>
      <w:r>
        <w:rPr>
          <w:rFonts w:hint="eastAsia" w:ascii="仿宋_GB2312" w:eastAsia="仿宋_GB2312"/>
          <w:b/>
          <w:bCs/>
          <w:sz w:val="32"/>
          <w:szCs w:val="32"/>
        </w:rPr>
        <w:t>5.加工制作：</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（1）在本店的加工操作区内加工食品，不得将订单委托其他食品经营者加工制作；</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（2）原料、半成品、成品及其盛放容器和加工制作工具区分明显、分开放置和使用，有效防止食品交叉污染。</w:t>
      </w:r>
    </w:p>
    <w:p>
      <w:pPr>
        <w:pStyle w:val="4"/>
        <w:autoSpaceDE w:val="0"/>
        <w:spacing w:line="560" w:lineRule="exact"/>
        <w:ind w:firstLine="643" w:firstLineChars="200"/>
        <w:contextualSpacing/>
        <w:rPr>
          <w:rFonts w:ascii="仿宋_GB2312" w:eastAsia="仿宋_GB2312"/>
          <w:b/>
          <w:bCs/>
          <w:sz w:val="32"/>
          <w:szCs w:val="32"/>
        </w:rPr>
      </w:pPr>
      <w:r>
        <w:rPr>
          <w:rFonts w:hint="eastAsia" w:ascii="仿宋_GB2312" w:eastAsia="仿宋_GB2312"/>
          <w:b/>
          <w:bCs/>
          <w:sz w:val="32"/>
          <w:szCs w:val="32"/>
        </w:rPr>
        <w:t>6.备餐操作：</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（1）备餐场所、备餐人员个人卫生符合操作规范要求；</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（2）使用无毒、清洁的食品容器、餐具和包装材料，对餐饮食品进行检视和包装，以防止二次污染。</w:t>
      </w:r>
    </w:p>
    <w:p>
      <w:pPr>
        <w:pStyle w:val="4"/>
        <w:autoSpaceDE w:val="0"/>
        <w:spacing w:line="560" w:lineRule="exact"/>
        <w:ind w:firstLine="643" w:firstLineChars="200"/>
        <w:contextualSpacing/>
        <w:rPr>
          <w:rFonts w:ascii="仿宋_GB2312" w:eastAsia="仿宋_GB2312"/>
          <w:b/>
          <w:bCs/>
          <w:sz w:val="32"/>
          <w:szCs w:val="32"/>
        </w:rPr>
      </w:pPr>
      <w:r>
        <w:rPr>
          <w:rFonts w:hint="eastAsia" w:ascii="仿宋_GB2312" w:eastAsia="仿宋_GB2312"/>
          <w:b/>
          <w:bCs/>
          <w:sz w:val="32"/>
          <w:szCs w:val="32"/>
        </w:rPr>
        <w:t>7.设备设施维护：</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（1）不存在明显的有害生物活动迹象；</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（2）冷冻（藏）、洗手、消毒、三防等设施设备能正常使用。</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食品监督管理处</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各分局、公平交易与网络监管处</w:t>
      </w:r>
    </w:p>
    <w:p>
      <w:pPr>
        <w:pStyle w:val="4"/>
        <w:autoSpaceDE w:val="0"/>
        <w:spacing w:line="560" w:lineRule="exact"/>
        <w:ind w:firstLine="640" w:firstLineChars="200"/>
        <w:contextualSpacing/>
        <w:rPr>
          <w:rFonts w:ascii="楷体_GB2312" w:eastAsia="楷体_GB2312"/>
          <w:bCs/>
          <w:sz w:val="32"/>
          <w:szCs w:val="32"/>
        </w:rPr>
      </w:pPr>
      <w:r>
        <w:rPr>
          <w:rFonts w:hint="eastAsia" w:ascii="楷体_GB2312" w:eastAsia="楷体_GB2312"/>
          <w:bCs/>
          <w:sz w:val="32"/>
          <w:szCs w:val="32"/>
        </w:rPr>
        <w:t>（三）强化打击违法违规行为，营造良好共治氛围</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严厉打击无证、套证、假证、超范围经营和无实体店提供网络餐饮服务等违法违规行为。曝光典型案例，公示行政处罚信息，有效改善网络餐饮服务食品安全重点问题，营造良好的网络餐饮消费环境。畅通消费投诉渠道，妥善处置群众投诉，“问题线索台账”中群众投诉线索的按时初查率和按时办结率均不低于95%，努力营造全民共治的良好社会氛围，切实提高广大群众对专项整治工作的知晓率、支持率和满意率。</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稽查支队、消费者保护权益处</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公平交易与网络监管处、食品监督管理处、各分局</w:t>
      </w:r>
    </w:p>
    <w:p>
      <w:pPr>
        <w:pStyle w:val="4"/>
        <w:autoSpaceDE w:val="0"/>
        <w:spacing w:line="560" w:lineRule="exact"/>
        <w:ind w:firstLine="640" w:firstLineChars="200"/>
        <w:contextualSpacing/>
        <w:rPr>
          <w:rFonts w:ascii="楷体_GB2312" w:eastAsia="楷体_GB2312"/>
          <w:sz w:val="32"/>
          <w:szCs w:val="32"/>
        </w:rPr>
      </w:pPr>
      <w:r>
        <w:rPr>
          <w:rFonts w:hint="eastAsia" w:ascii="楷体_GB2312" w:eastAsia="楷体_GB2312"/>
          <w:sz w:val="32"/>
          <w:szCs w:val="32"/>
        </w:rPr>
        <w:t>（四）强化媒体宣传引导，扩大社会影响力</w:t>
      </w:r>
    </w:p>
    <w:p>
      <w:pPr>
        <w:pStyle w:val="4"/>
        <w:autoSpaceDE w:val="0"/>
        <w:spacing w:line="560" w:lineRule="exact"/>
        <w:ind w:firstLine="640" w:firstLineChars="200"/>
        <w:contextualSpacing/>
        <w:rPr>
          <w:rFonts w:ascii="仿宋_GB2312" w:eastAsia="仿宋_GB2312"/>
          <w:sz w:val="32"/>
          <w:szCs w:val="32"/>
        </w:rPr>
      </w:pPr>
      <w:r>
        <w:rPr>
          <w:rFonts w:hint="eastAsia" w:ascii="仿宋_GB2312" w:eastAsia="仿宋_GB2312"/>
          <w:sz w:val="32"/>
          <w:szCs w:val="32"/>
        </w:rPr>
        <w:t>要充分调动新媒体力量，综合运用官方公众号、短视频、直播检查、公益广告等多种形式提升专项整治工作宣传效果。全方位、多层次密集开展正面宣传，着力宣传风险排查整治成效，展示市场监管部门采取的有力举措。要协调新闻媒体及时报道专项行动进展，采取媒体专访、现场展示、典型案例发布、网络平台发布等多种宣传形式提高宣传声量和社会影响。</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牵头单位：</w:t>
      </w:r>
      <w:r>
        <w:rPr>
          <w:rFonts w:hint="eastAsia" w:ascii="仿宋_GB2312" w:eastAsia="仿宋_GB2312"/>
          <w:sz w:val="32"/>
          <w:szCs w:val="32"/>
        </w:rPr>
        <w:t>办公室</w:t>
      </w:r>
    </w:p>
    <w:p>
      <w:pPr>
        <w:pStyle w:val="4"/>
        <w:autoSpaceDE w:val="0"/>
        <w:spacing w:line="560" w:lineRule="exact"/>
        <w:ind w:firstLine="643" w:firstLineChars="200"/>
        <w:contextualSpacing/>
        <w:rPr>
          <w:rFonts w:ascii="仿宋_GB2312" w:eastAsia="仿宋_GB2312"/>
          <w:sz w:val="32"/>
          <w:szCs w:val="32"/>
        </w:rPr>
      </w:pPr>
      <w:r>
        <w:rPr>
          <w:rFonts w:hint="eastAsia" w:ascii="仿宋_GB2312" w:eastAsia="仿宋_GB2312"/>
          <w:b/>
          <w:sz w:val="32"/>
          <w:szCs w:val="32"/>
        </w:rPr>
        <w:t>配合单位：</w:t>
      </w:r>
      <w:r>
        <w:rPr>
          <w:rFonts w:hint="eastAsia" w:ascii="仿宋_GB2312" w:eastAsia="仿宋_GB2312"/>
          <w:sz w:val="32"/>
          <w:szCs w:val="32"/>
        </w:rPr>
        <w:t>公平交易与网络监管处、食品监督管理处、各分局</w:t>
      </w:r>
    </w:p>
    <w:p>
      <w:pPr>
        <w:pStyle w:val="4"/>
        <w:autoSpaceDE w:val="0"/>
        <w:spacing w:line="560" w:lineRule="exact"/>
        <w:ind w:firstLine="640" w:firstLineChars="200"/>
        <w:contextualSpacing/>
        <w:rPr>
          <w:rFonts w:ascii="黑体" w:hAnsi="黑体" w:eastAsia="黑体"/>
          <w:sz w:val="32"/>
          <w:szCs w:val="32"/>
        </w:rPr>
      </w:pPr>
      <w:r>
        <w:rPr>
          <w:rFonts w:hint="eastAsia" w:ascii="黑体" w:hAnsi="黑体" w:eastAsia="黑体"/>
          <w:sz w:val="32"/>
          <w:szCs w:val="32"/>
        </w:rPr>
        <w:t>三、整治时间和步骤</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（一）动员部署阶段(即日起至5月31日)。</w:t>
      </w:r>
      <w:r>
        <w:rPr>
          <w:rFonts w:hint="eastAsia" w:ascii="仿宋_GB2312" w:eastAsia="仿宋_GB2312"/>
          <w:sz w:val="32"/>
          <w:szCs w:val="32"/>
        </w:rPr>
        <w:t>各相关部门要加强组织领导，根据工作实际制定实施方案，细化工作目标和任务要求，动员和发动各相关部门充分参与到本次专项整治中来，确保组织到位、部署到位、宣传到位、落实到位。</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（二）自查摸排阶段(6月1日至6月15日)。</w:t>
      </w:r>
      <w:r>
        <w:rPr>
          <w:rFonts w:hint="eastAsia" w:ascii="仿宋_GB2312" w:eastAsia="仿宋_GB2312"/>
          <w:sz w:val="32"/>
          <w:szCs w:val="32"/>
        </w:rPr>
        <w:t>公平交易与网络监管处、各分局要通过网络监测、现场检查等方式，摸清“饿了么”、“美团”等重点网络餐饮第三方平台及其分支机构、代理商的基本情况；对辖区内销量高的“网红店”等重点入网餐饮服务提供者进行调查摸底，明确重点监管对象，做到底数清、情况明，为集中整治夯实基础，并积极采取行政指导、法规宣贯或约谈座谈等方式，明确辖区网络餐饮服务第三方平台整治工作要求，督促其对入网餐饮服务提供者进行自查清理，更新完善线上公示信息，及时下线无证、套证、假证、经营场所脏乱差等的入网餐饮服务提供者。</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（三）集中整治阶段（6月16日至9月30日)。</w:t>
      </w:r>
      <w:r>
        <w:rPr>
          <w:rFonts w:hint="eastAsia" w:ascii="仿宋_GB2312" w:eastAsia="仿宋_GB2312"/>
          <w:sz w:val="32"/>
          <w:szCs w:val="32"/>
        </w:rPr>
        <w:t>在前期摸排的基础上，集中开展覆盖线上线下的监督检查，规范主体责任落实不到位的网络餐饮服务第三方平台，严厉查处脏乱差的入网餐饮服务提供者</w:t>
      </w:r>
      <w:r>
        <w:rPr>
          <w:rFonts w:hint="eastAsia" w:ascii="仿宋_GB2312" w:eastAsia="仿宋_GB2312"/>
          <w:b/>
          <w:sz w:val="32"/>
          <w:szCs w:val="32"/>
        </w:rPr>
        <w:t>。</w:t>
      </w:r>
      <w:r>
        <w:rPr>
          <w:rFonts w:hint="eastAsia" w:ascii="仿宋_GB2312" w:eastAsia="仿宋_GB2312"/>
          <w:b/>
          <w:bCs/>
          <w:sz w:val="32"/>
          <w:szCs w:val="32"/>
        </w:rPr>
        <w:t>一是</w:t>
      </w:r>
      <w:r>
        <w:rPr>
          <w:rFonts w:hint="eastAsia" w:ascii="仿宋_GB2312" w:eastAsia="仿宋_GB2312"/>
          <w:b/>
          <w:sz w:val="32"/>
          <w:szCs w:val="32"/>
        </w:rPr>
        <w:t>线上线下同步清查。</w:t>
      </w:r>
      <w:r>
        <w:rPr>
          <w:rFonts w:hint="eastAsia" w:ascii="仿宋_GB2312" w:eastAsia="仿宋_GB2312"/>
          <w:sz w:val="32"/>
          <w:szCs w:val="32"/>
        </w:rPr>
        <w:t>对照整治重点，开展线上线下监督检查，重点检查主要网络餐饮服务第三方平台资质审查、信息公示、制度建立、配合监管方面的内容以及“网红店”资质资格、信息公示、人员管理、原料控制、加工制作、备餐操作、设备设施维护方面的内容。</w:t>
      </w:r>
      <w:r>
        <w:rPr>
          <w:rFonts w:hint="eastAsia" w:ascii="仿宋_GB2312" w:eastAsia="仿宋_GB2312"/>
          <w:b/>
          <w:bCs/>
          <w:sz w:val="32"/>
          <w:szCs w:val="32"/>
        </w:rPr>
        <w:t>二是</w:t>
      </w:r>
      <w:r>
        <w:rPr>
          <w:rFonts w:hint="eastAsia" w:ascii="仿宋_GB2312" w:eastAsia="仿宋_GB2312"/>
          <w:b/>
          <w:sz w:val="32"/>
          <w:szCs w:val="32"/>
        </w:rPr>
        <w:t>持续推进“餐饮安全你我同查”。</w:t>
      </w:r>
      <w:r>
        <w:rPr>
          <w:rFonts w:hint="eastAsia" w:ascii="仿宋_GB2312" w:eastAsia="仿宋_GB2312"/>
          <w:sz w:val="32"/>
          <w:szCs w:val="32"/>
        </w:rPr>
        <w:t>聚焦“网红店”等重点入网餐饮服务提供者，邀请媒体共同参与线下实地检查，充分运用现场检查+快速检测、视频+图文直播等方式，体现整治实际效果，扩大专项整治社会关注度和影响力，提升执法公信力和消费者满意度。</w:t>
      </w:r>
      <w:r>
        <w:rPr>
          <w:rFonts w:hint="eastAsia" w:ascii="仿宋_GB2312" w:eastAsia="仿宋_GB2312"/>
          <w:b/>
          <w:bCs/>
          <w:sz w:val="32"/>
          <w:szCs w:val="32"/>
        </w:rPr>
        <w:t>三是</w:t>
      </w:r>
      <w:r>
        <w:rPr>
          <w:rFonts w:hint="eastAsia" w:ascii="仿宋_GB2312" w:eastAsia="仿宋_GB2312"/>
          <w:b/>
          <w:sz w:val="32"/>
          <w:szCs w:val="32"/>
        </w:rPr>
        <w:t>严厉打击违法违规行为。</w:t>
      </w:r>
      <w:r>
        <w:rPr>
          <w:rFonts w:hint="eastAsia" w:ascii="仿宋_GB2312" w:eastAsia="仿宋_GB2312"/>
          <w:sz w:val="32"/>
          <w:szCs w:val="32"/>
        </w:rPr>
        <w:t>重点排查无证、套证、假证的入网餐饮服务提供者，仅持小餐饮登记证(未取得食品经营许可证)的入网餐饮服务提供者，证照信息未及时在网上公示更新的入网餐饮服务提供者，网上公示地址与许可证经营场所不一致(或存在委托加工制作行为)的入网餐饮服务提供者等四类对象，着力消除线上无证和经营场所脏乱差的源头，并及时曝光典型案例，扩大执法监管震慑效应。</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sz w:val="32"/>
          <w:szCs w:val="32"/>
        </w:rPr>
        <w:t>（四）巩固提升阶段(10月1日至10月31日)。</w:t>
      </w:r>
      <w:r>
        <w:rPr>
          <w:rFonts w:hint="eastAsia" w:ascii="仿宋_GB2312" w:eastAsia="仿宋_GB2312"/>
          <w:sz w:val="32"/>
          <w:szCs w:val="32"/>
        </w:rPr>
        <w:t>认真梳理、汇总、统计、分析专项整治开展以来投诉举报、监督检查和案件查办有关数据，深挖网络餐饮中侵害群众利益的突出问题，将问题整治效果与去年同期对比，用数据说话，凸显专项整治成效；全面总结专项整治工作情况，梳理、提炼好措施、做法与经验，健全完善长效监管机制，用实例印证，提升点题整治项目评估实效。同时，要注重结合工作实际，针对专项整治中发现的监管薄弱环节，研究制定改进措施，进一步提升网络餐饮监管能力和水平，有效巩固专项整治成果。</w:t>
      </w:r>
    </w:p>
    <w:p>
      <w:pPr>
        <w:pStyle w:val="4"/>
        <w:autoSpaceDE w:val="0"/>
        <w:spacing w:line="560" w:lineRule="exact"/>
        <w:ind w:firstLine="640" w:firstLineChars="200"/>
        <w:contextualSpacing/>
        <w:rPr>
          <w:rFonts w:ascii="黑体" w:hAnsi="黑体" w:eastAsia="黑体"/>
          <w:sz w:val="32"/>
          <w:szCs w:val="32"/>
        </w:rPr>
      </w:pPr>
      <w:r>
        <w:rPr>
          <w:rFonts w:hint="eastAsia" w:ascii="黑体" w:hAnsi="黑体" w:eastAsia="黑体"/>
          <w:sz w:val="32"/>
          <w:szCs w:val="32"/>
        </w:rPr>
        <w:t>四、工作要求</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（一）切实加强组织领导。</w:t>
      </w:r>
      <w:r>
        <w:rPr>
          <w:rFonts w:hint="eastAsia" w:ascii="仿宋_GB2312" w:eastAsia="仿宋_GB2312"/>
          <w:sz w:val="32"/>
          <w:szCs w:val="32"/>
        </w:rPr>
        <w:t>网络餐饮服务食品安全专项整治是切实维护人民群众利益、落实“我为群众办实事”的重要内容，是营造群众满意网络餐饮消费环境的重要举措。各部门要认识再提高、措施再强化、责任再落实，进一步强化组织领导，形成由网监、餐饮、其他条线齐心协力、齐抓共管的监管合力，扎实推进专项整治。</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（二）强化线上线下联动。</w:t>
      </w:r>
      <w:r>
        <w:rPr>
          <w:rFonts w:hint="eastAsia" w:ascii="仿宋_GB2312" w:eastAsia="仿宋_GB2312"/>
          <w:sz w:val="32"/>
          <w:szCs w:val="32"/>
        </w:rPr>
        <w:t>各部门要强化监管和线上线下各业务条线的高度配合，健全、完善“线上断网、线下断链”的工作机制，线上发现的问题线索要及时通报线下进行处置，线下发现的问题线索要及时进行线上倒查，以问题为导向开展靶向治理，并将专项整治同2022网剑行动、“铁拳”行动结合起来，对屡教不改、故意违法的网络餐饮服务第三方平台和入网餐饮服务提供者重拳出击，绝不姑息，确保专项整治取得实效。</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（三）探索提升监管方式。</w:t>
      </w:r>
      <w:r>
        <w:rPr>
          <w:rFonts w:hint="eastAsia" w:ascii="仿宋_GB2312" w:eastAsia="仿宋_GB2312"/>
          <w:sz w:val="32"/>
          <w:szCs w:val="32"/>
        </w:rPr>
        <w:t>要加强政企之间的沟通交流，探索建立和主要网络餐饮服务第三方平台之间的数据交换机制，通过共享食品经营许可证等证照数据，提高主要网络餐饮服务第三方平台资质审查的效率和准确度。探索建立与网络餐饮服务第三方平台建立协作共治机制，鼓励网络餐饮服务第三方平台引导入网餐饮服务提供者使用“食安封签”、实施“互联网+明厨亮灶”，提高消费者对网络餐饮服务食品安全的知晓度和参与度，提升社会监督效力。</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（四）强化督导促进落实。</w:t>
      </w:r>
      <w:r>
        <w:rPr>
          <w:rFonts w:hint="eastAsia" w:ascii="仿宋_GB2312" w:eastAsia="仿宋_GB2312"/>
          <w:sz w:val="32"/>
          <w:szCs w:val="32"/>
        </w:rPr>
        <w:t>各部门要采取明察暗访、联合检查等方式深入基层一线，全面加强对专项整治的督促检查，强化业务指导，做到一级抓一级，一级管一级，一级带动一级，促进整治工作持续深入。对专项整治中查摆出的工作问题，要定期会商探讨问题解决机制，研究采取有效措施，整改到位，落实到位，不留工作死角。</w:t>
      </w:r>
    </w:p>
    <w:p>
      <w:pPr>
        <w:pStyle w:val="4"/>
        <w:autoSpaceDE w:val="0"/>
        <w:spacing w:line="560" w:lineRule="exact"/>
        <w:ind w:firstLine="640" w:firstLineChars="200"/>
        <w:contextualSpacing/>
        <w:rPr>
          <w:rFonts w:ascii="仿宋_GB2312" w:eastAsia="仿宋_GB2312"/>
          <w:sz w:val="32"/>
          <w:szCs w:val="32"/>
        </w:rPr>
      </w:pPr>
      <w:r>
        <w:rPr>
          <w:rFonts w:hint="eastAsia" w:ascii="楷体_GB2312" w:eastAsia="楷体_GB2312"/>
          <w:bCs/>
          <w:sz w:val="32"/>
          <w:szCs w:val="32"/>
        </w:rPr>
        <w:t>（五）及时汇总上报信息。</w:t>
      </w:r>
      <w:r>
        <w:rPr>
          <w:rFonts w:hint="eastAsia" w:ascii="仿宋_GB2312" w:eastAsia="仿宋_GB2312"/>
          <w:sz w:val="32"/>
          <w:szCs w:val="32"/>
        </w:rPr>
        <w:t>各单位要各司其责，密切配合，在工作中要注重收集整理有关工作情况和数据，总结经验，归集案例，建立“线上线下双台账”（即工作台账、问题线索台账），其中“双台账”应包含从2021年点题整治开始的所有数据。消保处请于每月21日前，将群众投诉举报的问题线索台账通过OA报送至食品处账号；各分局请于每月21日前，将“双台账”通过OA报送至食品处账号，并于7月10日和10月10日前将专项整治典型案例（含案情简介、案件特点及亮点、处罚决定书）和阶段性总结（含取得成效、主要举措、难点问题、下一步计划）通过OA报送至食品处账号。（联系人：王怡；联系电话：23163618）</w:t>
      </w:r>
    </w:p>
    <w:p>
      <w:pPr>
        <w:pStyle w:val="4"/>
        <w:autoSpaceDE w:val="0"/>
        <w:spacing w:line="500" w:lineRule="exact"/>
        <w:jc w:val="center"/>
        <w:rPr>
          <w:rFonts w:ascii="仿宋_GB2312" w:eastAsia="仿宋_GB2312"/>
          <w:sz w:val="32"/>
          <w:szCs w:val="32"/>
        </w:rPr>
      </w:pPr>
    </w:p>
    <w:p>
      <w:pPr>
        <w:spacing w:afterLines="100" w:line="560" w:lineRule="exact"/>
        <w:ind w:left="1901" w:leftChars="337" w:hanging="1193" w:hangingChars="373"/>
        <w:contextualSpacing/>
        <w:jc w:val="left"/>
        <w:rPr>
          <w:rFonts w:ascii="仿宋_GB2312" w:eastAsia="仿宋_GB2312"/>
          <w:sz w:val="32"/>
          <w:szCs w:val="32"/>
        </w:rPr>
      </w:pPr>
      <w:r>
        <w:rPr>
          <w:rFonts w:hint="eastAsia" w:ascii="仿宋_GB2312" w:eastAsia="仿宋_GB2312"/>
          <w:sz w:val="32"/>
          <w:szCs w:val="32"/>
        </w:rPr>
        <w:t>附件：1.平潭综合实验区网络餐饮服务食品安全专项整治工作台账</w:t>
      </w:r>
    </w:p>
    <w:p>
      <w:pPr>
        <w:spacing w:line="560" w:lineRule="exact"/>
        <w:ind w:left="1895" w:leftChars="750" w:hanging="320" w:hangingChars="100"/>
        <w:contextualSpacing/>
        <w:rPr>
          <w:rFonts w:ascii="仿宋_GB2312" w:eastAsia="仿宋_GB2312"/>
          <w:sz w:val="32"/>
          <w:szCs w:val="32"/>
        </w:rPr>
      </w:pPr>
      <w:r>
        <w:rPr>
          <w:rFonts w:hint="eastAsia" w:ascii="仿宋_GB2312" w:eastAsia="仿宋_GB2312"/>
          <w:sz w:val="32"/>
          <w:szCs w:val="32"/>
        </w:rPr>
        <w:t>2.“整治脏乱差店家入驻外卖平台问题，强化外卖商家审核监管”问题线索台账</w:t>
      </w:r>
    </w:p>
    <w:p>
      <w:pPr>
        <w:spacing w:afterLines="100"/>
        <w:contextualSpacing/>
        <w:jc w:val="left"/>
        <w:rPr>
          <w:rFonts w:ascii="仿宋_GB2312" w:eastAsia="仿宋_GB2312"/>
          <w:sz w:val="32"/>
          <w:szCs w:val="32"/>
        </w:rPr>
      </w:pPr>
    </w:p>
    <w:p>
      <w:pPr>
        <w:pStyle w:val="4"/>
        <w:autoSpaceDE w:val="0"/>
        <w:spacing w:line="560" w:lineRule="exact"/>
        <w:ind w:firstLine="640" w:firstLineChars="200"/>
        <w:jc w:val="left"/>
        <w:rPr>
          <w:rFonts w:ascii="仿宋_GB2312" w:eastAsia="仿宋_GB2312"/>
          <w:sz w:val="32"/>
          <w:szCs w:val="32"/>
        </w:rPr>
      </w:pPr>
    </w:p>
    <w:p>
      <w:pPr>
        <w:pStyle w:val="4"/>
        <w:autoSpaceDE w:val="0"/>
        <w:spacing w:line="500" w:lineRule="exact"/>
        <w:ind w:firstLine="640"/>
        <w:jc w:val="center"/>
        <w:rPr>
          <w:rFonts w:ascii="仿宋_GB2312" w:eastAsia="仿宋_GB2312"/>
          <w:sz w:val="32"/>
          <w:szCs w:val="32"/>
        </w:rPr>
      </w:pPr>
      <w:r>
        <w:rPr>
          <w:rFonts w:hint="eastAsia" w:ascii="仿宋_GB2312" w:eastAsia="仿宋_GB2312"/>
          <w:sz w:val="32"/>
          <w:szCs w:val="32"/>
        </w:rPr>
        <w:t xml:space="preserve"> </w:t>
      </w:r>
    </w:p>
    <w:p>
      <w:pPr>
        <w:pStyle w:val="4"/>
        <w:autoSpaceDE w:val="0"/>
        <w:spacing w:line="500" w:lineRule="exact"/>
        <w:ind w:firstLine="640"/>
        <w:jc w:val="center"/>
        <w:rPr>
          <w:rFonts w:ascii="仿宋_GB2312" w:eastAsia="仿宋_GB2312"/>
          <w:sz w:val="32"/>
          <w:szCs w:val="32"/>
        </w:rPr>
      </w:pPr>
      <w:r>
        <w:rPr>
          <w:rFonts w:hint="eastAsia" w:ascii="仿宋_GB2312" w:eastAsia="仿宋_GB2312"/>
          <w:sz w:val="32"/>
          <w:szCs w:val="32"/>
        </w:rPr>
        <w:t xml:space="preserve"> </w:t>
      </w:r>
    </w:p>
    <w:p>
      <w:pPr>
        <w:pStyle w:val="4"/>
        <w:autoSpaceDE w:val="0"/>
        <w:spacing w:line="500" w:lineRule="exact"/>
        <w:ind w:firstLine="640"/>
        <w:jc w:val="center"/>
        <w:rPr>
          <w:rFonts w:ascii="仿宋_GB2312" w:eastAsia="仿宋_GB2312"/>
          <w:sz w:val="32"/>
          <w:szCs w:val="32"/>
        </w:rPr>
      </w:pPr>
      <w:r>
        <w:rPr>
          <w:rFonts w:hint="eastAsia" w:ascii="仿宋_GB2312" w:eastAsia="仿宋_GB2312"/>
          <w:sz w:val="32"/>
          <w:szCs w:val="32"/>
        </w:rPr>
        <w:t xml:space="preserve"> </w:t>
      </w:r>
    </w:p>
    <w:p>
      <w:pPr>
        <w:pStyle w:val="4"/>
        <w:autoSpaceDE w:val="0"/>
        <w:spacing w:line="500" w:lineRule="exact"/>
        <w:ind w:firstLine="640"/>
        <w:jc w:val="center"/>
        <w:rPr>
          <w:rFonts w:ascii="仿宋_GB2312" w:eastAsia="仿宋_GB2312"/>
          <w:sz w:val="32"/>
          <w:szCs w:val="32"/>
        </w:rPr>
      </w:pPr>
      <w:r>
        <w:rPr>
          <w:rFonts w:hint="eastAsia" w:ascii="仿宋_GB2312" w:eastAsia="仿宋_GB2312"/>
          <w:sz w:val="32"/>
          <w:szCs w:val="32"/>
        </w:rPr>
        <w:t xml:space="preserve"> </w:t>
      </w:r>
    </w:p>
    <w:p>
      <w:pPr>
        <w:widowControl/>
        <w:jc w:val="left"/>
        <w:rPr>
          <w:rFonts w:ascii="方正小标宋简体" w:eastAsia="方正小标宋简体"/>
          <w:sz w:val="44"/>
          <w:szCs w:val="44"/>
        </w:rPr>
        <w:sectPr>
          <w:pgSz w:w="12240" w:h="15840"/>
          <w:pgMar w:top="1440" w:right="1797" w:bottom="1440" w:left="1797" w:header="720" w:footer="720" w:gutter="0"/>
          <w:cols w:space="720" w:num="1"/>
        </w:sectPr>
      </w:pPr>
    </w:p>
    <w:p>
      <w:pPr>
        <w:spacing w:afterLines="100" w:line="560" w:lineRule="exact"/>
        <w:contextualSpacing/>
        <w:jc w:val="left"/>
        <w:rPr>
          <w:rFonts w:ascii="黑体" w:hAnsi="黑体" w:eastAsia="黑体"/>
          <w:sz w:val="28"/>
          <w:szCs w:val="28"/>
        </w:rPr>
      </w:pPr>
      <w:r>
        <w:rPr>
          <w:rFonts w:hint="eastAsia" w:ascii="黑体" w:hAnsi="黑体" w:eastAsia="黑体"/>
          <w:sz w:val="28"/>
          <w:szCs w:val="28"/>
        </w:rPr>
        <w:t>附件1</w:t>
      </w:r>
    </w:p>
    <w:p>
      <w:pPr>
        <w:spacing w:afterLines="100"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平潭综合实验区网络餐饮服务食品安全专项整治工作台账</w:t>
      </w:r>
    </w:p>
    <w:p>
      <w:pPr>
        <w:spacing w:afterLines="100" w:line="560" w:lineRule="exact"/>
        <w:contextualSpacing/>
        <w:jc w:val="center"/>
        <w:rPr>
          <w:rFonts w:ascii="方正小标宋简体" w:eastAsia="方正小标宋简体"/>
          <w:sz w:val="44"/>
          <w:szCs w:val="44"/>
        </w:rPr>
      </w:pPr>
    </w:p>
    <w:tbl>
      <w:tblPr>
        <w:tblStyle w:val="10"/>
        <w:tblW w:w="131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4599"/>
        <w:gridCol w:w="1843"/>
        <w:gridCol w:w="1726"/>
        <w:gridCol w:w="3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9" w:hRule="atLeast"/>
        </w:trPr>
        <w:tc>
          <w:tcPr>
            <w:tcW w:w="1746" w:type="dxa"/>
            <w:tcBorders>
              <w:top w:val="single" w:color="auto" w:sz="4" w:space="0"/>
              <w:left w:val="single" w:color="auto" w:sz="4" w:space="0"/>
              <w:bottom w:val="single" w:color="auto" w:sz="4" w:space="0"/>
              <w:right w:val="single" w:color="auto" w:sz="4" w:space="0"/>
            </w:tcBorders>
            <w:vAlign w:val="center"/>
          </w:tcPr>
          <w:p>
            <w:pPr>
              <w:jc w:val="center"/>
              <w:rPr>
                <w:rFonts w:ascii="黑体" w:hAnsi="黑体" w:eastAsia="黑体"/>
                <w:sz w:val="32"/>
                <w:szCs w:val="32"/>
              </w:rPr>
            </w:pPr>
            <w:r>
              <w:rPr>
                <w:rFonts w:hint="eastAsia" w:ascii="黑体" w:hAnsi="黑体" w:eastAsia="黑体"/>
                <w:sz w:val="32"/>
                <w:szCs w:val="32"/>
              </w:rPr>
              <w:t>任务分工</w:t>
            </w:r>
          </w:p>
        </w:tc>
        <w:tc>
          <w:tcPr>
            <w:tcW w:w="4599" w:type="dxa"/>
            <w:tcBorders>
              <w:top w:val="single" w:color="auto" w:sz="4" w:space="0"/>
              <w:left w:val="nil"/>
              <w:bottom w:val="single" w:color="auto" w:sz="4" w:space="0"/>
              <w:right w:val="single" w:color="auto" w:sz="4" w:space="0"/>
            </w:tcBorders>
            <w:vAlign w:val="center"/>
          </w:tcPr>
          <w:p>
            <w:pPr>
              <w:jc w:val="center"/>
              <w:rPr>
                <w:rFonts w:ascii="黑体" w:hAnsi="黑体" w:eastAsia="黑体"/>
                <w:sz w:val="32"/>
                <w:szCs w:val="32"/>
              </w:rPr>
            </w:pPr>
            <w:r>
              <w:rPr>
                <w:rFonts w:hint="eastAsia" w:ascii="黑体" w:hAnsi="黑体" w:eastAsia="黑体"/>
                <w:sz w:val="32"/>
                <w:szCs w:val="32"/>
              </w:rPr>
              <w:t>具体措施</w:t>
            </w:r>
          </w:p>
        </w:tc>
        <w:tc>
          <w:tcPr>
            <w:tcW w:w="1843" w:type="dxa"/>
            <w:tcBorders>
              <w:top w:val="single" w:color="auto" w:sz="4" w:space="0"/>
              <w:left w:val="nil"/>
              <w:bottom w:val="single" w:color="auto" w:sz="4" w:space="0"/>
              <w:right w:val="single" w:color="auto" w:sz="4" w:space="0"/>
            </w:tcBorders>
            <w:vAlign w:val="center"/>
          </w:tcPr>
          <w:p>
            <w:pPr>
              <w:jc w:val="center"/>
              <w:rPr>
                <w:rFonts w:ascii="黑体" w:hAnsi="黑体" w:eastAsia="黑体"/>
                <w:sz w:val="32"/>
                <w:szCs w:val="32"/>
              </w:rPr>
            </w:pPr>
            <w:r>
              <w:rPr>
                <w:rFonts w:hint="eastAsia" w:ascii="黑体" w:hAnsi="黑体" w:eastAsia="黑体"/>
                <w:sz w:val="32"/>
                <w:szCs w:val="32"/>
              </w:rPr>
              <w:t>时限要求</w:t>
            </w:r>
          </w:p>
        </w:tc>
        <w:tc>
          <w:tcPr>
            <w:tcW w:w="1726" w:type="dxa"/>
            <w:tcBorders>
              <w:top w:val="single" w:color="auto" w:sz="4" w:space="0"/>
              <w:left w:val="nil"/>
              <w:bottom w:val="single" w:color="auto" w:sz="4" w:space="0"/>
              <w:right w:val="single" w:color="auto" w:sz="4" w:space="0"/>
            </w:tcBorders>
            <w:vAlign w:val="center"/>
          </w:tcPr>
          <w:p>
            <w:pPr>
              <w:jc w:val="center"/>
              <w:rPr>
                <w:rFonts w:ascii="黑体" w:hAnsi="黑体" w:eastAsia="黑体"/>
                <w:sz w:val="32"/>
                <w:szCs w:val="32"/>
              </w:rPr>
            </w:pPr>
            <w:r>
              <w:rPr>
                <w:rFonts w:hint="eastAsia" w:ascii="黑体" w:hAnsi="黑体" w:eastAsia="黑体"/>
                <w:sz w:val="32"/>
                <w:szCs w:val="32"/>
              </w:rPr>
              <w:t>责任单位</w:t>
            </w:r>
          </w:p>
        </w:tc>
        <w:tc>
          <w:tcPr>
            <w:tcW w:w="3262" w:type="dxa"/>
            <w:tcBorders>
              <w:top w:val="single" w:color="auto" w:sz="4" w:space="0"/>
              <w:left w:val="nil"/>
              <w:bottom w:val="single" w:color="auto" w:sz="4" w:space="0"/>
              <w:right w:val="single" w:color="auto" w:sz="4" w:space="0"/>
            </w:tcBorders>
            <w:vAlign w:val="center"/>
          </w:tcPr>
          <w:p>
            <w:pPr>
              <w:jc w:val="center"/>
              <w:rPr>
                <w:rFonts w:ascii="黑体" w:hAnsi="黑体" w:eastAsia="黑体"/>
                <w:sz w:val="32"/>
                <w:szCs w:val="32"/>
              </w:rPr>
            </w:pPr>
            <w:r>
              <w:rPr>
                <w:rFonts w:hint="eastAsia" w:ascii="黑体" w:hAnsi="黑体" w:eastAsia="黑体"/>
                <w:sz w:val="32"/>
                <w:szCs w:val="32"/>
              </w:rPr>
              <w:t>进展情况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67" w:hRule="atLeast"/>
        </w:trPr>
        <w:tc>
          <w:tcPr>
            <w:tcW w:w="1746" w:type="dxa"/>
            <w:tcBorders>
              <w:top w:val="single" w:color="auto" w:sz="4" w:space="0"/>
              <w:left w:val="single" w:color="auto" w:sz="4" w:space="0"/>
              <w:bottom w:val="single" w:color="auto" w:sz="4" w:space="0"/>
              <w:right w:val="single" w:color="auto" w:sz="4" w:space="0"/>
            </w:tcBorders>
            <w:vAlign w:val="center"/>
          </w:tcPr>
          <w:p>
            <w:pPr>
              <w:ind w:firstLine="480"/>
              <w:jc w:val="center"/>
              <w:rPr>
                <w:rFonts w:ascii="仿宋_GB2312" w:hAnsi="Calibri" w:eastAsia="仿宋_GB2312"/>
                <w:sz w:val="24"/>
              </w:rPr>
            </w:pPr>
          </w:p>
        </w:tc>
        <w:tc>
          <w:tcPr>
            <w:tcW w:w="4599" w:type="dxa"/>
            <w:tcBorders>
              <w:top w:val="single" w:color="auto" w:sz="4" w:space="0"/>
              <w:left w:val="nil"/>
              <w:bottom w:val="single" w:color="auto" w:sz="4" w:space="0"/>
              <w:right w:val="single" w:color="auto" w:sz="4" w:space="0"/>
            </w:tcBorders>
            <w:vAlign w:val="center"/>
          </w:tcPr>
          <w:p>
            <w:pPr>
              <w:ind w:firstLine="480"/>
              <w:jc w:val="left"/>
              <w:rPr>
                <w:rFonts w:ascii="仿宋_GB2312" w:hAnsi="Calibri" w:eastAsia="仿宋_GB2312"/>
                <w:sz w:val="24"/>
              </w:rPr>
            </w:pPr>
          </w:p>
        </w:tc>
        <w:tc>
          <w:tcPr>
            <w:tcW w:w="1843" w:type="dxa"/>
            <w:tcBorders>
              <w:top w:val="single" w:color="auto" w:sz="4" w:space="0"/>
              <w:left w:val="nil"/>
              <w:bottom w:val="single" w:color="auto" w:sz="4" w:space="0"/>
              <w:right w:val="single" w:color="auto" w:sz="4" w:space="0"/>
            </w:tcBorders>
            <w:vAlign w:val="center"/>
          </w:tcPr>
          <w:p>
            <w:pPr>
              <w:ind w:firstLine="480"/>
              <w:jc w:val="center"/>
              <w:rPr>
                <w:rFonts w:ascii="仿宋_GB2312" w:hAnsi="Calibri" w:eastAsia="仿宋_GB2312"/>
                <w:sz w:val="24"/>
              </w:rPr>
            </w:pPr>
          </w:p>
        </w:tc>
        <w:tc>
          <w:tcPr>
            <w:tcW w:w="1726" w:type="dxa"/>
            <w:tcBorders>
              <w:top w:val="single" w:color="auto" w:sz="4" w:space="0"/>
              <w:left w:val="nil"/>
              <w:bottom w:val="single" w:color="auto" w:sz="4" w:space="0"/>
              <w:right w:val="single" w:color="auto" w:sz="4" w:space="0"/>
            </w:tcBorders>
            <w:vAlign w:val="center"/>
          </w:tcPr>
          <w:p>
            <w:pPr>
              <w:ind w:firstLine="480"/>
              <w:jc w:val="center"/>
              <w:rPr>
                <w:rFonts w:ascii="仿宋_GB2312" w:hAnsi="Calibri" w:eastAsia="仿宋_GB2312"/>
                <w:sz w:val="24"/>
              </w:rPr>
            </w:pPr>
          </w:p>
        </w:tc>
        <w:tc>
          <w:tcPr>
            <w:tcW w:w="3262" w:type="dxa"/>
            <w:tcBorders>
              <w:top w:val="single" w:color="auto" w:sz="4" w:space="0"/>
              <w:left w:val="nil"/>
              <w:bottom w:val="single" w:color="auto" w:sz="4" w:space="0"/>
              <w:right w:val="single" w:color="auto" w:sz="4" w:space="0"/>
            </w:tcBorders>
            <w:vAlign w:val="center"/>
          </w:tcPr>
          <w:p>
            <w:pPr>
              <w:ind w:firstLine="720" w:firstLineChars="300"/>
              <w:jc w:val="left"/>
              <w:rPr>
                <w:rFonts w:ascii="仿宋_GB2312" w:hAnsi="Calibri" w:eastAsia="仿宋_GB2312"/>
                <w:sz w:val="24"/>
              </w:rPr>
            </w:pPr>
          </w:p>
        </w:tc>
      </w:tr>
    </w:tbl>
    <w:p>
      <w:pPr>
        <w:pStyle w:val="4"/>
        <w:autoSpaceDE w:val="0"/>
        <w:spacing w:line="500" w:lineRule="exact"/>
        <w:jc w:val="left"/>
        <w:rPr>
          <w:rFonts w:ascii="黑体" w:hAnsi="黑体" w:eastAsia="黑体"/>
          <w:sz w:val="32"/>
          <w:szCs w:val="32"/>
        </w:rPr>
      </w:pPr>
    </w:p>
    <w:p>
      <w:pPr>
        <w:widowControl/>
        <w:jc w:val="left"/>
        <w:rPr>
          <w:rFonts w:ascii="黑体" w:hAnsi="黑体" w:eastAsia="黑体" w:cs="Times New Roman"/>
          <w:sz w:val="28"/>
          <w:szCs w:val="28"/>
        </w:rPr>
      </w:pPr>
      <w:r>
        <w:rPr>
          <w:rFonts w:ascii="黑体" w:hAnsi="黑体" w:eastAsia="黑体"/>
          <w:sz w:val="32"/>
          <w:szCs w:val="32"/>
        </w:rPr>
        <w:br w:type="page"/>
      </w:r>
      <w:r>
        <w:rPr>
          <w:rFonts w:hint="eastAsia" w:ascii="黑体" w:hAnsi="黑体" w:eastAsia="黑体"/>
          <w:sz w:val="32"/>
          <w:szCs w:val="32"/>
        </w:rPr>
        <w:t xml:space="preserve">附件2 </w:t>
      </w:r>
    </w:p>
    <w:p>
      <w:pPr>
        <w:pStyle w:val="4"/>
        <w:autoSpaceDE w:val="0"/>
        <w:spacing w:line="500" w:lineRule="exact"/>
        <w:ind w:firstLine="640"/>
        <w:rPr>
          <w:rFonts w:ascii="仿宋_GB2312" w:eastAsia="仿宋_GB2312"/>
          <w:sz w:val="32"/>
          <w:szCs w:val="32"/>
        </w:rPr>
      </w:pPr>
      <w:r>
        <w:rPr>
          <w:rFonts w:hint="eastAsia" w:ascii="仿宋_GB2312" w:eastAsia="仿宋_GB2312"/>
          <w:sz w:val="32"/>
          <w:szCs w:val="32"/>
        </w:rPr>
        <w:t xml:space="preserve"> </w:t>
      </w:r>
    </w:p>
    <w:p>
      <w:pPr>
        <w:pStyle w:val="4"/>
        <w:autoSpaceDE w:val="0"/>
        <w:spacing w:line="500" w:lineRule="exact"/>
        <w:rPr>
          <w:rFonts w:ascii="方正小标宋简体" w:eastAsia="方正小标宋简体"/>
          <w:spacing w:val="-30"/>
          <w:sz w:val="44"/>
          <w:szCs w:val="44"/>
        </w:rPr>
      </w:pPr>
      <w:r>
        <w:rPr>
          <w:rFonts w:hint="eastAsia" w:ascii="方正小标宋简体" w:eastAsia="方正小标宋简体"/>
          <w:spacing w:val="-30"/>
          <w:sz w:val="44"/>
          <w:szCs w:val="44"/>
        </w:rPr>
        <w:t>“整治脏乱差店家入驻外卖平台问题，强化外卖商家审核监管”问题线索台账</w:t>
      </w:r>
    </w:p>
    <w:p>
      <w:pPr>
        <w:pStyle w:val="4"/>
        <w:autoSpaceDE w:val="0"/>
        <w:spacing w:line="500" w:lineRule="exact"/>
        <w:rPr>
          <w:rFonts w:ascii="仿宋_GB2312" w:eastAsia="仿宋_GB2312"/>
          <w:spacing w:val="-30"/>
          <w:sz w:val="32"/>
          <w:szCs w:val="32"/>
        </w:rPr>
      </w:pPr>
    </w:p>
    <w:tbl>
      <w:tblPr>
        <w:tblStyle w:val="10"/>
        <w:tblW w:w="13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8"/>
        <w:gridCol w:w="1260"/>
        <w:gridCol w:w="1647"/>
        <w:gridCol w:w="1848"/>
        <w:gridCol w:w="1860"/>
        <w:gridCol w:w="2625"/>
        <w:gridCol w:w="29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43" w:type="dxa"/>
            <w:gridSpan w:val="4"/>
            <w:tcBorders>
              <w:top w:val="nil"/>
              <w:left w:val="nil"/>
              <w:bottom w:val="single" w:color="auto" w:sz="4" w:space="0"/>
              <w:right w:val="nil"/>
            </w:tcBorders>
            <w:vAlign w:val="center"/>
          </w:tcPr>
          <w:p>
            <w:pPr>
              <w:rPr>
                <w:rFonts w:ascii="仿宋_GB2312" w:eastAsia="仿宋_GB2312"/>
                <w:sz w:val="32"/>
                <w:szCs w:val="32"/>
              </w:rPr>
            </w:pPr>
            <w:r>
              <w:rPr>
                <w:rFonts w:hint="eastAsia" w:ascii="仿宋_GB2312" w:eastAsia="仿宋_GB2312"/>
                <w:sz w:val="32"/>
                <w:szCs w:val="32"/>
              </w:rPr>
              <w:t>填报单位：</w:t>
            </w:r>
          </w:p>
        </w:tc>
        <w:tc>
          <w:tcPr>
            <w:tcW w:w="1860" w:type="dxa"/>
            <w:tcBorders>
              <w:top w:val="nil"/>
              <w:left w:val="nil"/>
              <w:bottom w:val="single" w:color="auto" w:sz="4" w:space="0"/>
              <w:right w:val="nil"/>
            </w:tcBorders>
            <w:vAlign w:val="center"/>
          </w:tcPr>
          <w:p>
            <w:pPr>
              <w:rPr>
                <w:rFonts w:ascii="仿宋_GB2312" w:eastAsia="仿宋_GB2312"/>
                <w:sz w:val="32"/>
                <w:szCs w:val="32"/>
              </w:rPr>
            </w:pPr>
          </w:p>
        </w:tc>
        <w:tc>
          <w:tcPr>
            <w:tcW w:w="5580" w:type="dxa"/>
            <w:gridSpan w:val="2"/>
            <w:tcBorders>
              <w:top w:val="nil"/>
              <w:left w:val="nil"/>
              <w:bottom w:val="single" w:color="auto" w:sz="4" w:space="0"/>
              <w:right w:val="nil"/>
            </w:tcBorders>
            <w:vAlign w:val="center"/>
          </w:tcPr>
          <w:p>
            <w:pPr>
              <w:rPr>
                <w:rFonts w:ascii="仿宋_GB2312" w:eastAsia="仿宋_GB2312"/>
                <w:sz w:val="32"/>
                <w:szCs w:val="32"/>
              </w:rPr>
            </w:pPr>
            <w:r>
              <w:rPr>
                <w:rFonts w:hint="eastAsia" w:ascii="仿宋_GB2312" w:eastAsia="仿宋_GB2312"/>
                <w:sz w:val="32"/>
                <w:szCs w:val="32"/>
              </w:rPr>
              <w:t>填报日期：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序号</w:t>
            </w:r>
          </w:p>
        </w:tc>
        <w:tc>
          <w:tcPr>
            <w:tcW w:w="1260" w:type="dxa"/>
            <w:tcBorders>
              <w:top w:val="single" w:color="auto" w:sz="4" w:space="0"/>
              <w:left w:val="nil"/>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时间</w:t>
            </w:r>
          </w:p>
        </w:tc>
        <w:tc>
          <w:tcPr>
            <w:tcW w:w="1647" w:type="dxa"/>
            <w:tcBorders>
              <w:top w:val="single" w:color="auto" w:sz="4" w:space="0"/>
              <w:left w:val="nil"/>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线索来源</w:t>
            </w:r>
          </w:p>
        </w:tc>
        <w:tc>
          <w:tcPr>
            <w:tcW w:w="1848" w:type="dxa"/>
            <w:tcBorders>
              <w:top w:val="single" w:color="auto" w:sz="4" w:space="0"/>
              <w:left w:val="nil"/>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内容概况</w:t>
            </w:r>
          </w:p>
        </w:tc>
        <w:tc>
          <w:tcPr>
            <w:tcW w:w="1860" w:type="dxa"/>
            <w:tcBorders>
              <w:top w:val="single" w:color="auto" w:sz="4" w:space="0"/>
              <w:left w:val="nil"/>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问题发生地</w:t>
            </w:r>
          </w:p>
        </w:tc>
        <w:tc>
          <w:tcPr>
            <w:tcW w:w="2625" w:type="dxa"/>
            <w:tcBorders>
              <w:top w:val="single" w:color="auto" w:sz="4" w:space="0"/>
              <w:left w:val="nil"/>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处置情况</w:t>
            </w:r>
          </w:p>
        </w:tc>
        <w:tc>
          <w:tcPr>
            <w:tcW w:w="2955" w:type="dxa"/>
            <w:tcBorders>
              <w:top w:val="single" w:color="auto" w:sz="4" w:space="0"/>
              <w:left w:val="nil"/>
              <w:bottom w:val="single" w:color="auto" w:sz="4" w:space="0"/>
              <w:right w:val="single" w:color="auto" w:sz="4" w:space="0"/>
            </w:tcBorders>
            <w:vAlign w:val="center"/>
          </w:tcPr>
          <w:p>
            <w:pPr>
              <w:pStyle w:val="4"/>
              <w:autoSpaceDE w:val="0"/>
              <w:spacing w:line="500" w:lineRule="exact"/>
              <w:jc w:val="center"/>
              <w:rPr>
                <w:rFonts w:ascii="黑体" w:hAnsi="黑体" w:eastAsia="黑体"/>
                <w:bCs/>
                <w:sz w:val="32"/>
                <w:szCs w:val="32"/>
              </w:rPr>
            </w:pPr>
            <w:r>
              <w:rPr>
                <w:rFonts w:hint="eastAsia" w:ascii="黑体" w:hAnsi="黑体" w:eastAsia="黑体"/>
                <w:bCs/>
                <w:sz w:val="32"/>
                <w:szCs w:val="32"/>
              </w:rPr>
              <w:t>整改推动情况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32" w:hRule="atLeast"/>
        </w:trPr>
        <w:tc>
          <w:tcPr>
            <w:tcW w:w="888" w:type="dxa"/>
            <w:tcBorders>
              <w:top w:val="single" w:color="auto" w:sz="4" w:space="0"/>
              <w:left w:val="single" w:color="auto" w:sz="4" w:space="0"/>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c>
          <w:tcPr>
            <w:tcW w:w="1260" w:type="dxa"/>
            <w:tcBorders>
              <w:top w:val="single" w:color="auto" w:sz="4" w:space="0"/>
              <w:left w:val="nil"/>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c>
          <w:tcPr>
            <w:tcW w:w="1647" w:type="dxa"/>
            <w:tcBorders>
              <w:top w:val="single" w:color="auto" w:sz="4" w:space="0"/>
              <w:left w:val="nil"/>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c>
          <w:tcPr>
            <w:tcW w:w="1848" w:type="dxa"/>
            <w:tcBorders>
              <w:top w:val="single" w:color="auto" w:sz="4" w:space="0"/>
              <w:left w:val="nil"/>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c>
          <w:tcPr>
            <w:tcW w:w="1860" w:type="dxa"/>
            <w:tcBorders>
              <w:top w:val="single" w:color="auto" w:sz="4" w:space="0"/>
              <w:left w:val="nil"/>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c>
          <w:tcPr>
            <w:tcW w:w="2625" w:type="dxa"/>
            <w:tcBorders>
              <w:top w:val="single" w:color="auto" w:sz="4" w:space="0"/>
              <w:left w:val="nil"/>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c>
          <w:tcPr>
            <w:tcW w:w="2955" w:type="dxa"/>
            <w:tcBorders>
              <w:top w:val="single" w:color="auto" w:sz="4" w:space="0"/>
              <w:left w:val="nil"/>
              <w:bottom w:val="single" w:color="auto" w:sz="4" w:space="0"/>
              <w:right w:val="single" w:color="auto" w:sz="4" w:space="0"/>
            </w:tcBorders>
            <w:vAlign w:val="center"/>
          </w:tcPr>
          <w:p>
            <w:pPr>
              <w:pStyle w:val="4"/>
              <w:autoSpaceDE w:val="0"/>
              <w:spacing w:line="500" w:lineRule="exact"/>
              <w:ind w:firstLine="442"/>
              <w:jc w:val="center"/>
              <w:rPr>
                <w:rFonts w:hAnsi="宋体"/>
                <w:b/>
                <w:bCs/>
                <w:sz w:val="22"/>
                <w:szCs w:val="22"/>
              </w:rPr>
            </w:pPr>
          </w:p>
        </w:tc>
      </w:tr>
    </w:tbl>
    <w:p>
      <w:pPr>
        <w:pStyle w:val="4"/>
        <w:autoSpaceDE w:val="0"/>
        <w:spacing w:line="500" w:lineRule="exact"/>
        <w:ind w:firstLine="640"/>
        <w:jc w:val="center"/>
        <w:rPr>
          <w:rFonts w:ascii="仿宋_GB2312" w:eastAsia="仿宋_GB2312"/>
          <w:sz w:val="32"/>
          <w:szCs w:val="32"/>
        </w:rPr>
      </w:pPr>
      <w:r>
        <w:rPr>
          <w:rFonts w:hint="eastAsia" w:ascii="仿宋_GB2312" w:eastAsia="仿宋_GB2312"/>
          <w:sz w:val="32"/>
          <w:szCs w:val="32"/>
        </w:rPr>
        <w:t xml:space="preserve"> </w:t>
      </w:r>
    </w:p>
    <w:p>
      <w:pPr>
        <w:widowControl/>
        <w:ind w:firstLine="640"/>
        <w:jc w:val="left"/>
        <w:rPr>
          <w:sz w:val="32"/>
          <w:szCs w:val="32"/>
        </w:rPr>
      </w:pPr>
      <w:r>
        <w:rPr>
          <w:sz w:val="32"/>
          <w:szCs w:val="32"/>
        </w:rPr>
        <w:br w:type="page"/>
      </w:r>
    </w:p>
    <w:p>
      <w:pPr>
        <w:spacing w:line="360" w:lineRule="exact"/>
        <w:ind w:firstLine="640"/>
        <w:rPr>
          <w:sz w:val="32"/>
          <w:szCs w:val="32"/>
        </w:rPr>
        <w:sectPr>
          <w:pgSz w:w="15840" w:h="12240" w:orient="landscape"/>
          <w:pgMar w:top="1797" w:right="1440" w:bottom="1797" w:left="1440" w:header="720" w:footer="720" w:gutter="0"/>
          <w:cols w:space="425" w:num="1"/>
          <w:docGrid w:linePitch="312" w:charSpace="0"/>
        </w:sectPr>
      </w:pPr>
    </w:p>
    <w:p>
      <w:pPr>
        <w:pStyle w:val="3"/>
        <w:spacing w:line="560" w:lineRule="exact"/>
        <w:contextualSpacing/>
        <w:jc w:val="left"/>
        <w:rPr>
          <w:rFonts w:ascii="黑体" w:hAnsi="黑体"/>
          <w:sz w:val="32"/>
          <w:szCs w:val="32"/>
        </w:rPr>
      </w:pPr>
      <w:r>
        <w:rPr>
          <w:rFonts w:hint="eastAsia" w:ascii="黑体" w:hAnsi="黑体"/>
          <w:sz w:val="32"/>
          <w:szCs w:val="32"/>
        </w:rPr>
        <w:t>附件3</w:t>
      </w:r>
    </w:p>
    <w:p>
      <w:pPr>
        <w:autoSpaceDE w:val="0"/>
        <w:spacing w:line="600" w:lineRule="exact"/>
        <w:jc w:val="center"/>
        <w:rPr>
          <w:rFonts w:ascii="方正小标宋简体" w:eastAsia="方正小标宋简体"/>
          <w:sz w:val="44"/>
          <w:szCs w:val="44"/>
        </w:rPr>
      </w:pPr>
    </w:p>
    <w:p>
      <w:pPr>
        <w:autoSpaceDE w:val="0"/>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平潭综合实验区市场监督管理局</w:t>
      </w:r>
    </w:p>
    <w:p>
      <w:pPr>
        <w:autoSpaceDE w:val="0"/>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校园及周边“三无产品”专项整治工作方案</w:t>
      </w:r>
    </w:p>
    <w:p>
      <w:pPr>
        <w:spacing w:line="560" w:lineRule="exact"/>
        <w:contextualSpacing/>
        <w:rPr>
          <w:rFonts w:ascii="仿宋_GB2312" w:eastAsia="仿宋_GB2312"/>
          <w:sz w:val="32"/>
          <w:szCs w:val="32"/>
        </w:rPr>
      </w:pPr>
      <w:r>
        <w:rPr>
          <w:rFonts w:hint="eastAsia"/>
        </w:rPr>
        <w:t xml:space="preserve"> </w:t>
      </w:r>
    </w:p>
    <w:p>
      <w:pPr>
        <w:autoSpaceDE w:val="0"/>
        <w:spacing w:line="560" w:lineRule="exact"/>
        <w:ind w:firstLine="640"/>
        <w:contextualSpacing/>
        <w:rPr>
          <w:rFonts w:ascii="仿宋_GB2312" w:eastAsia="仿宋_GB2312"/>
          <w:sz w:val="32"/>
          <w:szCs w:val="32"/>
        </w:rPr>
      </w:pPr>
      <w:r>
        <w:rPr>
          <w:rFonts w:hint="eastAsia" w:ascii="仿宋_GB2312" w:eastAsia="仿宋_GB2312"/>
          <w:sz w:val="32"/>
          <w:szCs w:val="32"/>
        </w:rPr>
        <w:t>为进一步加强学校及周边食品安全工作和产品质量工作,强化校园及周边综合治理,深入开展风险隐患排查与整治,严防严管严控校园及周边食品安全风险和产品质量风险,有效防范食品安全和产品质量安全事件发生,按照区纪工委关于开展2022年“点题整治”群众身边腐败和不正之风突出问题的通知要求，在2021年已开展校园及周边“三无产品”专项整治的基础上，结合工作实际，持续深化开展校园及周边“三无产品”问题整治，制定本工作方案。</w:t>
      </w:r>
    </w:p>
    <w:p>
      <w:pPr>
        <w:autoSpaceDE w:val="0"/>
        <w:spacing w:line="560" w:lineRule="exact"/>
        <w:ind w:firstLine="640"/>
        <w:rPr>
          <w:rFonts w:ascii="黑体" w:hAnsi="黑体" w:eastAsia="黑体"/>
          <w:sz w:val="32"/>
          <w:szCs w:val="32"/>
        </w:rPr>
      </w:pPr>
      <w:r>
        <w:rPr>
          <w:rFonts w:hint="eastAsia" w:ascii="黑体" w:hAnsi="黑体" w:eastAsia="黑体"/>
          <w:sz w:val="32"/>
          <w:szCs w:val="32"/>
        </w:rPr>
        <w:t>一、工作目标</w:t>
      </w:r>
    </w:p>
    <w:p>
      <w:pPr>
        <w:autoSpaceDE w:val="0"/>
        <w:spacing w:line="560" w:lineRule="exact"/>
        <w:rPr>
          <w:rFonts w:ascii="仿宋_GB2312" w:hAnsi="Calibri" w:eastAsia="仿宋_GB2312"/>
          <w:sz w:val="32"/>
          <w:szCs w:val="32"/>
        </w:rPr>
      </w:pPr>
      <w:r>
        <w:rPr>
          <w:rFonts w:hint="eastAsia" w:ascii="仿宋_GB2312" w:eastAsia="仿宋_GB2312"/>
          <w:sz w:val="32"/>
          <w:szCs w:val="32"/>
        </w:rPr>
        <w:t xml:space="preserve">    按照“属地管辖,长效管理;依法整治,标本兼治”原则,集中力量,清理整治校园周边文具经营户、食品经营户存在的销售三无产品行为,切实解决当前校园周边存在销售三无产品的突出问题,消除安全隐患,建立长效机制,维护社会良好秩序。</w:t>
      </w:r>
    </w:p>
    <w:p>
      <w:pPr>
        <w:autoSpaceDE w:val="0"/>
        <w:spacing w:line="560" w:lineRule="exact"/>
        <w:rPr>
          <w:rFonts w:ascii="黑体" w:hAnsi="黑体" w:eastAsia="黑体"/>
          <w:sz w:val="32"/>
          <w:szCs w:val="32"/>
        </w:rPr>
      </w:pPr>
      <w:r>
        <w:rPr>
          <w:rFonts w:hint="eastAsia" w:ascii="仿宋_GB2312" w:eastAsia="仿宋_GB2312"/>
          <w:sz w:val="32"/>
          <w:szCs w:val="32"/>
        </w:rPr>
        <w:t xml:space="preserve">    </w:t>
      </w:r>
      <w:r>
        <w:rPr>
          <w:rFonts w:hint="eastAsia" w:ascii="黑体" w:hAnsi="黑体" w:eastAsia="黑体"/>
          <w:sz w:val="32"/>
          <w:szCs w:val="32"/>
        </w:rPr>
        <w:t>二、工作内容</w:t>
      </w:r>
    </w:p>
    <w:p>
      <w:pPr>
        <w:autoSpaceDE w:val="0"/>
        <w:spacing w:line="560" w:lineRule="exact"/>
        <w:rPr>
          <w:rFonts w:ascii="仿宋_GB2312" w:hAnsi="Calibri" w:eastAsia="仿宋_GB2312"/>
          <w:sz w:val="32"/>
          <w:szCs w:val="32"/>
        </w:rPr>
      </w:pPr>
      <w:r>
        <w:rPr>
          <w:rFonts w:hint="eastAsia" w:ascii="仿宋_GB2312" w:eastAsia="仿宋_GB2312"/>
          <w:sz w:val="32"/>
          <w:szCs w:val="32"/>
        </w:rPr>
        <w:t xml:space="preserve">    集中时间和力量,对全区内所有校园、校园两侧及街道对面 150米范围内（以下简称“校园周边150米内”）的食品经营者（包括网络餐饮服务提供者）、流通领域产品销售者等开展全面检查。</w:t>
      </w:r>
    </w:p>
    <w:p>
      <w:pPr>
        <w:autoSpaceDE w:val="0"/>
        <w:spacing w:line="560" w:lineRule="exact"/>
        <w:ind w:firstLine="640"/>
        <w:rPr>
          <w:rFonts w:ascii="黑体" w:hAnsi="黑体" w:eastAsia="黑体"/>
          <w:sz w:val="32"/>
          <w:szCs w:val="32"/>
        </w:rPr>
      </w:pPr>
      <w:r>
        <w:rPr>
          <w:rFonts w:hint="eastAsia" w:ascii="黑体" w:hAnsi="黑体" w:eastAsia="黑体"/>
          <w:sz w:val="32"/>
          <w:szCs w:val="32"/>
        </w:rPr>
        <w:t>三、工作重点</w:t>
      </w:r>
    </w:p>
    <w:p>
      <w:pPr>
        <w:autoSpaceDE w:val="0"/>
        <w:spacing w:line="560" w:lineRule="exact"/>
        <w:rPr>
          <w:rFonts w:ascii="楷体_GB2312" w:hAnsi="Calibri" w:eastAsia="楷体_GB2312"/>
          <w:sz w:val="32"/>
          <w:szCs w:val="32"/>
        </w:rPr>
      </w:pPr>
      <w:r>
        <w:rPr>
          <w:rFonts w:hint="eastAsia" w:ascii="仿宋_GB2312" w:eastAsia="仿宋_GB2312"/>
          <w:sz w:val="32"/>
          <w:szCs w:val="32"/>
        </w:rPr>
        <w:t xml:space="preserve">    </w:t>
      </w:r>
      <w:r>
        <w:rPr>
          <w:rFonts w:hint="eastAsia" w:ascii="楷体_GB2312" w:eastAsia="楷体_GB2312"/>
          <w:sz w:val="32"/>
          <w:szCs w:val="32"/>
        </w:rPr>
        <w:t>（一）开展校园及周边食品安全监督检查</w:t>
      </w:r>
    </w:p>
    <w:p>
      <w:pPr>
        <w:autoSpaceDE w:val="0"/>
        <w:spacing w:line="560" w:lineRule="exact"/>
        <w:rPr>
          <w:rFonts w:ascii="仿宋_GB2312" w:eastAsia="仿宋_GB2312"/>
          <w:sz w:val="32"/>
          <w:szCs w:val="32"/>
        </w:rPr>
      </w:pPr>
      <w:r>
        <w:rPr>
          <w:rFonts w:hint="eastAsia" w:ascii="仿宋_GB2312" w:eastAsia="仿宋_GB2312"/>
          <w:sz w:val="32"/>
          <w:szCs w:val="32"/>
        </w:rPr>
        <w:t xml:space="preserve">    督促食品经营单位严格落实进货查验和进货查验记录,确保不售卖假冒伪劣、过期变质和“三无”食品以及进货渠道不明、高盐高糖等食品。确保食品经营单位照（证）齐全、环境卫生整洁、防护设备齐全、器具洗消到位、食品安全合格,没有使用非法添加剂,从业人员健康、操作卫生。依法取缔校园周边违法违规食品经营单位,坚决防范和遏制校园周边发生涉生食品安全事故。(牵头单位：公平交易处，责任单位:食品处,稽查支队、各分局)</w:t>
      </w:r>
    </w:p>
    <w:p>
      <w:pPr>
        <w:autoSpaceDE w:val="0"/>
        <w:spacing w:line="560" w:lineRule="exact"/>
        <w:rPr>
          <w:rFonts w:ascii="楷体_GB2312" w:eastAsia="楷体_GB2312"/>
          <w:sz w:val="32"/>
          <w:szCs w:val="32"/>
        </w:rPr>
      </w:pPr>
      <w:r>
        <w:rPr>
          <w:rFonts w:hint="eastAsia" w:ascii="仿宋_GB2312" w:eastAsia="仿宋_GB2312"/>
          <w:sz w:val="32"/>
          <w:szCs w:val="32"/>
        </w:rPr>
        <w:t xml:space="preserve">   </w:t>
      </w:r>
      <w:r>
        <w:rPr>
          <w:rFonts w:hint="eastAsia" w:ascii="楷体_GB2312" w:eastAsia="楷体_GB2312"/>
          <w:sz w:val="32"/>
          <w:szCs w:val="32"/>
        </w:rPr>
        <w:t xml:space="preserve"> （二）开展校园周边产品安全监督检查</w:t>
      </w:r>
    </w:p>
    <w:p>
      <w:pPr>
        <w:autoSpaceDE w:val="0"/>
        <w:spacing w:line="560" w:lineRule="exact"/>
        <w:rPr>
          <w:rFonts w:ascii="仿宋_GB2312" w:eastAsia="仿宋_GB2312"/>
          <w:sz w:val="32"/>
          <w:szCs w:val="32"/>
        </w:rPr>
      </w:pPr>
      <w:r>
        <w:rPr>
          <w:rFonts w:hint="eastAsia" w:ascii="仿宋_GB2312" w:eastAsia="仿宋_GB2312"/>
          <w:sz w:val="32"/>
          <w:szCs w:val="32"/>
        </w:rPr>
        <w:t xml:space="preserve">    督促产品销售者建立并执行进货检查验收制度,严明产品合格证明和其他标识。产品销售者应当采取措施,保持销售产品的质量。产品销售者不得销售国家明令淘汰并停止销售的产品和实效、变质的产品。产品销售者销售的产品的标识应当符合《中华人民共和国产品质量法》第二十七条的规定。产品销售者不得伪造产地,不得伪造或者冒用他人的厂名、厂址。产品销售者不得伪造或者冒用认证标志等质量标志。产品销售者销售的产品,不得掺杂、掺假,不得以假充真、以次充好,不得以不合格产品冒充合格产品。（牵头单位：公平交易处，责任单位:消保处、质监处、稽查支队、各分局）</w:t>
      </w:r>
    </w:p>
    <w:p>
      <w:pPr>
        <w:autoSpaceDE w:val="0"/>
        <w:spacing w:line="560" w:lineRule="exact"/>
        <w:rPr>
          <w:rFonts w:ascii="黑体" w:hAnsi="黑体" w:eastAsia="黑体"/>
          <w:sz w:val="32"/>
          <w:szCs w:val="32"/>
        </w:rPr>
      </w:pPr>
      <w:r>
        <w:rPr>
          <w:rFonts w:hint="eastAsia" w:ascii="仿宋_GB2312" w:eastAsia="仿宋_GB2312"/>
          <w:sz w:val="32"/>
          <w:szCs w:val="32"/>
        </w:rPr>
        <w:t xml:space="preserve">    </w:t>
      </w:r>
      <w:r>
        <w:rPr>
          <w:rFonts w:hint="eastAsia" w:ascii="黑体" w:hAnsi="黑体" w:eastAsia="黑体"/>
          <w:sz w:val="32"/>
          <w:szCs w:val="32"/>
        </w:rPr>
        <w:t>四、工作安排</w:t>
      </w:r>
    </w:p>
    <w:p>
      <w:pPr>
        <w:autoSpaceDE w:val="0"/>
        <w:spacing w:line="560" w:lineRule="exact"/>
        <w:rPr>
          <w:rFonts w:ascii="楷体_GB2312" w:hAnsi="Calibri" w:eastAsia="楷体_GB2312"/>
          <w:sz w:val="32"/>
          <w:szCs w:val="32"/>
        </w:rPr>
      </w:pPr>
      <w:r>
        <w:rPr>
          <w:rFonts w:hint="eastAsia" w:ascii="楷体_GB2312" w:eastAsia="楷体_GB2312"/>
          <w:sz w:val="32"/>
          <w:szCs w:val="32"/>
        </w:rPr>
        <w:t xml:space="preserve">    （一）调查摸底阶段（2022年5月底前）</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组织力量对辖区校园周边文具经营户、食品经营户销售三无玩具及其它三无产品的现状进行全面排查摸底;要加大宣传力度,利用各种渠道、手段和形式,宣传相关法律、法规,努力提高全社会依法经营的意识,以强有力的舆论宣传赢得广大人民群众和经营者对专项整治行动的理解、支持和配合。</w:t>
      </w:r>
    </w:p>
    <w:p>
      <w:pPr>
        <w:autoSpaceDE w:val="0"/>
        <w:spacing w:line="560" w:lineRule="exact"/>
        <w:jc w:val="left"/>
        <w:rPr>
          <w:rFonts w:ascii="楷体_GB2312" w:eastAsia="楷体_GB2312"/>
          <w:sz w:val="32"/>
          <w:szCs w:val="32"/>
        </w:rPr>
      </w:pPr>
      <w:r>
        <w:rPr>
          <w:rFonts w:hint="eastAsia" w:ascii="仿宋_GB2312" w:eastAsia="仿宋_GB2312"/>
          <w:sz w:val="32"/>
          <w:szCs w:val="32"/>
        </w:rPr>
        <w:t xml:space="preserve">   </w:t>
      </w:r>
      <w:r>
        <w:rPr>
          <w:rFonts w:hint="eastAsia" w:ascii="楷体_GB2312" w:eastAsia="楷体_GB2312"/>
          <w:sz w:val="32"/>
          <w:szCs w:val="32"/>
        </w:rPr>
        <w:t xml:space="preserve"> （二）组织实施阶段（2022年6月至12月）</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按照“教育在先,疏导为主,查处在后”的原则,对调查摸底掌握的所有销售三无产品的经营户逐一分类,并区别不同情况,对照相关法律、法规,对“症”下药,集中开展清理整治。</w:t>
      </w:r>
    </w:p>
    <w:p>
      <w:pPr>
        <w:autoSpaceDE w:val="0"/>
        <w:spacing w:line="560" w:lineRule="exact"/>
        <w:ind w:firstLine="640"/>
        <w:rPr>
          <w:rFonts w:ascii="楷体_GB2312" w:eastAsia="楷体_GB2312"/>
          <w:sz w:val="32"/>
          <w:szCs w:val="32"/>
        </w:rPr>
      </w:pPr>
      <w:r>
        <w:rPr>
          <w:rFonts w:hint="eastAsia" w:ascii="楷体_GB2312" w:eastAsia="楷体_GB2312"/>
          <w:sz w:val="32"/>
          <w:szCs w:val="32"/>
        </w:rPr>
        <w:t>（三）整治总结阶段（2022年12月）</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为确保专项行动落到实处,应加强对工作推进情况及时沟通、汇报,确保此次整治行动高效完成。组织实施阶段结束后,各责任单位应于</w:t>
      </w:r>
      <w:r>
        <w:rPr>
          <w:rStyle w:val="18"/>
          <w:rFonts w:hint="eastAsia" w:ascii="仿宋_GB2312"/>
        </w:rPr>
        <w:t>在</w:t>
      </w:r>
      <w:r>
        <w:rPr>
          <w:rStyle w:val="18"/>
          <w:rFonts w:hint="eastAsia" w:ascii="仿宋_GB2312"/>
          <w:b/>
          <w:bCs/>
        </w:rPr>
        <w:t>每月26日</w:t>
      </w:r>
      <w:r>
        <w:rPr>
          <w:rStyle w:val="18"/>
          <w:rFonts w:hint="eastAsia" w:ascii="仿宋_GB2312"/>
        </w:rPr>
        <w:t>前</w:t>
      </w:r>
      <w:r>
        <w:rPr>
          <w:rFonts w:hint="eastAsia" w:ascii="仿宋_GB2312" w:eastAsia="仿宋_GB2312"/>
          <w:sz w:val="32"/>
          <w:szCs w:val="32"/>
        </w:rPr>
        <w:t>将专项行动工作总结和工作情况表报送至区市场监管局公平交易处魏玮明OA账号,以便汇总上报纪检监察部门。</w:t>
      </w:r>
    </w:p>
    <w:p>
      <w:pPr>
        <w:autoSpaceDE w:val="0"/>
        <w:spacing w:line="560" w:lineRule="exact"/>
        <w:ind w:firstLine="640"/>
        <w:rPr>
          <w:rFonts w:ascii="黑体" w:hAnsi="黑体" w:eastAsia="黑体"/>
          <w:sz w:val="32"/>
          <w:szCs w:val="32"/>
        </w:rPr>
      </w:pPr>
      <w:r>
        <w:rPr>
          <w:rFonts w:hint="eastAsia" w:ascii="黑体" w:hAnsi="黑体" w:eastAsia="黑体"/>
          <w:sz w:val="32"/>
          <w:szCs w:val="32"/>
        </w:rPr>
        <w:t>五、工作要求</w:t>
      </w:r>
    </w:p>
    <w:p>
      <w:pPr>
        <w:autoSpaceDE w:val="0"/>
        <w:spacing w:line="560" w:lineRule="exact"/>
        <w:rPr>
          <w:rFonts w:ascii="仿宋_GB2312" w:hAnsi="Calibri" w:eastAsia="仿宋_GB2312"/>
          <w:sz w:val="32"/>
          <w:szCs w:val="32"/>
        </w:rPr>
      </w:pPr>
      <w:r>
        <w:rPr>
          <w:rFonts w:hint="eastAsia" w:ascii="楷体_GB2312" w:hAnsi="仿宋_GB2312" w:eastAsia="楷体_GB2312" w:cs="仿宋_GB2312"/>
          <w:sz w:val="32"/>
          <w:szCs w:val="32"/>
        </w:rPr>
        <w:t xml:space="preserve">    （一）加强责任落实。</w:t>
      </w:r>
      <w:r>
        <w:rPr>
          <w:rFonts w:hint="eastAsia" w:ascii="仿宋_GB2312" w:eastAsia="仿宋_GB2312"/>
          <w:sz w:val="32"/>
          <w:szCs w:val="32"/>
        </w:rPr>
        <w:t>本次“点题整治”事关人民群众切身利益和社会和谐稳定，是落实省委“提高效率、提升效能、提增效益”的重要举措，是开展“我为群众办实事”实践活动的重要组成部分。各单位要高度重视，形成市场监管整治合力，食品处要加强对加强各分局开展校园及周边食品安全监管工作的业务指导，质监处要加强对各分局开展校园及周边的产品安全监管业务指导，督促各分局按照时间节点有序推进整治工作。</w:t>
      </w:r>
    </w:p>
    <w:p>
      <w:pPr>
        <w:pStyle w:val="3"/>
        <w:autoSpaceDE w:val="0"/>
        <w:adjustRightInd w:val="0"/>
        <w:snapToGrid w:val="0"/>
        <w:spacing w:line="560" w:lineRule="exact"/>
        <w:ind w:firstLine="640"/>
        <w:jc w:val="both"/>
        <w:rPr>
          <w:rFonts w:ascii="仿宋_GB2312" w:eastAsia="仿宋_GB2312"/>
          <w:sz w:val="32"/>
          <w:szCs w:val="32"/>
        </w:rPr>
      </w:pPr>
      <w:r>
        <w:rPr>
          <w:rFonts w:hint="eastAsia" w:ascii="楷体_GB2312" w:eastAsia="楷体_GB2312"/>
          <w:sz w:val="32"/>
          <w:szCs w:val="32"/>
        </w:rPr>
        <w:t>（二）</w:t>
      </w:r>
      <w:r>
        <w:rPr>
          <w:rFonts w:hint="eastAsia" w:ascii="楷体_GB2312" w:hAnsi="仿宋_GB2312" w:eastAsia="楷体_GB2312" w:cs="仿宋_GB2312"/>
          <w:sz w:val="32"/>
          <w:szCs w:val="32"/>
        </w:rPr>
        <w:t>强化部门联动。</w:t>
      </w:r>
      <w:r>
        <w:rPr>
          <w:rFonts w:hint="eastAsia" w:ascii="仿宋_GB2312" w:eastAsia="仿宋_GB2312"/>
          <w:sz w:val="32"/>
          <w:szCs w:val="32"/>
        </w:rPr>
        <w:t>局各单位要加强沟通协作，继续落实“点题整治”部门协作机制，加强同区执法应急局的联系，适时开展联合执法检查。根据部门责任受理校园及周边“三无产品”问题的投诉举报，完善部门之间联勤联动、信息共享、问题移交等工作机制。强化齐抓共管和联合攻坚，推动形成协同高效的治理格局。</w:t>
      </w:r>
    </w:p>
    <w:p>
      <w:pPr>
        <w:autoSpaceDE w:val="0"/>
        <w:spacing w:line="560" w:lineRule="exact"/>
        <w:ind w:firstLine="640"/>
        <w:rPr>
          <w:rFonts w:hAnsi="Calibri"/>
        </w:rPr>
      </w:pPr>
      <w:r>
        <w:rPr>
          <w:rFonts w:hint="eastAsia" w:ascii="楷体_GB2312" w:eastAsia="楷体_GB2312"/>
          <w:sz w:val="32"/>
          <w:szCs w:val="32"/>
        </w:rPr>
        <w:t>（三）</w:t>
      </w:r>
      <w:r>
        <w:rPr>
          <w:rFonts w:hint="eastAsia" w:ascii="楷体_GB2312" w:hAnsi="仿宋_GB2312" w:eastAsia="楷体_GB2312" w:cs="仿宋_GB2312"/>
          <w:sz w:val="32"/>
          <w:szCs w:val="32"/>
        </w:rPr>
        <w:t>及时报送材料。</w:t>
      </w:r>
      <w:r>
        <w:rPr>
          <w:rStyle w:val="18"/>
          <w:rFonts w:hint="eastAsia" w:ascii="仿宋_GB2312"/>
          <w:b/>
          <w:bCs/>
        </w:rPr>
        <w:t>各相关分局</w:t>
      </w:r>
      <w:r>
        <w:rPr>
          <w:rStyle w:val="18"/>
          <w:rFonts w:hint="eastAsia" w:ascii="仿宋_GB2312"/>
        </w:rPr>
        <w:t>负责报送联合检查、投诉举报处理情况及发现涉及我局职能违法违规行为整治情况图文资料、工作情况表以及问题清单；</w:t>
      </w:r>
      <w:r>
        <w:rPr>
          <w:rStyle w:val="18"/>
          <w:rFonts w:hint="eastAsia" w:ascii="仿宋_GB2312"/>
          <w:b/>
          <w:bCs/>
        </w:rPr>
        <w:t>消保处</w:t>
      </w:r>
      <w:r>
        <w:rPr>
          <w:rStyle w:val="18"/>
          <w:rFonts w:hint="eastAsia" w:ascii="仿宋_GB2312"/>
        </w:rPr>
        <w:t>负责建立线索台账，每周及时汇总校园周边相关举报投诉及处置情况；</w:t>
      </w:r>
      <w:r>
        <w:rPr>
          <w:rStyle w:val="18"/>
          <w:rFonts w:hint="eastAsia" w:ascii="仿宋_GB2312"/>
          <w:b/>
          <w:bCs/>
        </w:rPr>
        <w:t>各办案单位</w:t>
      </w:r>
      <w:r>
        <w:rPr>
          <w:rStyle w:val="18"/>
          <w:rFonts w:hint="eastAsia" w:ascii="仿宋_GB2312"/>
        </w:rPr>
        <w:t>负责在整治期间报送校园周边“三无产品”查处典型案例或责令改正案例，相关分局报送至少一例，其他办案单位视情报送。</w:t>
      </w:r>
      <w:r>
        <w:rPr>
          <w:rFonts w:hint="eastAsia" w:ascii="仿宋_GB2312" w:eastAsia="仿宋_GB2312"/>
          <w:sz w:val="32"/>
          <w:szCs w:val="32"/>
        </w:rPr>
        <w:t>(联系人:公平交易处 魏玮明 联系电话:18060828880)</w:t>
      </w:r>
    </w:p>
    <w:p>
      <w:pPr>
        <w:autoSpaceDE w:val="0"/>
        <w:spacing w:line="540" w:lineRule="exact"/>
        <w:contextualSpacing/>
        <w:jc w:val="left"/>
        <w:rPr>
          <w:rFonts w:ascii="黑体" w:hAnsi="黑体" w:eastAsia="黑体"/>
          <w:sz w:val="32"/>
          <w:szCs w:val="32"/>
        </w:rPr>
      </w:pPr>
    </w:p>
    <w:p>
      <w:pPr>
        <w:widowControl/>
        <w:jc w:val="left"/>
        <w:rPr>
          <w:rFonts w:ascii="仿宋_GB2312" w:eastAsia="仿宋_GB2312"/>
          <w:sz w:val="32"/>
          <w:szCs w:val="32"/>
        </w:rPr>
      </w:pPr>
      <w:r>
        <w:rPr>
          <w:rFonts w:ascii="仿宋_GB2312" w:eastAsia="仿宋_GB2312"/>
          <w:sz w:val="32"/>
          <w:szCs w:val="32"/>
        </w:rPr>
        <w:br w:type="page"/>
      </w:r>
    </w:p>
    <w:p>
      <w:pPr>
        <w:autoSpaceDE w:val="0"/>
        <w:spacing w:line="540" w:lineRule="exact"/>
        <w:jc w:val="left"/>
        <w:rPr>
          <w:rFonts w:ascii="黑体" w:hAnsi="黑体" w:eastAsia="黑体"/>
          <w:sz w:val="32"/>
          <w:szCs w:val="32"/>
        </w:rPr>
      </w:pPr>
      <w:r>
        <w:rPr>
          <w:rFonts w:hint="eastAsia" w:ascii="黑体" w:hAnsi="黑体" w:eastAsia="黑体"/>
          <w:sz w:val="32"/>
          <w:szCs w:val="32"/>
        </w:rPr>
        <w:t>附件4</w:t>
      </w:r>
    </w:p>
    <w:p>
      <w:pPr>
        <w:spacing w:line="540" w:lineRule="exact"/>
        <w:contextualSpacing/>
        <w:jc w:val="center"/>
        <w:rPr>
          <w:rFonts w:ascii="黑体" w:hAnsi="黑体" w:eastAsia="黑体" w:cs="方正小标宋简体"/>
          <w:sz w:val="32"/>
          <w:szCs w:val="32"/>
        </w:rPr>
      </w:pPr>
    </w:p>
    <w:p>
      <w:pPr>
        <w:spacing w:line="540" w:lineRule="exact"/>
        <w:contextualSpacing/>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平潭综合实验区市场监督管理局</w:t>
      </w:r>
    </w:p>
    <w:p>
      <w:pPr>
        <w:spacing w:line="540" w:lineRule="exact"/>
        <w:contextualSpacing/>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电动自行车市场整治工作方案</w:t>
      </w:r>
    </w:p>
    <w:p>
      <w:pPr>
        <w:spacing w:line="540" w:lineRule="exact"/>
        <w:ind w:firstLine="880"/>
        <w:contextualSpacing/>
        <w:jc w:val="center"/>
        <w:rPr>
          <w:rFonts w:ascii="方正小标宋简体" w:hAnsi="方正小标宋简体" w:eastAsia="方正小标宋简体" w:cs="方正小标宋简体"/>
          <w:sz w:val="32"/>
          <w:szCs w:val="32"/>
        </w:rPr>
      </w:pPr>
    </w:p>
    <w:p>
      <w:pPr>
        <w:spacing w:line="540" w:lineRule="exact"/>
        <w:ind w:firstLine="640" w:firstLineChars="200"/>
        <w:contextualSpacing/>
        <w:rPr>
          <w:rFonts w:ascii="仿宋_GB2312" w:hAnsi="Calibri" w:eastAsia="仿宋_GB2312" w:cs="Times New Roman"/>
          <w:sz w:val="32"/>
          <w:szCs w:val="32"/>
        </w:rPr>
      </w:pPr>
      <w:r>
        <w:rPr>
          <w:rFonts w:hint="eastAsia" w:ascii="Calibri" w:hAnsi="黑体" w:eastAsia="黑体" w:cs="Times New Roman"/>
          <w:sz w:val="32"/>
          <w:szCs w:val="32"/>
        </w:rPr>
        <w:t>一、整治</w:t>
      </w:r>
      <w:r>
        <w:rPr>
          <w:rFonts w:hint="eastAsia" w:hAnsi="黑体" w:eastAsia="黑体" w:cs="Times New Roman"/>
          <w:sz w:val="32"/>
          <w:szCs w:val="32"/>
        </w:rPr>
        <w:t>目标</w:t>
      </w:r>
    </w:p>
    <w:p>
      <w:pPr>
        <w:spacing w:line="540" w:lineRule="exact"/>
        <w:ind w:firstLine="640" w:firstLineChars="200"/>
        <w:contextualSpacing/>
        <w:rPr>
          <w:rFonts w:ascii="仿宋_GB2312" w:eastAsia="仿宋_GB2312" w:cs="仿宋_GB2312"/>
          <w:sz w:val="32"/>
          <w:szCs w:val="32"/>
        </w:rPr>
      </w:pPr>
      <w:r>
        <w:rPr>
          <w:rFonts w:hint="eastAsia" w:ascii="仿宋_GB2312" w:hAnsi="Calibri" w:eastAsia="仿宋_GB2312" w:cs="Times New Roman"/>
          <w:sz w:val="32"/>
          <w:szCs w:val="32"/>
        </w:rPr>
        <w:t>结合市场监管职责，</w:t>
      </w:r>
      <w:r>
        <w:rPr>
          <w:rFonts w:eastAsia="仿宋_GB2312"/>
          <w:sz w:val="32"/>
          <w:szCs w:val="32"/>
          <w:shd w:val="clear" w:color="auto" w:fill="FFFFFF"/>
        </w:rPr>
        <w:t>坚持问题导向，</w:t>
      </w:r>
      <w:r>
        <w:rPr>
          <w:rFonts w:hint="eastAsia" w:ascii="仿宋_GB2312" w:eastAsia="仿宋_GB2312"/>
          <w:sz w:val="32"/>
          <w:szCs w:val="32"/>
        </w:rPr>
        <w:t>聚焦电动自行车市场销售中存在的各种高频高发问题开展重点整治，</w:t>
      </w:r>
      <w:r>
        <w:rPr>
          <w:rFonts w:hint="eastAsia" w:ascii="仿宋_GB2312" w:hAnsi="Calibri" w:eastAsia="仿宋_GB2312" w:cs="Times New Roman"/>
          <w:sz w:val="32"/>
          <w:szCs w:val="32"/>
        </w:rPr>
        <w:t>进一步规范全区电动自行车市场销售秩序，保障电动自行车质量安全，营造安全放心的消费环境</w:t>
      </w:r>
      <w:r>
        <w:rPr>
          <w:rFonts w:hint="eastAsia" w:ascii="仿宋_GB2312" w:eastAsia="仿宋_GB2312" w:cs="仿宋_GB2312"/>
          <w:sz w:val="32"/>
          <w:szCs w:val="32"/>
        </w:rPr>
        <w:t>。</w:t>
      </w:r>
    </w:p>
    <w:p>
      <w:pPr>
        <w:numPr>
          <w:ilvl w:val="0"/>
          <w:numId w:val="5"/>
        </w:numPr>
        <w:spacing w:line="540" w:lineRule="exact"/>
        <w:ind w:firstLine="640" w:firstLineChars="200"/>
        <w:contextualSpacing/>
        <w:rPr>
          <w:rFonts w:ascii="Calibri" w:hAnsi="黑体" w:eastAsia="黑体" w:cs="Times New Roman"/>
          <w:sz w:val="32"/>
          <w:szCs w:val="32"/>
        </w:rPr>
      </w:pPr>
      <w:r>
        <w:rPr>
          <w:rFonts w:hint="eastAsia" w:ascii="Calibri" w:hAnsi="黑体" w:eastAsia="黑体" w:cs="Times New Roman"/>
          <w:sz w:val="32"/>
          <w:szCs w:val="32"/>
        </w:rPr>
        <w:t>整治重点</w:t>
      </w:r>
    </w:p>
    <w:p>
      <w:pPr>
        <w:pStyle w:val="15"/>
        <w:spacing w:line="540" w:lineRule="exact"/>
        <w:ind w:firstLine="640" w:firstLineChars="200"/>
        <w:contextualSpacing/>
        <w:rPr>
          <w:rFonts w:ascii="楷体_GB2312" w:hAnsi="方正楷体_GBK" w:eastAsia="楷体_GB2312" w:cs="方正楷体_GBK"/>
          <w:sz w:val="32"/>
          <w:szCs w:val="32"/>
        </w:rPr>
      </w:pPr>
      <w:r>
        <w:rPr>
          <w:rFonts w:hint="eastAsia" w:ascii="楷体_GB2312" w:hAnsi="方正楷体_GBK" w:eastAsia="楷体_GB2312" w:cs="方正楷体_GBK"/>
          <w:sz w:val="32"/>
          <w:szCs w:val="32"/>
        </w:rPr>
        <w:t>（一）重点对象</w:t>
      </w:r>
    </w:p>
    <w:p>
      <w:pPr>
        <w:pStyle w:val="15"/>
        <w:spacing w:line="540" w:lineRule="exact"/>
        <w:ind w:firstLine="640" w:firstLineChars="200"/>
        <w:contextualSpacing/>
        <w:rPr>
          <w:rFonts w:eastAsia="仿宋_GB2312"/>
        </w:rPr>
      </w:pPr>
      <w:r>
        <w:rPr>
          <w:rFonts w:hint="eastAsia" w:eastAsia="仿宋_GB2312"/>
          <w:sz w:val="32"/>
          <w:szCs w:val="32"/>
          <w:shd w:val="clear" w:color="auto" w:fill="FFFFFF"/>
        </w:rPr>
        <w:t>以全区销售、维修电动自行车</w:t>
      </w:r>
      <w:r>
        <w:rPr>
          <w:rFonts w:eastAsia="仿宋_GB2312"/>
          <w:sz w:val="32"/>
          <w:szCs w:val="32"/>
          <w:shd w:val="clear" w:color="auto" w:fill="FFFFFF"/>
        </w:rPr>
        <w:t>的商铺作为检查整治对象</w:t>
      </w:r>
      <w:r>
        <w:rPr>
          <w:rFonts w:hint="eastAsia" w:eastAsia="仿宋_GB2312"/>
          <w:sz w:val="32"/>
          <w:szCs w:val="32"/>
          <w:shd w:val="clear" w:color="auto" w:fill="FFFFFF"/>
        </w:rPr>
        <w:t>，</w:t>
      </w:r>
      <w:r>
        <w:rPr>
          <w:rFonts w:eastAsia="仿宋_GB2312"/>
          <w:sz w:val="32"/>
          <w:szCs w:val="32"/>
        </w:rPr>
        <w:t>部署开展销售领域专项整治行动</w:t>
      </w:r>
      <w:r>
        <w:rPr>
          <w:rFonts w:hint="eastAsia" w:eastAsia="仿宋_GB2312"/>
          <w:sz w:val="32"/>
          <w:szCs w:val="32"/>
        </w:rPr>
        <w:t>。</w:t>
      </w:r>
    </w:p>
    <w:p>
      <w:pPr>
        <w:pStyle w:val="15"/>
        <w:spacing w:line="540" w:lineRule="exact"/>
        <w:ind w:firstLine="640" w:firstLineChars="200"/>
        <w:contextualSpacing/>
        <w:rPr>
          <w:rFonts w:ascii="楷体_GB2312" w:hAnsi="仿宋_GB2312" w:eastAsia="楷体_GB2312" w:cs="仿宋_GB2312"/>
          <w:sz w:val="32"/>
          <w:szCs w:val="32"/>
        </w:rPr>
      </w:pPr>
      <w:r>
        <w:rPr>
          <w:rFonts w:hint="eastAsia" w:ascii="楷体_GB2312" w:hAnsi="方正楷体_GBK" w:eastAsia="楷体_GB2312" w:cs="方正楷体_GBK"/>
          <w:sz w:val="32"/>
          <w:szCs w:val="32"/>
        </w:rPr>
        <w:t>（二）重点行为</w:t>
      </w:r>
    </w:p>
    <w:p>
      <w:pPr>
        <w:pStyle w:val="15"/>
        <w:spacing w:line="540" w:lineRule="exact"/>
        <w:ind w:firstLine="640" w:firstLineChars="200"/>
        <w:contextualSpacing/>
        <w:rPr>
          <w:rFonts w:ascii="仿宋_GB2312" w:hAnsi="仿宋_GB2312" w:eastAsia="仿宋_GB2312" w:cs="仿宋_GB2312"/>
          <w:sz w:val="32"/>
          <w:szCs w:val="32"/>
        </w:rPr>
      </w:pPr>
      <w:r>
        <w:rPr>
          <w:rFonts w:hint="eastAsia" w:ascii="仿宋_GB2312" w:hAnsi="仿宋_GB2312" w:eastAsia="仿宋_GB2312" w:cs="仿宋_GB2312"/>
          <w:sz w:val="32"/>
          <w:szCs w:val="32"/>
        </w:rPr>
        <w:t>1.电动自行车经营者违法销售不符合国家标准电动自行车及配件、无厂名厂址等来源不明产品以及未获得CCC认证或伪造认证证书电动自行车的行为。</w:t>
      </w:r>
    </w:p>
    <w:p>
      <w:pPr>
        <w:pStyle w:val="15"/>
        <w:spacing w:line="540" w:lineRule="exact"/>
        <w:ind w:firstLine="640" w:firstLineChars="200"/>
        <w:contextualSpacing/>
        <w:rPr>
          <w:rFonts w:ascii="仿宋_GB2312" w:hAnsi="仿宋_GB2312" w:eastAsia="仿宋_GB2312" w:cs="仿宋_GB2312"/>
          <w:sz w:val="32"/>
          <w:szCs w:val="32"/>
        </w:rPr>
      </w:pPr>
      <w:r>
        <w:rPr>
          <w:rFonts w:hint="eastAsia" w:ascii="仿宋_GB2312" w:hAnsi="仿宋_GB2312" w:eastAsia="仿宋_GB2312" w:cs="仿宋_GB2312"/>
          <w:sz w:val="32"/>
          <w:szCs w:val="32"/>
        </w:rPr>
        <w:t>2.电动自行车经营者违法广告、虚假宣传行为。</w:t>
      </w:r>
    </w:p>
    <w:p>
      <w:pPr>
        <w:pStyle w:val="15"/>
        <w:spacing w:line="540" w:lineRule="exact"/>
        <w:ind w:firstLine="640" w:firstLineChars="200"/>
        <w:contextualSpacing/>
        <w:rPr>
          <w:rFonts w:ascii="仿宋_GB2312" w:hAnsi="仿宋_GB2312" w:eastAsia="仿宋_GB2312" w:cs="仿宋_GB2312"/>
          <w:sz w:val="32"/>
          <w:szCs w:val="32"/>
        </w:rPr>
      </w:pPr>
      <w:r>
        <w:rPr>
          <w:rFonts w:hint="eastAsia" w:ascii="仿宋_GB2312" w:hAnsi="仿宋_GB2312" w:eastAsia="仿宋_GB2312" w:cs="仿宋_GB2312"/>
          <w:sz w:val="32"/>
          <w:szCs w:val="32"/>
        </w:rPr>
        <w:t>3.电动自行车经营者未明码标价以及利用虚假或使人误解的标价形式误导消费者与其交易等价格违法行为。</w:t>
      </w:r>
    </w:p>
    <w:p>
      <w:pPr>
        <w:spacing w:line="540" w:lineRule="exact"/>
        <w:ind w:firstLine="640" w:firstLineChars="200"/>
        <w:contextualSpacing/>
        <w:rPr>
          <w:rFonts w:ascii="Calibri" w:hAnsi="黑体" w:eastAsia="黑体" w:cs="Times New Roman"/>
          <w:sz w:val="32"/>
          <w:szCs w:val="32"/>
        </w:rPr>
      </w:pPr>
      <w:r>
        <w:rPr>
          <w:rFonts w:hint="eastAsia" w:hAnsi="黑体" w:eastAsia="黑体" w:cs="Times New Roman"/>
          <w:sz w:val="32"/>
          <w:szCs w:val="32"/>
        </w:rPr>
        <w:t>三、</w:t>
      </w:r>
      <w:r>
        <w:rPr>
          <w:rFonts w:hint="eastAsia" w:ascii="Calibri" w:hAnsi="黑体" w:eastAsia="黑体" w:cs="Times New Roman"/>
          <w:sz w:val="32"/>
          <w:szCs w:val="32"/>
        </w:rPr>
        <w:t>整治措施及分工</w:t>
      </w:r>
    </w:p>
    <w:p>
      <w:pPr>
        <w:widowControl/>
        <w:snapToGrid w:val="0"/>
        <w:spacing w:line="540" w:lineRule="exact"/>
        <w:ind w:firstLine="640" w:firstLineChars="200"/>
        <w:contextualSpacing/>
        <w:jc w:val="left"/>
        <w:rPr>
          <w:rFonts w:ascii="仿宋_GB2312" w:hAnsi="仿宋_GB2312" w:eastAsia="仿宋_GB2312" w:cs="仿宋_GB2312"/>
        </w:rPr>
      </w:pPr>
      <w:r>
        <w:rPr>
          <w:rFonts w:hint="eastAsia" w:ascii="楷体_GB2312" w:hAnsi="Calibri" w:eastAsia="楷体_GB2312" w:cs="Times New Roman"/>
          <w:sz w:val="32"/>
          <w:szCs w:val="32"/>
          <w:shd w:val="clear" w:color="auto" w:fill="FFFFFF"/>
        </w:rPr>
        <w:t>（一）建立工作台账，做到底数清、情况明。</w:t>
      </w:r>
      <w:r>
        <w:rPr>
          <w:rFonts w:hint="eastAsia" w:ascii="Calibri" w:hAnsi="Calibri" w:eastAsia="仿宋_GB2312" w:cs="Times New Roman"/>
          <w:sz w:val="32"/>
          <w:szCs w:val="32"/>
          <w:shd w:val="clear" w:color="auto" w:fill="FFFFFF"/>
        </w:rPr>
        <w:t>按照管辖区域摸底排查，摸排反馈实验区电动自行车市场主体底数，熟悉掌握电动自行车及配件销售店、电动自行车维修店的数量、分布、状况等基本情况。</w:t>
      </w:r>
      <w:r>
        <w:rPr>
          <w:rFonts w:hint="eastAsia" w:ascii="仿宋_GB2312" w:eastAsia="仿宋_GB2312"/>
          <w:b/>
          <w:bCs/>
          <w:sz w:val="32"/>
          <w:szCs w:val="32"/>
        </w:rPr>
        <w:t>（责任单位：质监处、各分局）</w:t>
      </w:r>
    </w:p>
    <w:p>
      <w:pPr>
        <w:spacing w:line="560" w:lineRule="exact"/>
        <w:ind w:firstLine="648" w:firstLineChars="200"/>
        <w:contextualSpacing/>
        <w:rPr>
          <w:rFonts w:ascii="楷体_GB2312" w:hAnsi="仿宋_GB2312" w:eastAsia="楷体_GB2312" w:cs="仿宋_GB2312"/>
          <w:sz w:val="32"/>
          <w:szCs w:val="32"/>
        </w:rPr>
      </w:pPr>
      <w:r>
        <w:rPr>
          <w:rFonts w:hint="eastAsia" w:ascii="楷体_GB2312" w:hAnsi="楷体_GB2312" w:eastAsia="楷体_GB2312" w:cs="楷体_GB2312"/>
          <w:bCs/>
          <w:spacing w:val="2"/>
          <w:kern w:val="13"/>
          <w:sz w:val="32"/>
          <w:szCs w:val="32"/>
        </w:rPr>
        <w:t>（二）</w:t>
      </w:r>
      <w:r>
        <w:rPr>
          <w:rFonts w:hint="eastAsia" w:ascii="楷体_GB2312" w:hAnsi="仿宋_GB2312" w:eastAsia="楷体_GB2312" w:cs="仿宋_GB2312"/>
          <w:sz w:val="32"/>
          <w:szCs w:val="32"/>
        </w:rPr>
        <w:t>强化流通销售环节的监管。</w:t>
      </w:r>
    </w:p>
    <w:p>
      <w:pPr>
        <w:spacing w:line="560" w:lineRule="exact"/>
        <w:ind w:firstLine="640" w:firstLineChars="200"/>
        <w:contextualSpacing/>
        <w:rPr>
          <w:rFonts w:ascii="仿宋_GB2312" w:hAnsi="仿宋_GB2312" w:eastAsia="仿宋_GB2312" w:cs="仿宋_GB2312"/>
          <w:b/>
          <w:bCs/>
          <w:sz w:val="32"/>
          <w:szCs w:val="32"/>
        </w:rPr>
      </w:pPr>
      <w:r>
        <w:rPr>
          <w:rFonts w:hint="eastAsia" w:ascii="仿宋_GB2312" w:hAnsi="仿宋_GB2312" w:eastAsia="仿宋_GB2312" w:cs="仿宋_GB2312"/>
          <w:sz w:val="32"/>
          <w:szCs w:val="32"/>
        </w:rPr>
        <w:t>1.加强电动自行车强制性产品认证管理，重点打击销售无证或伪造认证证书的违法行为。</w:t>
      </w:r>
      <w:r>
        <w:rPr>
          <w:rFonts w:hint="eastAsia" w:ascii="仿宋_GB2312" w:hAnsi="仿宋_GB2312" w:eastAsia="仿宋_GB2312" w:cs="仿宋_GB2312"/>
          <w:b/>
          <w:bCs/>
          <w:sz w:val="32"/>
          <w:szCs w:val="32"/>
        </w:rPr>
        <w:t>（质监处牵头）</w:t>
      </w:r>
    </w:p>
    <w:p>
      <w:pPr>
        <w:spacing w:line="560" w:lineRule="exact"/>
        <w:ind w:firstLine="640" w:firstLineChars="200"/>
        <w:contextualSpacing/>
        <w:rPr>
          <w:rFonts w:eastAsia="仿宋_GB2312"/>
          <w:b/>
          <w:bCs/>
          <w:sz w:val="32"/>
          <w:szCs w:val="32"/>
        </w:rPr>
      </w:pPr>
      <w:r>
        <w:rPr>
          <w:rFonts w:hint="eastAsia" w:ascii="仿宋_GB2312" w:hAnsi="仿宋_GB2312" w:eastAsia="仿宋_GB2312" w:cs="仿宋_GB2312"/>
          <w:sz w:val="32"/>
          <w:szCs w:val="32"/>
        </w:rPr>
        <w:t>2.开展电动自行车销售领域产品质量监督抽检，</w:t>
      </w:r>
      <w:r>
        <w:rPr>
          <w:rFonts w:eastAsia="仿宋_GB2312"/>
          <w:sz w:val="32"/>
          <w:szCs w:val="32"/>
        </w:rPr>
        <w:t>严厉查处违法销售不符合</w:t>
      </w:r>
      <w:r>
        <w:rPr>
          <w:rFonts w:hint="eastAsia" w:eastAsia="仿宋_GB2312"/>
          <w:sz w:val="32"/>
          <w:szCs w:val="32"/>
        </w:rPr>
        <w:t>国家</w:t>
      </w:r>
      <w:r>
        <w:rPr>
          <w:rFonts w:eastAsia="仿宋_GB2312"/>
          <w:sz w:val="32"/>
          <w:szCs w:val="32"/>
        </w:rPr>
        <w:t>标准</w:t>
      </w:r>
      <w:r>
        <w:rPr>
          <w:rFonts w:hint="eastAsia" w:eastAsia="仿宋_GB2312"/>
          <w:sz w:val="32"/>
          <w:szCs w:val="32"/>
        </w:rPr>
        <w:t>电动</w:t>
      </w:r>
      <w:r>
        <w:rPr>
          <w:rFonts w:hint="eastAsia" w:ascii="仿宋_GB2312" w:hAnsi="仿宋_GB2312" w:eastAsia="仿宋_GB2312" w:cs="仿宋_GB2312"/>
          <w:sz w:val="32"/>
          <w:szCs w:val="32"/>
        </w:rPr>
        <w:t>自行车及配件、无厂名厂址等来源不明产品</w:t>
      </w:r>
      <w:r>
        <w:rPr>
          <w:rFonts w:eastAsia="仿宋_GB2312"/>
          <w:sz w:val="32"/>
          <w:szCs w:val="32"/>
        </w:rPr>
        <w:t>，以及非法改装、拼装、篡改电动自行车的行为。</w:t>
      </w:r>
      <w:r>
        <w:rPr>
          <w:rFonts w:hint="eastAsia" w:eastAsia="仿宋_GB2312"/>
          <w:b/>
          <w:bCs/>
          <w:sz w:val="32"/>
          <w:szCs w:val="32"/>
        </w:rPr>
        <w:t>（消保处牵头）</w:t>
      </w:r>
    </w:p>
    <w:p>
      <w:pPr>
        <w:spacing w:line="560" w:lineRule="exact"/>
        <w:ind w:firstLine="640" w:firstLineChars="200"/>
        <w:contextualSpacing/>
        <w:rPr>
          <w:rFonts w:eastAsia="仿宋_GB2312"/>
          <w:b/>
          <w:bCs/>
          <w:sz w:val="32"/>
          <w:szCs w:val="32"/>
        </w:rPr>
      </w:pPr>
      <w:r>
        <w:rPr>
          <w:rFonts w:hint="eastAsia" w:ascii="仿宋_GB2312" w:hAnsi="仿宋_GB2312" w:eastAsia="仿宋_GB2312" w:cs="仿宋_GB2312"/>
          <w:sz w:val="32"/>
          <w:szCs w:val="32"/>
        </w:rPr>
        <w:t>3.加强</w:t>
      </w:r>
      <w:r>
        <w:rPr>
          <w:rFonts w:eastAsia="仿宋_GB2312"/>
          <w:sz w:val="32"/>
          <w:szCs w:val="32"/>
        </w:rPr>
        <w:t>电子商务经营者监管，严禁不符合</w:t>
      </w:r>
      <w:r>
        <w:rPr>
          <w:rFonts w:hint="eastAsia" w:eastAsia="仿宋_GB2312"/>
          <w:sz w:val="32"/>
          <w:szCs w:val="32"/>
        </w:rPr>
        <w:t>国家</w:t>
      </w:r>
      <w:r>
        <w:rPr>
          <w:rFonts w:eastAsia="仿宋_GB2312"/>
          <w:sz w:val="32"/>
          <w:szCs w:val="32"/>
        </w:rPr>
        <w:t>标准、未获</w:t>
      </w:r>
      <w:r>
        <w:rPr>
          <w:rFonts w:hint="eastAsia" w:ascii="仿宋_GB2312" w:hAnsi="仿宋_GB2312" w:eastAsia="仿宋_GB2312" w:cs="仿宋_GB2312"/>
          <w:sz w:val="32"/>
          <w:szCs w:val="32"/>
        </w:rPr>
        <w:t>得CCC认证</w:t>
      </w:r>
      <w:r>
        <w:rPr>
          <w:rFonts w:eastAsia="仿宋_GB2312"/>
          <w:sz w:val="32"/>
          <w:szCs w:val="32"/>
        </w:rPr>
        <w:t>的电动自行车在平台上销售。</w:t>
      </w:r>
      <w:r>
        <w:rPr>
          <w:rFonts w:hint="eastAsia" w:eastAsia="仿宋_GB2312"/>
          <w:sz w:val="32"/>
          <w:szCs w:val="32"/>
        </w:rPr>
        <w:t>依法查处电动自行车经营者违法广告、虚假宣传行为。</w:t>
      </w:r>
      <w:r>
        <w:rPr>
          <w:rFonts w:hint="eastAsia" w:eastAsia="仿宋_GB2312"/>
          <w:b/>
          <w:bCs/>
          <w:sz w:val="32"/>
          <w:szCs w:val="32"/>
        </w:rPr>
        <w:t>（公平交易处牵头）</w:t>
      </w:r>
    </w:p>
    <w:p>
      <w:pPr>
        <w:spacing w:line="560" w:lineRule="exact"/>
        <w:ind w:firstLine="640" w:firstLineChars="200"/>
        <w:contextualSpacing/>
        <w:rPr>
          <w:rFonts w:ascii="仿宋_GB2312" w:hAnsi="仿宋_GB2312" w:eastAsia="仿宋_GB2312" w:cs="仿宋_GB2312"/>
          <w:sz w:val="32"/>
          <w:szCs w:val="32"/>
        </w:rPr>
      </w:pPr>
      <w:r>
        <w:rPr>
          <w:rFonts w:hint="eastAsia" w:ascii="仿宋_GB2312" w:hAnsi="仿宋_GB2312" w:eastAsia="仿宋_GB2312" w:cs="仿宋_GB2312"/>
          <w:sz w:val="32"/>
          <w:szCs w:val="32"/>
        </w:rPr>
        <w:t>4.严厉查处电动自行车经营者未明码标价以及利用虚假或使人误解的标价形式误导消费者与其交易等价格违法行为。</w:t>
      </w:r>
      <w:r>
        <w:rPr>
          <w:rFonts w:hint="eastAsia" w:ascii="仿宋_GB2312" w:hAnsi="仿宋_GB2312" w:eastAsia="仿宋_GB2312" w:cs="仿宋_GB2312"/>
          <w:b/>
          <w:bCs/>
          <w:sz w:val="32"/>
          <w:szCs w:val="32"/>
        </w:rPr>
        <w:t>（物价处、消保处牵头）</w:t>
      </w:r>
    </w:p>
    <w:p>
      <w:pPr>
        <w:spacing w:line="560" w:lineRule="exact"/>
        <w:ind w:firstLine="640" w:firstLineChars="200"/>
        <w:contextualSpacing/>
        <w:rPr>
          <w:rFonts w:ascii="仿宋_GB2312" w:hAnsi="仿宋_GB2312" w:eastAsia="仿宋_GB2312" w:cs="仿宋_GB2312"/>
          <w:sz w:val="32"/>
          <w:szCs w:val="32"/>
        </w:rPr>
      </w:pPr>
      <w:r>
        <w:rPr>
          <w:rFonts w:hint="eastAsia" w:ascii="仿宋_GB2312" w:hAnsi="仿宋_GB2312" w:eastAsia="仿宋_GB2312" w:cs="仿宋_GB2312"/>
          <w:sz w:val="32"/>
          <w:szCs w:val="32"/>
        </w:rPr>
        <w:t>5.依法查处未取得营业执照从事经营活动的行为。</w:t>
      </w:r>
      <w:r>
        <w:rPr>
          <w:rFonts w:hint="eastAsia" w:ascii="仿宋_GB2312" w:hAnsi="仿宋_GB2312" w:eastAsia="仿宋_GB2312" w:cs="仿宋_GB2312"/>
          <w:b/>
          <w:bCs/>
          <w:sz w:val="32"/>
          <w:szCs w:val="32"/>
        </w:rPr>
        <w:t>（信用监管处牵头）</w:t>
      </w:r>
    </w:p>
    <w:p>
      <w:pPr>
        <w:spacing w:line="560" w:lineRule="exact"/>
        <w:ind w:firstLine="640" w:firstLineChars="200"/>
        <w:contextualSpacing/>
        <w:rPr>
          <w:rFonts w:ascii="仿宋_GB2312" w:hAnsi="仿宋_GB2312" w:eastAsia="仿宋_GB2312" w:cs="仿宋_GB2312"/>
          <w:sz w:val="32"/>
          <w:szCs w:val="32"/>
        </w:rPr>
      </w:pPr>
      <w:r>
        <w:rPr>
          <w:rFonts w:hint="eastAsia" w:ascii="仿宋_GB2312" w:hAnsi="仿宋_GB2312" w:eastAsia="仿宋_GB2312" w:cs="仿宋_GB2312"/>
          <w:sz w:val="32"/>
          <w:szCs w:val="32"/>
        </w:rPr>
        <w:t>6.加强执法检查，依法查处检查发现的违法违规问题，不断规范市场秩序。</w:t>
      </w:r>
      <w:r>
        <w:rPr>
          <w:rFonts w:hint="eastAsia" w:ascii="仿宋_GB2312" w:hAnsi="仿宋_GB2312" w:eastAsia="仿宋_GB2312" w:cs="仿宋_GB2312"/>
          <w:b/>
          <w:bCs/>
          <w:sz w:val="32"/>
          <w:szCs w:val="32"/>
        </w:rPr>
        <w:t>（责任单位：稽查支队、各分局）</w:t>
      </w:r>
    </w:p>
    <w:p>
      <w:pPr>
        <w:spacing w:line="560" w:lineRule="exact"/>
        <w:ind w:firstLine="648" w:firstLineChars="200"/>
        <w:contextualSpacing/>
        <w:rPr>
          <w:rFonts w:ascii="楷体_GB2312" w:hAnsi="楷体_GB2312" w:eastAsia="楷体_GB2312" w:cs="楷体_GB2312"/>
          <w:bCs/>
          <w:spacing w:val="2"/>
          <w:kern w:val="13"/>
          <w:sz w:val="32"/>
          <w:szCs w:val="32"/>
        </w:rPr>
      </w:pPr>
      <w:r>
        <w:rPr>
          <w:rFonts w:hint="eastAsia" w:ascii="楷体_GB2312" w:hAnsi="楷体_GB2312" w:eastAsia="楷体_GB2312" w:cs="楷体_GB2312"/>
          <w:bCs/>
          <w:spacing w:val="2"/>
          <w:kern w:val="13"/>
          <w:sz w:val="32"/>
          <w:szCs w:val="32"/>
        </w:rPr>
        <w:t>（三）</w:t>
      </w:r>
      <w:r>
        <w:rPr>
          <w:rFonts w:hint="eastAsia" w:ascii="楷体_GB2312" w:eastAsia="楷体_GB2312" w:cs="仿宋_GB2312"/>
          <w:sz w:val="32"/>
          <w:szCs w:val="22"/>
        </w:rPr>
        <w:t>畅通投诉举报渠道。</w:t>
      </w:r>
      <w:r>
        <w:rPr>
          <w:rFonts w:hint="eastAsia" w:ascii="仿宋_GB2312" w:eastAsia="仿宋_GB2312" w:cs="仿宋_GB2312"/>
          <w:sz w:val="32"/>
          <w:szCs w:val="22"/>
        </w:rPr>
        <w:t>充分利用“12315”“12345”热线及时做好群众反映的涉及电动自行车消费的投诉举报受理和分流，妥善处置消费纠纷，有效化解消费争议，切实保障消费者的合法权益。</w:t>
      </w:r>
      <w:r>
        <w:rPr>
          <w:rFonts w:hint="eastAsia" w:ascii="仿宋_GB2312" w:hAnsi="仿宋_GB2312" w:eastAsia="仿宋_GB2312" w:cs="仿宋_GB2312"/>
          <w:b/>
          <w:bCs/>
          <w:sz w:val="32"/>
          <w:szCs w:val="32"/>
        </w:rPr>
        <w:t>（责任单位：消保处、各分局）</w:t>
      </w:r>
    </w:p>
    <w:p>
      <w:pPr>
        <w:spacing w:line="560" w:lineRule="exact"/>
        <w:ind w:firstLine="648" w:firstLineChars="200"/>
        <w:contextualSpacing/>
        <w:rPr>
          <w:rFonts w:ascii="仿宋_GB2312" w:hAnsi="仿宋_GB2312" w:eastAsia="仿宋_GB2312" w:cs="仿宋_GB2312"/>
          <w:b/>
          <w:bCs/>
          <w:sz w:val="32"/>
          <w:szCs w:val="32"/>
        </w:rPr>
      </w:pPr>
      <w:r>
        <w:rPr>
          <w:rFonts w:hint="eastAsia" w:ascii="楷体_GB2312" w:hAnsi="楷体_GB2312" w:eastAsia="楷体_GB2312" w:cs="楷体_GB2312"/>
          <w:bCs/>
          <w:spacing w:val="2"/>
          <w:kern w:val="13"/>
          <w:sz w:val="32"/>
          <w:szCs w:val="32"/>
        </w:rPr>
        <w:t>（四）</w:t>
      </w:r>
      <w:r>
        <w:rPr>
          <w:rFonts w:hint="eastAsia" w:ascii="楷体_GB2312" w:hAnsi="仿宋_GB2312" w:eastAsia="楷体_GB2312" w:cs="仿宋_GB2312"/>
          <w:sz w:val="32"/>
          <w:szCs w:val="32"/>
        </w:rPr>
        <w:t>充分发挥新闻媒体的宣传引导和舆论监督作用。</w:t>
      </w:r>
      <w:r>
        <w:rPr>
          <w:rFonts w:eastAsia="仿宋_GB2312"/>
          <w:sz w:val="32"/>
          <w:szCs w:val="32"/>
        </w:rPr>
        <w:t>加大专项整治宣传力度，</w:t>
      </w:r>
      <w:r>
        <w:rPr>
          <w:rFonts w:hint="eastAsia" w:ascii="仿宋_GB2312" w:hAnsi="仿宋_GB2312" w:eastAsia="仿宋_GB2312" w:cs="仿宋_GB2312"/>
          <w:sz w:val="32"/>
          <w:szCs w:val="32"/>
        </w:rPr>
        <w:t>及时发布警示信息，</w:t>
      </w:r>
      <w:r>
        <w:rPr>
          <w:rFonts w:eastAsia="仿宋_GB2312"/>
          <w:sz w:val="32"/>
          <w:szCs w:val="32"/>
        </w:rPr>
        <w:t>增强</w:t>
      </w:r>
      <w:r>
        <w:rPr>
          <w:rFonts w:hint="eastAsia" w:eastAsia="仿宋_GB2312"/>
          <w:sz w:val="32"/>
          <w:szCs w:val="32"/>
        </w:rPr>
        <w:t>市场经营主体</w:t>
      </w:r>
      <w:r>
        <w:rPr>
          <w:rFonts w:eastAsia="仿宋_GB2312"/>
          <w:sz w:val="32"/>
          <w:szCs w:val="32"/>
        </w:rPr>
        <w:t>对</w:t>
      </w:r>
      <w:r>
        <w:rPr>
          <w:rFonts w:hint="eastAsia" w:eastAsia="仿宋_GB2312"/>
          <w:sz w:val="32"/>
          <w:szCs w:val="32"/>
        </w:rPr>
        <w:t>合法合规经营</w:t>
      </w:r>
      <w:r>
        <w:rPr>
          <w:rFonts w:eastAsia="仿宋_GB2312"/>
          <w:sz w:val="32"/>
          <w:szCs w:val="32"/>
        </w:rPr>
        <w:t>重要性的认识。</w:t>
      </w:r>
      <w:r>
        <w:rPr>
          <w:rFonts w:hint="eastAsia" w:ascii="仿宋_GB2312" w:hAnsi="仿宋_GB2312" w:eastAsia="仿宋_GB2312" w:cs="仿宋_GB2312"/>
          <w:b/>
          <w:bCs/>
          <w:sz w:val="32"/>
          <w:szCs w:val="32"/>
        </w:rPr>
        <w:t>（责任单位：办公室、相关业务处室、各分局）</w:t>
      </w:r>
    </w:p>
    <w:p>
      <w:pPr>
        <w:spacing w:line="560" w:lineRule="exact"/>
        <w:ind w:firstLine="648" w:firstLineChars="200"/>
        <w:contextualSpacing/>
        <w:rPr>
          <w:rFonts w:ascii="仿宋_GB2312" w:hAnsi="仿宋_GB2312" w:eastAsia="仿宋_GB2312" w:cs="仿宋_GB2312"/>
          <w:sz w:val="32"/>
          <w:szCs w:val="32"/>
        </w:rPr>
      </w:pPr>
      <w:r>
        <w:rPr>
          <w:rFonts w:hint="eastAsia" w:eastAsia="黑体"/>
          <w:spacing w:val="2"/>
          <w:kern w:val="13"/>
          <w:sz w:val="32"/>
          <w:szCs w:val="32"/>
        </w:rPr>
        <w:t>四、工作安排</w:t>
      </w:r>
    </w:p>
    <w:p>
      <w:pPr>
        <w:snapToGrid w:val="0"/>
        <w:spacing w:line="560" w:lineRule="exact"/>
        <w:ind w:firstLine="648" w:firstLineChars="200"/>
        <w:contextualSpacing/>
        <w:rPr>
          <w:rFonts w:ascii="仿宋_GB2312" w:hAnsi="仿宋_GB2312" w:eastAsia="仿宋_GB2312" w:cs="仿宋_GB2312"/>
          <w:spacing w:val="2"/>
          <w:kern w:val="13"/>
          <w:sz w:val="32"/>
          <w:szCs w:val="32"/>
        </w:rPr>
      </w:pPr>
      <w:r>
        <w:rPr>
          <w:rFonts w:hint="eastAsia" w:ascii="仿宋_GB2312" w:hAnsi="仿宋_GB2312" w:eastAsia="仿宋_GB2312" w:cs="仿宋_GB2312"/>
          <w:spacing w:val="2"/>
          <w:kern w:val="13"/>
          <w:sz w:val="32"/>
          <w:szCs w:val="32"/>
        </w:rPr>
        <w:t>即日起至2022年底，分三个阶段进行。</w:t>
      </w:r>
    </w:p>
    <w:p>
      <w:pPr>
        <w:snapToGrid w:val="0"/>
        <w:spacing w:line="560" w:lineRule="exact"/>
        <w:ind w:firstLine="648" w:firstLineChars="200"/>
        <w:contextualSpacing/>
        <w:rPr>
          <w:rFonts w:ascii="仿宋_GB2312" w:hAnsi="仿宋_GB2312" w:eastAsia="仿宋_GB2312" w:cs="仿宋_GB2312"/>
          <w:b/>
          <w:spacing w:val="2"/>
          <w:kern w:val="13"/>
          <w:sz w:val="32"/>
          <w:szCs w:val="32"/>
        </w:rPr>
      </w:pPr>
      <w:r>
        <w:rPr>
          <w:rFonts w:hint="eastAsia" w:ascii="楷体_GB2312" w:hAnsi="仿宋_GB2312" w:eastAsia="楷体_GB2312" w:cs="仿宋_GB2312"/>
          <w:bCs/>
          <w:spacing w:val="2"/>
          <w:kern w:val="13"/>
          <w:sz w:val="32"/>
          <w:szCs w:val="32"/>
        </w:rPr>
        <w:t>（一）安排部署阶段（2022年5月底）。</w:t>
      </w:r>
      <w:r>
        <w:rPr>
          <w:rFonts w:hint="eastAsia" w:ascii="仿宋_GB2312" w:hAnsi="仿宋_GB2312" w:eastAsia="仿宋_GB2312" w:cs="仿宋_GB2312"/>
          <w:spacing w:val="2"/>
          <w:kern w:val="13"/>
          <w:sz w:val="32"/>
          <w:szCs w:val="32"/>
        </w:rPr>
        <w:t>统一思想，部署任务，细化工作措施，明确职责分工，全面组织发动。</w:t>
      </w:r>
    </w:p>
    <w:p>
      <w:pPr>
        <w:spacing w:line="560" w:lineRule="exact"/>
        <w:ind w:firstLine="648" w:firstLineChars="200"/>
        <w:contextualSpacing/>
        <w:rPr>
          <w:rFonts w:ascii="仿宋_GB2312" w:hAnsi="仿宋_GB2312" w:eastAsia="仿宋_GB2312" w:cs="仿宋_GB2312"/>
          <w:spacing w:val="2"/>
          <w:kern w:val="13"/>
          <w:sz w:val="32"/>
          <w:szCs w:val="32"/>
        </w:rPr>
      </w:pPr>
      <w:r>
        <w:rPr>
          <w:rFonts w:hint="eastAsia" w:ascii="楷体_GB2312" w:hAnsi="仿宋_GB2312" w:eastAsia="楷体_GB2312" w:cs="仿宋_GB2312"/>
          <w:bCs/>
          <w:spacing w:val="2"/>
          <w:kern w:val="13"/>
          <w:sz w:val="32"/>
          <w:szCs w:val="32"/>
        </w:rPr>
        <w:t>（二）集中整治阶段（2022年6月至11月）。</w:t>
      </w:r>
      <w:r>
        <w:rPr>
          <w:rFonts w:hint="eastAsia" w:ascii="仿宋_GB2312" w:hAnsi="仿宋_GB2312" w:eastAsia="仿宋_GB2312" w:cs="仿宋_GB2312"/>
          <w:spacing w:val="2"/>
          <w:kern w:val="13"/>
          <w:sz w:val="32"/>
          <w:szCs w:val="32"/>
        </w:rPr>
        <w:t>按照职责分工，组织力量开展电动自行车专项检查。</w:t>
      </w:r>
    </w:p>
    <w:p>
      <w:pPr>
        <w:spacing w:line="560" w:lineRule="exact"/>
        <w:ind w:firstLine="648" w:firstLineChars="200"/>
        <w:contextualSpacing/>
        <w:rPr>
          <w:rFonts w:ascii="仿宋_GB2312" w:hAnsi="仿宋_GB2312" w:eastAsia="仿宋_GB2312" w:cs="仿宋_GB2312"/>
          <w:sz w:val="32"/>
          <w:szCs w:val="32"/>
        </w:rPr>
      </w:pPr>
      <w:r>
        <w:rPr>
          <w:rFonts w:hint="eastAsia" w:ascii="楷体_GB2312" w:hAnsi="仿宋_GB2312" w:eastAsia="楷体_GB2312" w:cs="仿宋_GB2312"/>
          <w:bCs/>
          <w:spacing w:val="2"/>
          <w:kern w:val="13"/>
          <w:sz w:val="32"/>
          <w:szCs w:val="32"/>
        </w:rPr>
        <w:t>（三）总结提高阶段（2022年12月）。</w:t>
      </w:r>
      <w:r>
        <w:rPr>
          <w:rFonts w:hint="eastAsia" w:ascii="仿宋_GB2312" w:hAnsi="仿宋_GB2312" w:eastAsia="仿宋_GB2312" w:cs="仿宋_GB2312"/>
          <w:sz w:val="32"/>
          <w:szCs w:val="32"/>
        </w:rPr>
        <w:t>对照工作内容和要求，完善基础台账，及时梳理总结工作开展情况，</w:t>
      </w:r>
      <w:r>
        <w:rPr>
          <w:rFonts w:hint="eastAsia" w:ascii="仿宋_GB2312" w:eastAsia="仿宋_GB2312" w:cs="仿宋_GB2312"/>
          <w:sz w:val="32"/>
          <w:szCs w:val="32"/>
        </w:rPr>
        <w:t>在全面完成专项整治基础上,认真总结工作成效,</w:t>
      </w:r>
      <w:r>
        <w:rPr>
          <w:rFonts w:hint="eastAsia" w:ascii="仿宋_GB2312" w:hAnsi="仿宋_GB2312" w:eastAsia="仿宋_GB2312" w:cs="仿宋_GB2312"/>
          <w:sz w:val="32"/>
          <w:szCs w:val="32"/>
        </w:rPr>
        <w:t>建立长效监管工作机制，巩固治理成果，不断加强电动自行车市场秩序综合治理工作。</w:t>
      </w:r>
    </w:p>
    <w:p>
      <w:pPr>
        <w:snapToGrid w:val="0"/>
        <w:spacing w:line="560" w:lineRule="exact"/>
        <w:ind w:firstLine="648" w:firstLineChars="200"/>
        <w:contextualSpacing/>
        <w:rPr>
          <w:rFonts w:eastAsia="黑体"/>
          <w:sz w:val="32"/>
          <w:szCs w:val="32"/>
        </w:rPr>
      </w:pPr>
      <w:r>
        <w:rPr>
          <w:rFonts w:hint="eastAsia" w:eastAsia="黑体"/>
          <w:spacing w:val="2"/>
          <w:kern w:val="13"/>
          <w:sz w:val="32"/>
          <w:szCs w:val="32"/>
        </w:rPr>
        <w:t>五</w:t>
      </w:r>
      <w:r>
        <w:rPr>
          <w:rFonts w:eastAsia="黑体"/>
          <w:spacing w:val="2"/>
          <w:kern w:val="13"/>
          <w:sz w:val="32"/>
          <w:szCs w:val="32"/>
        </w:rPr>
        <w:t>、</w:t>
      </w:r>
      <w:r>
        <w:rPr>
          <w:rFonts w:eastAsia="黑体"/>
          <w:sz w:val="32"/>
          <w:szCs w:val="32"/>
        </w:rPr>
        <w:t>工作要求</w:t>
      </w:r>
    </w:p>
    <w:p>
      <w:pPr>
        <w:spacing w:line="560" w:lineRule="exact"/>
        <w:ind w:firstLine="648" w:firstLineChars="200"/>
        <w:contextualSpacing/>
        <w:rPr>
          <w:rFonts w:eastAsia="仿宋_GB2312"/>
          <w:spacing w:val="2"/>
          <w:kern w:val="13"/>
          <w:sz w:val="32"/>
          <w:szCs w:val="32"/>
        </w:rPr>
      </w:pPr>
      <w:r>
        <w:rPr>
          <w:rFonts w:eastAsia="楷体_GB2312"/>
          <w:bCs/>
          <w:spacing w:val="2"/>
          <w:kern w:val="13"/>
          <w:sz w:val="32"/>
          <w:szCs w:val="32"/>
        </w:rPr>
        <w:t>（一）</w:t>
      </w:r>
      <w:r>
        <w:rPr>
          <w:rFonts w:hint="eastAsia" w:eastAsia="楷体_GB2312"/>
          <w:bCs/>
          <w:spacing w:val="2"/>
          <w:kern w:val="13"/>
          <w:sz w:val="32"/>
          <w:szCs w:val="32"/>
        </w:rPr>
        <w:t>提高思想认识</w:t>
      </w:r>
      <w:r>
        <w:rPr>
          <w:rFonts w:eastAsia="楷体_GB2312"/>
          <w:bCs/>
          <w:spacing w:val="2"/>
          <w:kern w:val="13"/>
          <w:sz w:val="32"/>
          <w:szCs w:val="32"/>
        </w:rPr>
        <w:t>。</w:t>
      </w:r>
      <w:r>
        <w:rPr>
          <w:rFonts w:eastAsia="仿宋_GB2312"/>
          <w:spacing w:val="2"/>
          <w:kern w:val="13"/>
          <w:sz w:val="32"/>
          <w:szCs w:val="32"/>
        </w:rPr>
        <w:t>电动自行车</w:t>
      </w:r>
      <w:r>
        <w:rPr>
          <w:rFonts w:hint="eastAsia" w:eastAsia="仿宋_GB2312"/>
          <w:spacing w:val="2"/>
          <w:kern w:val="13"/>
          <w:sz w:val="32"/>
          <w:szCs w:val="32"/>
        </w:rPr>
        <w:t>市场秩序整治工作</w:t>
      </w:r>
      <w:r>
        <w:rPr>
          <w:rFonts w:eastAsia="仿宋_GB2312"/>
          <w:spacing w:val="2"/>
          <w:kern w:val="13"/>
          <w:sz w:val="32"/>
          <w:szCs w:val="32"/>
        </w:rPr>
        <w:t>是一项系统性、长期性、复杂性的工作，</w:t>
      </w:r>
      <w:r>
        <w:rPr>
          <w:rFonts w:hint="eastAsia" w:ascii="仿宋_GB2312" w:eastAsia="仿宋_GB2312" w:cs="仿宋_GB2312"/>
          <w:sz w:val="32"/>
          <w:szCs w:val="32"/>
        </w:rPr>
        <w:t>要高度重视，密切部门协作，及时明确工作重点，认真对照本方案要求组织开展工作。</w:t>
      </w:r>
    </w:p>
    <w:p>
      <w:pPr>
        <w:spacing w:line="560" w:lineRule="exact"/>
        <w:ind w:firstLine="648" w:firstLineChars="200"/>
        <w:contextualSpacing/>
        <w:rPr>
          <w:rFonts w:eastAsia="仿宋_GB2312"/>
          <w:spacing w:val="2"/>
          <w:kern w:val="13"/>
          <w:sz w:val="32"/>
          <w:szCs w:val="32"/>
        </w:rPr>
      </w:pPr>
      <w:r>
        <w:rPr>
          <w:rFonts w:eastAsia="楷体_GB2312"/>
          <w:bCs/>
          <w:spacing w:val="2"/>
          <w:kern w:val="13"/>
          <w:sz w:val="32"/>
          <w:szCs w:val="32"/>
        </w:rPr>
        <w:t>（二）</w:t>
      </w:r>
      <w:r>
        <w:rPr>
          <w:rFonts w:hint="eastAsia" w:eastAsia="楷体_GB2312"/>
          <w:bCs/>
          <w:spacing w:val="2"/>
          <w:kern w:val="13"/>
          <w:sz w:val="32"/>
          <w:szCs w:val="32"/>
        </w:rPr>
        <w:t>密切部门联动</w:t>
      </w:r>
      <w:r>
        <w:rPr>
          <w:rFonts w:eastAsia="楷体_GB2312"/>
          <w:bCs/>
          <w:spacing w:val="2"/>
          <w:kern w:val="13"/>
          <w:sz w:val="32"/>
          <w:szCs w:val="32"/>
        </w:rPr>
        <w:t>。</w:t>
      </w:r>
      <w:r>
        <w:rPr>
          <w:rFonts w:hint="eastAsia" w:ascii="仿宋_GB2312" w:hAnsi="仿宋_GB2312" w:eastAsia="仿宋_GB2312" w:cs="仿宋_GB2312"/>
          <w:sz w:val="32"/>
          <w:szCs w:val="32"/>
        </w:rPr>
        <w:t>质监处负责牵头组织做好专项行动的部署安排、组织协调和情况材料汇总上报，相关</w:t>
      </w:r>
      <w:r>
        <w:rPr>
          <w:rFonts w:hint="eastAsia" w:ascii="Calibri" w:hAnsi="Calibri" w:eastAsia="仿宋_GB2312" w:cs="Times New Roman"/>
          <w:spacing w:val="2"/>
          <w:kern w:val="13"/>
          <w:sz w:val="32"/>
          <w:szCs w:val="32"/>
        </w:rPr>
        <w:t>业务处室要按照职责分工指导组织各分局开展工作，形成上下联动</w:t>
      </w:r>
      <w:r>
        <w:rPr>
          <w:rFonts w:hint="eastAsia" w:eastAsia="仿宋_GB2312"/>
          <w:spacing w:val="2"/>
          <w:kern w:val="13"/>
          <w:sz w:val="32"/>
          <w:szCs w:val="32"/>
        </w:rPr>
        <w:t>、齐抓共管的工作合力，共同推动整治工作，落实属地监管责任，建立健全工作责任制，确保各项任务落到实处。要主动加强部门协作，发挥各自优势，形成工作合力，研究解决实施中遇到的问题，协同推动各项工作落实。</w:t>
      </w:r>
    </w:p>
    <w:p>
      <w:pPr>
        <w:spacing w:line="560" w:lineRule="exact"/>
        <w:ind w:firstLine="648" w:firstLineChars="200"/>
        <w:contextualSpacing/>
        <w:rPr>
          <w:rFonts w:ascii="Times New Roman" w:hAnsi="Times New Roman" w:eastAsia="楷体_GB2312"/>
          <w:bCs/>
          <w:spacing w:val="2"/>
          <w:kern w:val="13"/>
          <w:sz w:val="32"/>
          <w:szCs w:val="32"/>
        </w:rPr>
      </w:pPr>
      <w:r>
        <w:rPr>
          <w:rFonts w:hint="eastAsia" w:ascii="Times New Roman" w:hAnsi="Times New Roman" w:eastAsia="楷体_GB2312"/>
          <w:bCs/>
          <w:spacing w:val="2"/>
          <w:kern w:val="13"/>
          <w:sz w:val="32"/>
          <w:szCs w:val="32"/>
        </w:rPr>
        <w:t>（三）</w:t>
      </w:r>
      <w:r>
        <w:rPr>
          <w:rFonts w:hint="eastAsia" w:ascii="楷体_GB2312" w:eastAsia="楷体_GB2312" w:cs="楷体_GB2312"/>
          <w:sz w:val="32"/>
          <w:szCs w:val="32"/>
        </w:rPr>
        <w:t>强化宣传引导。</w:t>
      </w:r>
      <w:r>
        <w:rPr>
          <w:rFonts w:hint="eastAsia" w:ascii="仿宋_GB2312" w:eastAsia="仿宋_GB2312" w:cs="仿宋_GB2312"/>
          <w:sz w:val="32"/>
          <w:szCs w:val="32"/>
        </w:rPr>
        <w:t>要坚持正面宣传引导，及时发布整治成果。对重大案件、典型案例加大曝光力度,形成有力震慑。积极推动社会共治、全民监督,充分发挥媒体监督作用,营造良好舆论氛围。</w:t>
      </w:r>
    </w:p>
    <w:p>
      <w:pPr>
        <w:spacing w:line="560" w:lineRule="exact"/>
        <w:ind w:firstLine="640" w:firstLineChars="200"/>
        <w:contextualSpacing/>
        <w:rPr>
          <w:rFonts w:eastAsia="仿宋_GB2312"/>
          <w:spacing w:val="2"/>
          <w:kern w:val="13"/>
          <w:sz w:val="32"/>
          <w:szCs w:val="32"/>
        </w:rPr>
      </w:pPr>
      <w:r>
        <w:rPr>
          <w:rFonts w:hint="eastAsia" w:ascii="楷体_GB2312" w:eastAsia="楷体_GB2312" w:cs="仿宋_GB2312"/>
          <w:sz w:val="32"/>
          <w:szCs w:val="32"/>
        </w:rPr>
        <w:t>（四）</w:t>
      </w:r>
      <w:r>
        <w:rPr>
          <w:rFonts w:hint="eastAsia" w:ascii="楷体_GB2312" w:hAnsi="Times New Roman" w:eastAsia="楷体_GB2312"/>
          <w:bCs/>
          <w:spacing w:val="2"/>
          <w:kern w:val="13"/>
          <w:sz w:val="32"/>
          <w:szCs w:val="32"/>
        </w:rPr>
        <w:t>加强情况报送</w:t>
      </w:r>
      <w:r>
        <w:rPr>
          <w:rFonts w:hint="eastAsia" w:ascii="Times New Roman" w:hAnsi="Times New Roman" w:eastAsia="楷体_GB2312"/>
          <w:bCs/>
          <w:spacing w:val="2"/>
          <w:kern w:val="13"/>
          <w:sz w:val="32"/>
          <w:szCs w:val="32"/>
        </w:rPr>
        <w:t>。</w:t>
      </w:r>
      <w:r>
        <w:rPr>
          <w:rFonts w:hint="eastAsia" w:ascii="仿宋_GB2312" w:eastAsia="仿宋_GB2312" w:cs="仿宋_GB2312"/>
          <w:sz w:val="32"/>
          <w:szCs w:val="32"/>
        </w:rPr>
        <w:t>要建立专项整治信息报送制度，</w:t>
      </w:r>
      <w:r>
        <w:rPr>
          <w:rFonts w:hint="eastAsia" w:ascii="仿宋_GB2312" w:hAnsi="仿宋_GB2312" w:eastAsia="仿宋_GB2312" w:cs="仿宋_GB2312"/>
          <w:spacing w:val="2"/>
          <w:kern w:val="13"/>
          <w:sz w:val="32"/>
          <w:szCs w:val="32"/>
        </w:rPr>
        <w:t>每月22日前</w:t>
      </w:r>
      <w:r>
        <w:rPr>
          <w:rFonts w:hint="eastAsia" w:ascii="仿宋_GB2312" w:hAnsi="仿宋_GB2312" w:eastAsia="仿宋_GB2312" w:cs="仿宋_GB2312"/>
          <w:sz w:val="32"/>
          <w:szCs w:val="32"/>
        </w:rPr>
        <w:t>报送当月工作进展情况，</w:t>
      </w:r>
      <w:r>
        <w:rPr>
          <w:rFonts w:hint="eastAsia" w:ascii="仿宋_GB2312" w:hAnsi="Calibri" w:eastAsia="仿宋_GB2312" w:cs="仿宋_GB2312"/>
          <w:sz w:val="32"/>
          <w:szCs w:val="32"/>
        </w:rPr>
        <w:t>2022年12月20日前报送工作总结，以上材料请报送至</w:t>
      </w:r>
      <w:r>
        <w:rPr>
          <w:rFonts w:hint="eastAsia" w:ascii="仿宋_GB2312" w:hAnsi="仿宋_GB2312" w:eastAsia="仿宋_GB2312" w:cs="仿宋_GB2312"/>
          <w:spacing w:val="2"/>
          <w:kern w:val="13"/>
          <w:sz w:val="32"/>
          <w:szCs w:val="32"/>
        </w:rPr>
        <w:t>质监处薛楠OA邮箱。</w:t>
      </w:r>
    </w:p>
    <w:p>
      <w:pPr>
        <w:spacing w:line="560" w:lineRule="exact"/>
        <w:ind w:firstLine="420" w:firstLineChars="200"/>
        <w:contextualSpacing/>
      </w:pPr>
    </w:p>
    <w:p>
      <w:pPr>
        <w:autoSpaceDE w:val="0"/>
        <w:spacing w:line="560" w:lineRule="exact"/>
        <w:jc w:val="center"/>
        <w:rPr>
          <w:rFonts w:ascii="方正小标宋简体" w:eastAsia="方正小标宋简体"/>
          <w:sz w:val="44"/>
          <w:szCs w:val="44"/>
        </w:rPr>
      </w:pPr>
    </w:p>
    <w:p>
      <w:pPr>
        <w:autoSpaceDE w:val="0"/>
        <w:spacing w:line="560" w:lineRule="exact"/>
        <w:ind w:firstLine="640"/>
        <w:rPr>
          <w:rFonts w:ascii="仿宋_GB2312" w:hAnsi="Calibri" w:eastAsia="仿宋_GB2312" w:cs="Times New Roman"/>
          <w:sz w:val="32"/>
          <w:szCs w:val="32"/>
        </w:rPr>
      </w:pPr>
      <w:r>
        <w:rPr>
          <w:rFonts w:hint="eastAsia" w:ascii="仿宋_GB2312" w:eastAsia="仿宋_GB2312"/>
          <w:sz w:val="32"/>
          <w:szCs w:val="32"/>
        </w:rPr>
        <w:t xml:space="preserve"> </w:t>
      </w:r>
    </w:p>
    <w:p>
      <w:pPr>
        <w:spacing w:line="360" w:lineRule="exact"/>
        <w:ind w:firstLine="640"/>
        <w:rPr>
          <w:sz w:val="32"/>
          <w:szCs w:val="32"/>
        </w:rPr>
        <w:sectPr>
          <w:pgSz w:w="12240" w:h="15840"/>
          <w:pgMar w:top="1440" w:right="1797" w:bottom="1440" w:left="1797" w:header="720" w:footer="720" w:gutter="0"/>
          <w:cols w:space="425" w:num="1"/>
          <w:docGrid w:linePitch="312" w:charSpace="0"/>
        </w:sectPr>
      </w:pPr>
    </w:p>
    <w:p>
      <w:pPr>
        <w:autoSpaceDE w:val="0"/>
        <w:spacing w:line="600" w:lineRule="exact"/>
        <w:jc w:val="left"/>
        <w:rPr>
          <w:rFonts w:ascii="黑体" w:hAnsi="黑体" w:eastAsia="黑体"/>
          <w:sz w:val="32"/>
          <w:szCs w:val="32"/>
        </w:rPr>
      </w:pPr>
      <w:r>
        <w:rPr>
          <w:rFonts w:hint="eastAsia" w:ascii="黑体" w:hAnsi="黑体" w:eastAsia="黑体"/>
          <w:sz w:val="32"/>
          <w:szCs w:val="32"/>
        </w:rPr>
        <w:t>附件5</w:t>
      </w:r>
    </w:p>
    <w:p>
      <w:pPr>
        <w:autoSpaceDE w:val="0"/>
        <w:spacing w:line="560" w:lineRule="exact"/>
        <w:jc w:val="center"/>
        <w:rPr>
          <w:rFonts w:ascii="方正小标宋简体" w:eastAsia="方正小标宋简体"/>
          <w:sz w:val="44"/>
          <w:szCs w:val="44"/>
        </w:rPr>
      </w:pPr>
    </w:p>
    <w:p>
      <w:pPr>
        <w:autoSpaceDE w:val="0"/>
        <w:spacing w:line="560" w:lineRule="exact"/>
        <w:jc w:val="center"/>
        <w:rPr>
          <w:rFonts w:ascii="方正小标宋简体" w:eastAsia="方正小标宋简体"/>
          <w:sz w:val="44"/>
          <w:szCs w:val="44"/>
        </w:rPr>
      </w:pPr>
      <w:r>
        <w:rPr>
          <w:rFonts w:hint="eastAsia" w:ascii="方正小标宋简体" w:eastAsia="方正小标宋简体"/>
          <w:sz w:val="44"/>
          <w:szCs w:val="44"/>
        </w:rPr>
        <w:t>平潭综合实验区市场监督管理局关于</w:t>
      </w:r>
    </w:p>
    <w:p>
      <w:pPr>
        <w:autoSpaceDE w:val="0"/>
        <w:spacing w:line="560" w:lineRule="exact"/>
        <w:jc w:val="center"/>
        <w:rPr>
          <w:rFonts w:ascii="方正小标宋简体" w:eastAsia="方正小标宋简体"/>
          <w:sz w:val="44"/>
          <w:szCs w:val="44"/>
        </w:rPr>
      </w:pPr>
      <w:r>
        <w:rPr>
          <w:rFonts w:hint="eastAsia" w:ascii="方正小标宋简体" w:eastAsia="方正小标宋简体"/>
          <w:sz w:val="44"/>
          <w:szCs w:val="44"/>
        </w:rPr>
        <w:t>城区公共空间停车场收费管理专项整治方案</w:t>
      </w:r>
    </w:p>
    <w:p>
      <w:pPr>
        <w:autoSpaceDE w:val="0"/>
        <w:spacing w:line="560" w:lineRule="exact"/>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为贯彻落实《平潭综合实验区纪工委办公室关于开展2022年“点题整治”群众身边腐败和不正之风突出问题的通知》精神，按照《福建省自然资源厅等六部门关于印发〈深化“整治城区公共空间违规设立经营性停车场问题 规范收费管理等行为”工作方案〉的通知》（闽自然资发〔2022〕46号）要求，结合实验区实际，特制定本工作方案。</w:t>
      </w:r>
    </w:p>
    <w:p>
      <w:pPr>
        <w:autoSpaceDE w:val="0"/>
        <w:spacing w:line="560" w:lineRule="exact"/>
        <w:rPr>
          <w:rFonts w:ascii="黑体" w:hAnsi="黑体" w:eastAsia="黑体"/>
          <w:sz w:val="32"/>
          <w:szCs w:val="32"/>
        </w:rPr>
      </w:pPr>
      <w:r>
        <w:rPr>
          <w:rFonts w:hint="eastAsia" w:ascii="黑体" w:hAnsi="黑体" w:eastAsia="黑体"/>
          <w:sz w:val="32"/>
          <w:szCs w:val="32"/>
        </w:rPr>
        <w:t xml:space="preserve">    一、整治目标</w:t>
      </w:r>
    </w:p>
    <w:p>
      <w:pPr>
        <w:autoSpaceDE w:val="0"/>
        <w:spacing w:line="560" w:lineRule="exact"/>
        <w:ind w:firstLine="640"/>
        <w:rPr>
          <w:rFonts w:ascii="仿宋_GB2312" w:hAnsi="Calibri" w:eastAsia="仿宋_GB2312"/>
          <w:sz w:val="32"/>
          <w:szCs w:val="32"/>
        </w:rPr>
      </w:pPr>
      <w:r>
        <w:rPr>
          <w:rFonts w:hint="eastAsia" w:ascii="仿宋_GB2312" w:eastAsia="仿宋_GB2312"/>
          <w:sz w:val="32"/>
          <w:szCs w:val="32"/>
        </w:rPr>
        <w:t>进一步巩固整治成果，完善停车场收费管理长效机制，强化日常监管。对合法设立的经营性停车场价格违法行为举报线索核查率达到100%。对实行政府定价或政府指导价管理的停车场所，100%实施分区域（类别）、分时段差异化停车场收费政策及实现道路停车泊位夜间不等时段的免费停车。</w:t>
      </w:r>
    </w:p>
    <w:p>
      <w:pPr>
        <w:autoSpaceDE w:val="0"/>
        <w:spacing w:line="560" w:lineRule="exact"/>
        <w:rPr>
          <w:rFonts w:ascii="黑体" w:hAnsi="黑体" w:eastAsia="黑体"/>
          <w:sz w:val="32"/>
          <w:szCs w:val="32"/>
        </w:rPr>
      </w:pPr>
      <w:r>
        <w:rPr>
          <w:rFonts w:hint="eastAsia" w:ascii="黑体" w:hAnsi="黑体" w:eastAsia="黑体"/>
          <w:sz w:val="32"/>
          <w:szCs w:val="32"/>
        </w:rPr>
        <w:t xml:space="preserve">    二、整治任务</w:t>
      </w:r>
    </w:p>
    <w:p>
      <w:pPr>
        <w:autoSpaceDE w:val="0"/>
        <w:spacing w:line="560" w:lineRule="exact"/>
        <w:ind w:firstLine="640"/>
        <w:rPr>
          <w:rFonts w:ascii="仿宋_GB2312" w:hAnsi="Calibri" w:eastAsia="仿宋_GB2312"/>
          <w:sz w:val="32"/>
          <w:szCs w:val="32"/>
        </w:rPr>
      </w:pPr>
      <w:r>
        <w:rPr>
          <w:rFonts w:hint="eastAsia" w:ascii="仿宋_GB2312" w:eastAsia="仿宋_GB2312"/>
          <w:sz w:val="32"/>
          <w:szCs w:val="32"/>
        </w:rPr>
        <w:t>（一）负责对实行政府定价或政府指导价管理的停车场所，100%实施分区域（类别）、分时段差异化停车场收费政策；道路停车泊位100%设置夜间免费停车时段。</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二）负责持续宣传停车场收费明码标价“十个清”“十个不”倡议，推动停车场经营者增强规范收费主体责任意识，依法查处经营性停车场价格违法行为；合法设立的经营性停车场价格违法行为举报线索核查率达到100%；配合主管部门，核对主管部门移交的需办理营业执照停车场名单，对未办理营业执照的停车场，积极引导办理营业执照，及时将办理情况反馈至主管部门。</w:t>
      </w:r>
    </w:p>
    <w:p>
      <w:pPr>
        <w:autoSpaceDE w:val="0"/>
        <w:spacing w:line="560" w:lineRule="exact"/>
        <w:rPr>
          <w:rFonts w:ascii="黑体" w:hAnsi="黑体" w:eastAsia="黑体"/>
          <w:sz w:val="32"/>
          <w:szCs w:val="32"/>
        </w:rPr>
      </w:pPr>
      <w:r>
        <w:rPr>
          <w:rFonts w:hint="eastAsia" w:ascii="黑体" w:hAnsi="黑体" w:eastAsia="黑体"/>
          <w:sz w:val="32"/>
          <w:szCs w:val="32"/>
        </w:rPr>
        <w:t xml:space="preserve">    三、工作部署</w:t>
      </w:r>
    </w:p>
    <w:p>
      <w:pPr>
        <w:autoSpaceDE w:val="0"/>
        <w:spacing w:line="560" w:lineRule="exact"/>
        <w:rPr>
          <w:rFonts w:ascii="楷体_GB2312" w:hAnsi="Calibri" w:eastAsia="楷体_GB2312"/>
          <w:sz w:val="32"/>
          <w:szCs w:val="32"/>
        </w:rPr>
      </w:pPr>
      <w:r>
        <w:rPr>
          <w:rFonts w:hint="eastAsia" w:ascii="楷体_GB2312" w:eastAsia="楷体_GB2312"/>
          <w:sz w:val="32"/>
          <w:szCs w:val="32"/>
        </w:rPr>
        <w:t xml:space="preserve">    （一）部署推进（5月31日前）</w:t>
      </w:r>
    </w:p>
    <w:p>
      <w:pPr>
        <w:autoSpaceDE w:val="0"/>
        <w:spacing w:line="560" w:lineRule="exact"/>
        <w:rPr>
          <w:rFonts w:ascii="仿宋_GB2312" w:eastAsia="仿宋_GB2312"/>
          <w:sz w:val="32"/>
          <w:szCs w:val="32"/>
        </w:rPr>
      </w:pPr>
      <w:r>
        <w:rPr>
          <w:rFonts w:hint="eastAsia" w:ascii="仿宋_GB2312" w:eastAsia="仿宋_GB2312"/>
          <w:sz w:val="32"/>
          <w:szCs w:val="32"/>
        </w:rPr>
        <w:t xml:space="preserve">    根据《平潭综合实验区机动车停车设施管理暂行办法》《平潭综合实验区停车收费管理暂行办法》等规定，结合实际，制定巩固提升工作方案，明确工作目标和节点安排，推进专项整治工作。</w:t>
      </w:r>
    </w:p>
    <w:p>
      <w:pPr>
        <w:autoSpaceDE w:val="0"/>
        <w:spacing w:line="560" w:lineRule="exact"/>
        <w:rPr>
          <w:rFonts w:ascii="楷体_GB2312" w:eastAsia="楷体_GB2312"/>
          <w:sz w:val="32"/>
          <w:szCs w:val="32"/>
        </w:rPr>
      </w:pPr>
      <w:r>
        <w:rPr>
          <w:rFonts w:hint="eastAsia" w:ascii="楷体_GB2312" w:eastAsia="楷体_GB2312"/>
          <w:sz w:val="32"/>
          <w:szCs w:val="32"/>
        </w:rPr>
        <w:t xml:space="preserve">    （二）清理整治（6月1日至9月31日）</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1.对实行政府定价或政府指导价管理的停车场所，100%实施分区域（类别）、分时段差异化停车场收费政策；道路停车泊位100%设置夜间免费停车时段。</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2.持续宣传停车场收费明码标价“十个清”“十个不”倡议。</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3.依法查处经营性停车场价格违法行为；合法设立的经营性停车场价格违法行为举报线索核查率达到100%。</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4.配合主管部门，核对主管部门移交的需办理营业执照停车场名单，对未办理营业执照的停车场，积极引导办理营业执照，及时将办理情况反馈至主管部门。</w:t>
      </w:r>
    </w:p>
    <w:p>
      <w:pPr>
        <w:autoSpaceDE w:val="0"/>
        <w:spacing w:line="560" w:lineRule="exact"/>
        <w:rPr>
          <w:rFonts w:ascii="楷体_GB2312" w:eastAsia="楷体_GB2312"/>
          <w:sz w:val="32"/>
          <w:szCs w:val="32"/>
        </w:rPr>
      </w:pPr>
      <w:r>
        <w:rPr>
          <w:rFonts w:hint="eastAsia" w:ascii="楷体_GB2312" w:eastAsia="楷体_GB2312"/>
          <w:sz w:val="32"/>
          <w:szCs w:val="32"/>
        </w:rPr>
        <w:t xml:space="preserve">    （三）总结验收（10月1日至10月31日）</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全面梳理专项整治工作情况，认真总结整治成效，形成“问题（整改）清单”。严肃对待检查发现的价格违法行为，对典型违法案件，坚决予以曝光，形成有力震慑。</w:t>
      </w:r>
    </w:p>
    <w:p>
      <w:pPr>
        <w:autoSpaceDE w:val="0"/>
        <w:spacing w:line="560" w:lineRule="exact"/>
        <w:rPr>
          <w:rFonts w:ascii="黑体" w:hAnsi="黑体" w:eastAsia="黑体"/>
          <w:sz w:val="32"/>
          <w:szCs w:val="32"/>
        </w:rPr>
      </w:pPr>
      <w:r>
        <w:rPr>
          <w:rFonts w:hint="eastAsia" w:ascii="黑体" w:hAnsi="黑体" w:eastAsia="黑体"/>
          <w:sz w:val="32"/>
          <w:szCs w:val="32"/>
        </w:rPr>
        <w:t xml:space="preserve">    四、工作要求</w:t>
      </w:r>
    </w:p>
    <w:p>
      <w:pPr>
        <w:autoSpaceDE w:val="0"/>
        <w:spacing w:line="560" w:lineRule="exact"/>
        <w:rPr>
          <w:rFonts w:ascii="仿宋_GB2312" w:hAnsi="Calibri" w:eastAsia="仿宋_GB2312"/>
          <w:sz w:val="32"/>
          <w:szCs w:val="32"/>
        </w:rPr>
      </w:pPr>
      <w:r>
        <w:rPr>
          <w:rFonts w:hint="eastAsia" w:ascii="仿宋_GB2312" w:eastAsia="仿宋_GB2312"/>
          <w:sz w:val="32"/>
          <w:szCs w:val="32"/>
        </w:rPr>
        <w:t xml:space="preserve">    </w:t>
      </w:r>
      <w:r>
        <w:rPr>
          <w:rFonts w:hint="eastAsia" w:ascii="楷体_GB2312" w:eastAsia="楷体_GB2312"/>
          <w:sz w:val="32"/>
          <w:szCs w:val="32"/>
        </w:rPr>
        <w:t>（一）高度重视，加强领导。</w:t>
      </w:r>
      <w:r>
        <w:rPr>
          <w:rFonts w:hint="eastAsia" w:ascii="仿宋_GB2312" w:eastAsia="仿宋_GB2312"/>
          <w:sz w:val="32"/>
          <w:szCs w:val="32"/>
        </w:rPr>
        <w:t>进一步提高政治站位，加强组织领导，扎实推进整治工作，确保各项要求落实到位。</w:t>
      </w:r>
    </w:p>
    <w:p>
      <w:pPr>
        <w:autoSpaceDE w:val="0"/>
        <w:spacing w:line="560" w:lineRule="exact"/>
        <w:rPr>
          <w:rFonts w:ascii="仿宋_GB2312" w:eastAsia="仿宋_GB2312"/>
          <w:sz w:val="32"/>
          <w:szCs w:val="32"/>
        </w:rPr>
      </w:pPr>
      <w:r>
        <w:rPr>
          <w:rFonts w:hint="eastAsia" w:ascii="仿宋_GB2312" w:eastAsia="仿宋_GB2312"/>
          <w:sz w:val="32"/>
          <w:szCs w:val="32"/>
        </w:rPr>
        <w:t xml:space="preserve">    </w:t>
      </w:r>
      <w:r>
        <w:rPr>
          <w:rFonts w:hint="eastAsia" w:ascii="楷体_GB2312" w:eastAsia="楷体_GB2312"/>
          <w:sz w:val="32"/>
          <w:szCs w:val="32"/>
        </w:rPr>
        <w:t>（二）加强宣传，营造氛围。</w:t>
      </w:r>
      <w:r>
        <w:rPr>
          <w:rFonts w:hint="eastAsia" w:ascii="仿宋_GB2312" w:eastAsia="仿宋_GB2312"/>
          <w:sz w:val="32"/>
          <w:szCs w:val="32"/>
        </w:rPr>
        <w:t>充分利用各种宣传媒体，发挥舆论监督和引导作用，及时回应社会关切，及时通报典型案例，营造群策群治的整治氛围，形成良好的社会效果和整治效果。</w:t>
      </w:r>
    </w:p>
    <w:p>
      <w:pPr>
        <w:autoSpaceDE w:val="0"/>
        <w:spacing w:line="560" w:lineRule="exact"/>
        <w:rPr>
          <w:rFonts w:ascii="仿宋_GB2312" w:eastAsia="仿宋_GB2312"/>
          <w:sz w:val="32"/>
          <w:szCs w:val="32"/>
        </w:rPr>
      </w:pPr>
      <w:r>
        <w:rPr>
          <w:rFonts w:hint="eastAsia" w:ascii="楷体_GB2312" w:eastAsia="楷体_GB2312"/>
          <w:sz w:val="32"/>
          <w:szCs w:val="32"/>
        </w:rPr>
        <w:t xml:space="preserve">    （三）建立台账，及时报送。</w:t>
      </w:r>
      <w:r>
        <w:rPr>
          <w:rFonts w:hint="eastAsia" w:ascii="仿宋_GB2312" w:eastAsia="仿宋_GB2312"/>
          <w:sz w:val="32"/>
          <w:szCs w:val="32"/>
        </w:rPr>
        <w:t>建立健全工作台账，于每月21日前将“‘点题整治’群众身边腐败和不正之风突出问题线索月报表”，每月25日前将“整治群众身边腐败和作风问题工作情况表”上报至物价处张建蓉处（联系电话：13489970207）。</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附件：平潭综合实验区停车场收费管理专项整治工作清单</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ind w:firstLine="640"/>
        <w:rPr>
          <w:rFonts w:ascii="仿宋_GB2312" w:eastAsia="仿宋_GB2312"/>
          <w:sz w:val="32"/>
          <w:szCs w:val="32"/>
        </w:rPr>
      </w:pPr>
    </w:p>
    <w:p>
      <w:pPr>
        <w:autoSpaceDE w:val="0"/>
        <w:spacing w:line="560" w:lineRule="exact"/>
        <w:ind w:firstLine="640"/>
        <w:rPr>
          <w:rFonts w:ascii="仿宋_GB2312" w:eastAsia="仿宋_GB2312"/>
          <w:sz w:val="32"/>
          <w:szCs w:val="32"/>
        </w:rPr>
      </w:pPr>
    </w:p>
    <w:p>
      <w:pPr>
        <w:autoSpaceDE w:val="0"/>
        <w:spacing w:line="560" w:lineRule="exact"/>
        <w:ind w:firstLine="640"/>
        <w:rPr>
          <w:rFonts w:ascii="仿宋_GB2312" w:eastAsia="仿宋_GB2312"/>
          <w:sz w:val="32"/>
          <w:szCs w:val="32"/>
        </w:rPr>
      </w:pPr>
    </w:p>
    <w:p>
      <w:pPr>
        <w:autoSpaceDE w:val="0"/>
        <w:spacing w:line="560" w:lineRule="exact"/>
        <w:ind w:firstLine="640"/>
        <w:rPr>
          <w:rFonts w:ascii="仿宋_GB2312" w:eastAsia="仿宋_GB2312"/>
          <w:sz w:val="32"/>
          <w:szCs w:val="32"/>
        </w:rPr>
      </w:pPr>
    </w:p>
    <w:p>
      <w:pPr>
        <w:autoSpaceDE w:val="0"/>
        <w:spacing w:line="560" w:lineRule="exact"/>
        <w:ind w:firstLine="640"/>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ind w:firstLine="640"/>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jc w:val="left"/>
        <w:rPr>
          <w:rFonts w:ascii="黑体" w:hAnsi="黑体" w:eastAsia="黑体"/>
          <w:sz w:val="32"/>
          <w:szCs w:val="32"/>
        </w:rPr>
      </w:pPr>
      <w:r>
        <w:rPr>
          <w:rFonts w:hint="eastAsia" w:ascii="黑体" w:hAnsi="黑体" w:eastAsia="黑体"/>
          <w:sz w:val="32"/>
          <w:szCs w:val="32"/>
        </w:rPr>
        <w:t>附件</w:t>
      </w:r>
    </w:p>
    <w:p>
      <w:pPr>
        <w:autoSpaceDE w:val="0"/>
        <w:spacing w:line="560" w:lineRule="exact"/>
        <w:ind w:firstLine="880"/>
        <w:contextualSpacing/>
        <w:jc w:val="center"/>
        <w:rPr>
          <w:rFonts w:ascii="仿宋_GB2312" w:eastAsia="仿宋_GB2312"/>
          <w:sz w:val="32"/>
          <w:szCs w:val="32"/>
        </w:rPr>
      </w:pPr>
      <w:r>
        <w:rPr>
          <w:rFonts w:hint="eastAsia" w:ascii="仿宋_GB2312" w:eastAsia="仿宋_GB2312"/>
          <w:sz w:val="32"/>
          <w:szCs w:val="32"/>
        </w:rPr>
        <w:t xml:space="preserve"> </w:t>
      </w:r>
    </w:p>
    <w:p>
      <w:pPr>
        <w:autoSpaceDE w:val="0"/>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平潭综合实验区停车场</w:t>
      </w:r>
    </w:p>
    <w:p>
      <w:pPr>
        <w:autoSpaceDE w:val="0"/>
        <w:spacing w:line="560" w:lineRule="exact"/>
        <w:contextualSpacing/>
        <w:jc w:val="center"/>
        <w:rPr>
          <w:rFonts w:ascii="方正小标宋简体" w:eastAsia="方正小标宋简体"/>
          <w:sz w:val="44"/>
          <w:szCs w:val="44"/>
        </w:rPr>
      </w:pPr>
      <w:r>
        <w:rPr>
          <w:rFonts w:hint="eastAsia" w:ascii="方正小标宋简体" w:eastAsia="方正小标宋简体"/>
          <w:sz w:val="44"/>
          <w:szCs w:val="44"/>
        </w:rPr>
        <w:t>收费管理专项整治工作清单</w:t>
      </w:r>
    </w:p>
    <w:p>
      <w:pPr>
        <w:autoSpaceDE w:val="0"/>
        <w:spacing w:line="560" w:lineRule="exact"/>
        <w:ind w:firstLine="640"/>
        <w:contextualSpacing/>
        <w:rPr>
          <w:rFonts w:ascii="仿宋_GB2312" w:eastAsia="仿宋_GB2312"/>
          <w:sz w:val="32"/>
          <w:szCs w:val="32"/>
        </w:rPr>
      </w:pPr>
      <w:r>
        <w:rPr>
          <w:rFonts w:hint="eastAsia" w:ascii="仿宋_GB2312" w:eastAsia="仿宋_GB2312"/>
          <w:sz w:val="32"/>
          <w:szCs w:val="32"/>
        </w:rPr>
        <w:t xml:space="preserve"> </w:t>
      </w:r>
    </w:p>
    <w:tbl>
      <w:tblPr>
        <w:tblStyle w:val="10"/>
        <w:tblW w:w="912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5669"/>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Borders>
              <w:top w:val="single" w:color="auto" w:sz="4" w:space="0"/>
              <w:left w:val="single" w:color="auto" w:sz="4" w:space="0"/>
              <w:bottom w:val="single" w:color="auto" w:sz="4" w:space="0"/>
              <w:right w:val="single" w:color="auto" w:sz="4" w:space="0"/>
            </w:tcBorders>
            <w:vAlign w:val="center"/>
          </w:tcPr>
          <w:p>
            <w:pPr>
              <w:autoSpaceDE w:val="0"/>
              <w:spacing w:line="560" w:lineRule="exact"/>
              <w:jc w:val="center"/>
              <w:rPr>
                <w:rFonts w:ascii="黑体" w:hAnsi="黑体" w:eastAsia="黑体"/>
                <w:sz w:val="32"/>
                <w:szCs w:val="32"/>
              </w:rPr>
            </w:pPr>
            <w:r>
              <w:rPr>
                <w:rFonts w:hint="eastAsia" w:ascii="黑体" w:hAnsi="黑体" w:eastAsia="黑体"/>
                <w:sz w:val="32"/>
                <w:szCs w:val="32"/>
              </w:rPr>
              <w:t>序号</w:t>
            </w:r>
          </w:p>
        </w:tc>
        <w:tc>
          <w:tcPr>
            <w:tcW w:w="5669"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黑体" w:hAnsi="黑体" w:eastAsia="黑体"/>
                <w:sz w:val="32"/>
                <w:szCs w:val="32"/>
              </w:rPr>
            </w:pPr>
            <w:r>
              <w:rPr>
                <w:rFonts w:hint="eastAsia" w:ascii="黑体" w:hAnsi="黑体" w:eastAsia="黑体"/>
                <w:sz w:val="32"/>
                <w:szCs w:val="32"/>
              </w:rPr>
              <w:t>整治任务</w:t>
            </w:r>
          </w:p>
        </w:tc>
        <w:tc>
          <w:tcPr>
            <w:tcW w:w="2551"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黑体" w:hAnsi="黑体" w:eastAsia="黑体"/>
                <w:sz w:val="32"/>
                <w:szCs w:val="32"/>
              </w:rPr>
            </w:pPr>
            <w:r>
              <w:rPr>
                <w:rFonts w:hint="eastAsia" w:ascii="黑体" w:hAnsi="黑体" w:eastAsia="黑体"/>
                <w:sz w:val="32"/>
                <w:szCs w:val="32"/>
              </w:rPr>
              <w:t>责任部门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Borders>
              <w:top w:val="single" w:color="auto" w:sz="4" w:space="0"/>
              <w:left w:val="single" w:color="auto" w:sz="4" w:space="0"/>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1</w:t>
            </w:r>
          </w:p>
        </w:tc>
        <w:tc>
          <w:tcPr>
            <w:tcW w:w="5669" w:type="dxa"/>
            <w:tcBorders>
              <w:top w:val="single" w:color="auto" w:sz="4" w:space="0"/>
              <w:left w:val="nil"/>
              <w:bottom w:val="single" w:color="auto" w:sz="4" w:space="0"/>
              <w:right w:val="single" w:color="auto" w:sz="4" w:space="0"/>
            </w:tcBorders>
            <w:vAlign w:val="center"/>
          </w:tcPr>
          <w:p>
            <w:pPr>
              <w:autoSpaceDE w:val="0"/>
              <w:spacing w:line="560" w:lineRule="exact"/>
              <w:rPr>
                <w:rFonts w:ascii="仿宋_GB2312" w:hAnsi="Calibri" w:eastAsia="仿宋_GB2312"/>
                <w:sz w:val="32"/>
                <w:szCs w:val="32"/>
              </w:rPr>
            </w:pPr>
            <w:r>
              <w:rPr>
                <w:rFonts w:hint="eastAsia" w:ascii="仿宋_GB2312" w:eastAsia="仿宋_GB2312"/>
                <w:sz w:val="32"/>
                <w:szCs w:val="32"/>
              </w:rPr>
              <w:t>对实行政府定价或政府指导价管理的停车场所，100%实施分区域（类别）、分时段差异化停车场收费政策。</w:t>
            </w:r>
          </w:p>
        </w:tc>
        <w:tc>
          <w:tcPr>
            <w:tcW w:w="2551"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物价处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Borders>
              <w:top w:val="single" w:color="auto" w:sz="4" w:space="0"/>
              <w:left w:val="single" w:color="auto" w:sz="4" w:space="0"/>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2</w:t>
            </w:r>
          </w:p>
        </w:tc>
        <w:tc>
          <w:tcPr>
            <w:tcW w:w="5669" w:type="dxa"/>
            <w:tcBorders>
              <w:top w:val="single" w:color="auto" w:sz="4" w:space="0"/>
              <w:left w:val="nil"/>
              <w:bottom w:val="single" w:color="auto" w:sz="4" w:space="0"/>
              <w:right w:val="single" w:color="auto" w:sz="4" w:space="0"/>
            </w:tcBorders>
            <w:vAlign w:val="center"/>
          </w:tcPr>
          <w:p>
            <w:pPr>
              <w:autoSpaceDE w:val="0"/>
              <w:spacing w:line="560" w:lineRule="exact"/>
              <w:rPr>
                <w:rFonts w:ascii="仿宋_GB2312" w:hAnsi="Calibri" w:eastAsia="仿宋_GB2312"/>
                <w:sz w:val="32"/>
                <w:szCs w:val="32"/>
              </w:rPr>
            </w:pPr>
            <w:r>
              <w:rPr>
                <w:rFonts w:hint="eastAsia" w:ascii="仿宋_GB2312" w:eastAsia="仿宋_GB2312"/>
                <w:sz w:val="32"/>
                <w:szCs w:val="32"/>
              </w:rPr>
              <w:t>道路停车泊位100%设置夜间免费停车时段。</w:t>
            </w:r>
          </w:p>
        </w:tc>
        <w:tc>
          <w:tcPr>
            <w:tcW w:w="2551"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物价处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Borders>
              <w:top w:val="single" w:color="auto" w:sz="4" w:space="0"/>
              <w:left w:val="single" w:color="auto" w:sz="4" w:space="0"/>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3</w:t>
            </w:r>
          </w:p>
        </w:tc>
        <w:tc>
          <w:tcPr>
            <w:tcW w:w="5669" w:type="dxa"/>
            <w:tcBorders>
              <w:top w:val="single" w:color="auto" w:sz="4" w:space="0"/>
              <w:left w:val="nil"/>
              <w:bottom w:val="single" w:color="auto" w:sz="4" w:space="0"/>
              <w:right w:val="single" w:color="auto" w:sz="4" w:space="0"/>
            </w:tcBorders>
            <w:vAlign w:val="center"/>
          </w:tcPr>
          <w:p>
            <w:pPr>
              <w:autoSpaceDE w:val="0"/>
              <w:spacing w:line="560" w:lineRule="exact"/>
              <w:rPr>
                <w:rFonts w:ascii="仿宋_GB2312" w:hAnsi="Calibri" w:eastAsia="仿宋_GB2312"/>
                <w:sz w:val="32"/>
                <w:szCs w:val="32"/>
              </w:rPr>
            </w:pPr>
            <w:r>
              <w:rPr>
                <w:rFonts w:hint="eastAsia" w:ascii="仿宋_GB2312" w:eastAsia="仿宋_GB2312"/>
                <w:sz w:val="32"/>
                <w:szCs w:val="32"/>
              </w:rPr>
              <w:t>持续宣传停车场收费明码标价“十个清”“十个不”倡议，推动停车场经营者增强规范收费主体责任意识，依法查处经营性停车场价格违法行为。</w:t>
            </w:r>
          </w:p>
        </w:tc>
        <w:tc>
          <w:tcPr>
            <w:tcW w:w="2551"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物价处</w:t>
            </w:r>
          </w:p>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办公室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Borders>
              <w:top w:val="single" w:color="auto" w:sz="4" w:space="0"/>
              <w:left w:val="single" w:color="auto" w:sz="4" w:space="0"/>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4</w:t>
            </w:r>
          </w:p>
        </w:tc>
        <w:tc>
          <w:tcPr>
            <w:tcW w:w="5669" w:type="dxa"/>
            <w:tcBorders>
              <w:top w:val="single" w:color="auto" w:sz="4" w:space="0"/>
              <w:left w:val="nil"/>
              <w:bottom w:val="single" w:color="auto" w:sz="4" w:space="0"/>
              <w:right w:val="single" w:color="auto" w:sz="4" w:space="0"/>
            </w:tcBorders>
            <w:vAlign w:val="center"/>
          </w:tcPr>
          <w:p>
            <w:pPr>
              <w:autoSpaceDE w:val="0"/>
              <w:spacing w:line="560" w:lineRule="exact"/>
              <w:rPr>
                <w:rFonts w:ascii="仿宋_GB2312" w:hAnsi="Calibri" w:eastAsia="仿宋_GB2312"/>
                <w:sz w:val="32"/>
                <w:szCs w:val="32"/>
              </w:rPr>
            </w:pPr>
            <w:r>
              <w:rPr>
                <w:rFonts w:hint="eastAsia" w:ascii="仿宋_GB2312" w:eastAsia="仿宋_GB2312"/>
                <w:sz w:val="32"/>
                <w:szCs w:val="32"/>
              </w:rPr>
              <w:t>合法设立的经营性停车场价格违法行为举报线索核查率达到100%。</w:t>
            </w:r>
          </w:p>
        </w:tc>
        <w:tc>
          <w:tcPr>
            <w:tcW w:w="2551"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物价处</w:t>
            </w:r>
          </w:p>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消保处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Borders>
              <w:top w:val="single" w:color="auto" w:sz="4" w:space="0"/>
              <w:left w:val="single" w:color="auto" w:sz="4" w:space="0"/>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5</w:t>
            </w:r>
          </w:p>
        </w:tc>
        <w:tc>
          <w:tcPr>
            <w:tcW w:w="5669" w:type="dxa"/>
            <w:tcBorders>
              <w:top w:val="single" w:color="auto" w:sz="4" w:space="0"/>
              <w:left w:val="nil"/>
              <w:bottom w:val="single" w:color="auto" w:sz="4" w:space="0"/>
              <w:right w:val="single" w:color="auto" w:sz="4" w:space="0"/>
            </w:tcBorders>
            <w:vAlign w:val="center"/>
          </w:tcPr>
          <w:p>
            <w:pPr>
              <w:autoSpaceDE w:val="0"/>
              <w:spacing w:line="560" w:lineRule="exact"/>
              <w:rPr>
                <w:rFonts w:ascii="仿宋_GB2312" w:hAnsi="Calibri" w:eastAsia="仿宋_GB2312"/>
                <w:sz w:val="32"/>
                <w:szCs w:val="32"/>
              </w:rPr>
            </w:pPr>
            <w:r>
              <w:rPr>
                <w:rFonts w:hint="eastAsia" w:ascii="仿宋_GB2312" w:eastAsia="仿宋_GB2312"/>
                <w:sz w:val="32"/>
                <w:szCs w:val="32"/>
              </w:rPr>
              <w:t>配主管部门，核对主管部门移交的需办理营业执照停车场名单，对未办理营业执照的停车场，积极引导办理营业执照，及时将办理情况反馈至主管部门。</w:t>
            </w:r>
          </w:p>
        </w:tc>
        <w:tc>
          <w:tcPr>
            <w:tcW w:w="2551" w:type="dxa"/>
            <w:tcBorders>
              <w:top w:val="single" w:color="auto" w:sz="4" w:space="0"/>
              <w:left w:val="nil"/>
              <w:bottom w:val="single" w:color="auto" w:sz="4" w:space="0"/>
              <w:right w:val="single" w:color="auto" w:sz="4" w:space="0"/>
            </w:tcBorders>
            <w:vAlign w:val="center"/>
          </w:tcPr>
          <w:p>
            <w:pPr>
              <w:autoSpaceDE w:val="0"/>
              <w:spacing w:line="560" w:lineRule="exact"/>
              <w:jc w:val="center"/>
              <w:rPr>
                <w:rFonts w:ascii="仿宋_GB2312" w:hAnsi="Calibri" w:eastAsia="仿宋_GB2312"/>
                <w:sz w:val="32"/>
                <w:szCs w:val="32"/>
              </w:rPr>
            </w:pPr>
            <w:r>
              <w:rPr>
                <w:rFonts w:hint="eastAsia" w:ascii="仿宋_GB2312" w:eastAsia="仿宋_GB2312"/>
                <w:sz w:val="32"/>
                <w:szCs w:val="32"/>
              </w:rPr>
              <w:t>物价处</w:t>
            </w:r>
          </w:p>
        </w:tc>
      </w:tr>
    </w:tbl>
    <w:p>
      <w:pPr>
        <w:widowControl/>
        <w:jc w:val="left"/>
        <w:rPr>
          <w:rFonts w:ascii="方正小标宋简体" w:hAnsi="方正小标宋简体" w:eastAsia="方正小标宋简体" w:cs="方正小标宋简体"/>
          <w:sz w:val="44"/>
          <w:szCs w:val="44"/>
        </w:rPr>
      </w:pPr>
      <w:r>
        <w:rPr>
          <w:rFonts w:ascii="方正小标宋简体" w:hAnsi="方正小标宋简体" w:eastAsia="方正小标宋简体" w:cs="方正小标宋简体"/>
          <w:sz w:val="44"/>
          <w:szCs w:val="44"/>
        </w:rPr>
        <w:br w:type="page"/>
      </w:r>
    </w:p>
    <w:p>
      <w:pPr>
        <w:spacing w:line="540" w:lineRule="exact"/>
        <w:jc w:val="left"/>
        <w:rPr>
          <w:rFonts w:ascii="黑体" w:hAnsi="黑体" w:eastAsia="黑体" w:cs="方正小标宋简体"/>
          <w:sz w:val="32"/>
          <w:szCs w:val="32"/>
        </w:rPr>
      </w:pPr>
      <w:r>
        <w:rPr>
          <w:rFonts w:hint="eastAsia" w:ascii="黑体" w:hAnsi="黑体" w:eastAsia="黑体" w:cs="方正小标宋简体"/>
          <w:sz w:val="32"/>
          <w:szCs w:val="32"/>
        </w:rPr>
        <w:t>附件6</w:t>
      </w:r>
    </w:p>
    <w:p>
      <w:pPr>
        <w:autoSpaceDE w:val="0"/>
        <w:spacing w:line="540" w:lineRule="exact"/>
        <w:contextualSpacing/>
        <w:jc w:val="center"/>
        <w:rPr>
          <w:rFonts w:ascii="方正小标宋简体" w:eastAsia="方正小标宋简体"/>
          <w:sz w:val="44"/>
          <w:szCs w:val="44"/>
        </w:rPr>
      </w:pPr>
    </w:p>
    <w:p>
      <w:pPr>
        <w:autoSpaceDE w:val="0"/>
        <w:spacing w:line="540" w:lineRule="exact"/>
        <w:contextualSpacing/>
        <w:jc w:val="center"/>
        <w:rPr>
          <w:rFonts w:ascii="方正小标宋简体" w:eastAsia="方正小标宋简体"/>
          <w:sz w:val="44"/>
          <w:szCs w:val="44"/>
        </w:rPr>
      </w:pPr>
      <w:r>
        <w:rPr>
          <w:rFonts w:hint="eastAsia" w:ascii="方正小标宋简体" w:eastAsia="方正小标宋简体"/>
          <w:sz w:val="44"/>
          <w:szCs w:val="44"/>
        </w:rPr>
        <w:t>平潭综合实验区市场监督管理局关于</w:t>
      </w:r>
    </w:p>
    <w:p>
      <w:pPr>
        <w:autoSpaceDE w:val="0"/>
        <w:spacing w:line="540" w:lineRule="exact"/>
        <w:contextualSpacing/>
        <w:jc w:val="center"/>
        <w:rPr>
          <w:rFonts w:ascii="方正小标宋简体" w:eastAsia="方正小标宋简体"/>
          <w:sz w:val="44"/>
          <w:szCs w:val="44"/>
        </w:rPr>
      </w:pPr>
      <w:r>
        <w:rPr>
          <w:rFonts w:hint="eastAsia" w:ascii="方正小标宋简体" w:eastAsia="方正小标宋简体"/>
          <w:sz w:val="44"/>
          <w:szCs w:val="44"/>
        </w:rPr>
        <w:t>校外培训机构不规范问题整治工作方案</w:t>
      </w:r>
    </w:p>
    <w:p>
      <w:pPr>
        <w:autoSpaceDE w:val="0"/>
        <w:spacing w:line="540" w:lineRule="exact"/>
        <w:contextualSpacing/>
        <w:jc w:val="left"/>
        <w:rPr>
          <w:rFonts w:ascii="仿宋_GB2312" w:eastAsia="仿宋_GB2312"/>
          <w:sz w:val="32"/>
          <w:szCs w:val="32"/>
        </w:rPr>
      </w:pPr>
      <w:r>
        <w:rPr>
          <w:rFonts w:hint="eastAsia" w:ascii="仿宋_GB2312" w:eastAsia="仿宋_GB2312"/>
          <w:sz w:val="32"/>
          <w:szCs w:val="32"/>
        </w:rPr>
        <w:t xml:space="preserve"> </w:t>
      </w:r>
    </w:p>
    <w:p>
      <w:pPr>
        <w:autoSpaceDE w:val="0"/>
        <w:spacing w:line="540" w:lineRule="exact"/>
        <w:ind w:firstLine="640"/>
        <w:contextualSpacing/>
        <w:rPr>
          <w:rFonts w:ascii="仿宋_GB2312" w:eastAsia="仿宋_GB2312"/>
          <w:sz w:val="32"/>
          <w:szCs w:val="32"/>
        </w:rPr>
      </w:pPr>
      <w:r>
        <w:rPr>
          <w:rFonts w:hint="eastAsia" w:ascii="仿宋_GB2312" w:eastAsia="仿宋_GB2312"/>
          <w:sz w:val="32"/>
          <w:szCs w:val="32"/>
        </w:rPr>
        <w:t>为深入贯彻中共中央办公厅、国务院办公厅《关于进一步减轻义务教育阶段学生作业负担和校外培训负担的意见》（以下简称中办国办《意见》），持续规范校外培训，解决群众反映突出的校外培训负担，按照区纪工委关于开展2022年“点题整治”群众身边腐败和不正之风突出问题的通知要求，在2021年已开展整治校外培训机构不规范问题，减轻中小学生课外负担专项行动的基础上，结合工作实际，持续深化开展规范我区校外培训机构不规范问题，制定本工作方案。</w:t>
      </w:r>
    </w:p>
    <w:p>
      <w:pPr>
        <w:pStyle w:val="17"/>
        <w:autoSpaceDE w:val="0"/>
        <w:adjustRightInd w:val="0"/>
        <w:snapToGrid w:val="0"/>
        <w:spacing w:before="0" w:after="0" w:line="540" w:lineRule="exact"/>
        <w:ind w:firstLine="600"/>
        <w:contextualSpacing/>
        <w:jc w:val="both"/>
        <w:rPr>
          <w:rFonts w:ascii="黑体" w:hAnsi="黑体" w:eastAsia="黑体"/>
          <w:kern w:val="0"/>
          <w:sz w:val="32"/>
          <w:szCs w:val="32"/>
        </w:rPr>
      </w:pPr>
      <w:r>
        <w:rPr>
          <w:rFonts w:hint="eastAsia" w:ascii="黑体" w:hAnsi="黑体" w:eastAsia="黑体"/>
          <w:kern w:val="0"/>
          <w:sz w:val="32"/>
          <w:szCs w:val="32"/>
        </w:rPr>
        <w:t>一、整治范围</w:t>
      </w:r>
    </w:p>
    <w:p>
      <w:pPr>
        <w:autoSpaceDE w:val="0"/>
        <w:adjustRightInd w:val="0"/>
        <w:snapToGrid w:val="0"/>
        <w:spacing w:line="540" w:lineRule="exact"/>
        <w:ind w:firstLine="640" w:firstLineChars="200"/>
        <w:contextualSpacing/>
        <w:rPr>
          <w:rStyle w:val="18"/>
        </w:rPr>
      </w:pPr>
      <w:r>
        <w:rPr>
          <w:rStyle w:val="18"/>
          <w:rFonts w:ascii="仿宋_GB2312"/>
        </w:rPr>
        <w:t>在</w:t>
      </w:r>
      <w:r>
        <w:rPr>
          <w:rStyle w:val="18"/>
          <w:rFonts w:hint="eastAsia" w:ascii="仿宋_GB2312"/>
        </w:rPr>
        <w:t>平潭综合实验区</w:t>
      </w:r>
      <w:r>
        <w:rPr>
          <w:rStyle w:val="18"/>
          <w:rFonts w:ascii="仿宋_GB2312"/>
        </w:rPr>
        <w:t>内登记注册的，面向中小学生开展学科类教育培训的营利性校外培训机构（以下简称校外培训机构）。</w:t>
      </w:r>
    </w:p>
    <w:p>
      <w:pPr>
        <w:pStyle w:val="17"/>
        <w:autoSpaceDE w:val="0"/>
        <w:adjustRightInd w:val="0"/>
        <w:snapToGrid w:val="0"/>
        <w:spacing w:before="0" w:after="0" w:line="540" w:lineRule="exact"/>
        <w:ind w:firstLine="600"/>
        <w:contextualSpacing/>
        <w:jc w:val="both"/>
        <w:rPr>
          <w:rFonts w:ascii="黑体" w:hAnsi="黑体" w:eastAsia="黑体"/>
          <w:kern w:val="0"/>
        </w:rPr>
      </w:pPr>
      <w:r>
        <w:rPr>
          <w:rFonts w:hint="eastAsia" w:ascii="黑体" w:hAnsi="黑体" w:eastAsia="黑体"/>
          <w:kern w:val="0"/>
          <w:sz w:val="32"/>
          <w:szCs w:val="32"/>
        </w:rPr>
        <w:t>二、整治目标</w:t>
      </w:r>
    </w:p>
    <w:p>
      <w:pPr>
        <w:pStyle w:val="3"/>
        <w:spacing w:line="540" w:lineRule="exact"/>
        <w:ind w:firstLine="640"/>
        <w:contextualSpacing/>
        <w:jc w:val="both"/>
        <w:rPr>
          <w:rStyle w:val="18"/>
        </w:rPr>
      </w:pPr>
      <w:r>
        <w:rPr>
          <w:rStyle w:val="18"/>
          <w:rFonts w:hint="eastAsia" w:ascii="仿宋_GB2312"/>
        </w:rPr>
        <w:t>进一步完善与社会事业局工作协调，强化整治校外培训机构监管责任落实，提升对校外培训机构的监管能力，加大查处力度，切实解决我区范围内面向中小学生的学科类校外培训机构无照经营、违规收费、违法广告和虚假宣传的行为。</w:t>
      </w:r>
    </w:p>
    <w:p>
      <w:pPr>
        <w:autoSpaceDE w:val="0"/>
        <w:adjustRightInd w:val="0"/>
        <w:snapToGrid w:val="0"/>
        <w:spacing w:line="540" w:lineRule="exact"/>
        <w:ind w:firstLine="640" w:firstLineChars="200"/>
        <w:contextualSpacing/>
        <w:rPr>
          <w:rStyle w:val="18"/>
          <w:rFonts w:ascii="黑体" w:hAnsi="黑体" w:eastAsia="黑体"/>
        </w:rPr>
      </w:pPr>
      <w:r>
        <w:rPr>
          <w:rStyle w:val="18"/>
          <w:rFonts w:hint="eastAsia" w:ascii="黑体" w:hAnsi="黑体" w:eastAsia="黑体"/>
        </w:rPr>
        <w:t>三、整治重点</w:t>
      </w:r>
    </w:p>
    <w:p>
      <w:pPr>
        <w:autoSpaceDE w:val="0"/>
        <w:adjustRightInd w:val="0"/>
        <w:snapToGrid w:val="0"/>
        <w:spacing w:line="540" w:lineRule="exact"/>
        <w:ind w:firstLine="640" w:firstLineChars="200"/>
        <w:contextualSpacing/>
        <w:rPr>
          <w:rStyle w:val="18"/>
          <w:rFonts w:ascii="楷体_GB2312" w:eastAsia="楷体_GB2312"/>
        </w:rPr>
      </w:pPr>
      <w:r>
        <w:rPr>
          <w:rStyle w:val="18"/>
          <w:rFonts w:hint="eastAsia" w:ascii="楷体_GB2312" w:eastAsia="楷体_GB2312"/>
        </w:rPr>
        <w:t>（一）证照分类处置</w:t>
      </w:r>
    </w:p>
    <w:p>
      <w:pPr>
        <w:autoSpaceDE w:val="0"/>
        <w:adjustRightInd w:val="0"/>
        <w:snapToGrid w:val="0"/>
        <w:spacing w:line="540" w:lineRule="exact"/>
        <w:contextualSpacing/>
        <w:rPr>
          <w:rStyle w:val="18"/>
          <w:rFonts w:ascii="仿宋_GB2312"/>
        </w:rPr>
      </w:pPr>
      <w:r>
        <w:rPr>
          <w:rStyle w:val="18"/>
          <w:rFonts w:hint="eastAsia" w:ascii="仿宋_GB2312"/>
        </w:rPr>
        <w:t xml:space="preserve">  </w:t>
      </w:r>
      <w:r>
        <w:rPr>
          <w:rStyle w:val="18"/>
          <w:rFonts w:hint="eastAsia" w:ascii="仿宋_GB2312"/>
          <w:b/>
          <w:bCs/>
        </w:rPr>
        <w:t xml:space="preserve">  1.证照齐全。</w:t>
      </w:r>
      <w:r>
        <w:rPr>
          <w:rStyle w:val="18"/>
          <w:rFonts w:hint="eastAsia" w:ascii="仿宋_GB2312"/>
        </w:rPr>
        <w:t>经排查，不符合办学许可法定条件被社会事业局依法吊销办学许可证的，根据社会事业局抄告，市场监管局依法责令其办理营业执照变更登记或者注销登记，逾期不办理的，依法吊销其营业执照。</w:t>
      </w:r>
    </w:p>
    <w:p>
      <w:pPr>
        <w:autoSpaceDE w:val="0"/>
        <w:adjustRightInd w:val="0"/>
        <w:snapToGrid w:val="0"/>
        <w:spacing w:line="580" w:lineRule="exact"/>
        <w:ind w:firstLine="643" w:firstLineChars="200"/>
        <w:contextualSpacing/>
        <w:rPr>
          <w:rFonts w:hAnsi="楷体" w:cs="楷体"/>
          <w:bCs/>
          <w:shd w:val="clear" w:color="auto" w:fill="FFFFFF"/>
        </w:rPr>
      </w:pPr>
      <w:r>
        <w:rPr>
          <w:rStyle w:val="18"/>
          <w:rFonts w:hint="eastAsia" w:ascii="仿宋_GB2312"/>
          <w:b/>
          <w:bCs/>
        </w:rPr>
        <w:t>2.无证无照及无证有照。</w:t>
      </w:r>
      <w:r>
        <w:rPr>
          <w:rStyle w:val="18"/>
          <w:rFonts w:hint="eastAsia" w:ascii="仿宋_GB2312"/>
        </w:rPr>
        <w:t>由社会事业局责令整改，经整改符合法定办学条件的，由社会事业局督促引导其办理《办学许可证》，未取得营业执照的，办证后市场监管部门督促引导其办理营业执照；经整改仍不符合法定办学条件的，由社会事业局根据《民办教育促进法》规定依法处置，市场监管部门依法予以配合，其中，已取得营业执照的，根据社会事业局提请，依法吊销其营业执照。</w:t>
      </w:r>
    </w:p>
    <w:p>
      <w:pPr>
        <w:autoSpaceDE w:val="0"/>
        <w:adjustRightInd w:val="0"/>
        <w:snapToGrid w:val="0"/>
        <w:spacing w:line="580" w:lineRule="exact"/>
        <w:ind w:firstLine="640"/>
        <w:contextualSpacing/>
        <w:rPr>
          <w:rStyle w:val="18"/>
          <w:rFonts w:ascii="仿宋_GB2312"/>
          <w:b/>
          <w:bCs/>
        </w:rPr>
      </w:pPr>
      <w:r>
        <w:rPr>
          <w:rStyle w:val="18"/>
          <w:rFonts w:hint="eastAsia" w:ascii="仿宋_GB2312"/>
          <w:b/>
          <w:bCs/>
        </w:rPr>
        <w:t>（牵头单位：信用处，责任单位：稽查支队、各分局）</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（二）规范广告秩序</w:t>
      </w:r>
    </w:p>
    <w:p>
      <w:pPr>
        <w:autoSpaceDE w:val="0"/>
        <w:adjustRightInd w:val="0"/>
        <w:snapToGrid w:val="0"/>
        <w:spacing w:line="580" w:lineRule="exact"/>
        <w:ind w:firstLine="640" w:firstLineChars="200"/>
        <w:contextualSpacing/>
        <w:rPr>
          <w:rStyle w:val="18"/>
          <w:rFonts w:ascii="仿宋_GB2312"/>
        </w:rPr>
      </w:pPr>
      <w:r>
        <w:rPr>
          <w:rStyle w:val="18"/>
          <w:rFonts w:hint="eastAsia" w:ascii="仿宋_GB2312"/>
        </w:rPr>
        <w:t>依据</w:t>
      </w:r>
      <w:r>
        <w:rPr>
          <w:rFonts w:hint="eastAsia" w:ascii="仿宋_GB2312" w:eastAsia="仿宋_GB2312"/>
          <w:sz w:val="32"/>
          <w:szCs w:val="32"/>
        </w:rPr>
        <w:t>中办国办《意见》</w:t>
      </w:r>
      <w:r>
        <w:rPr>
          <w:rStyle w:val="18"/>
          <w:rFonts w:hint="eastAsia" w:ascii="仿宋_GB2312"/>
        </w:rPr>
        <w:t>，加大校外培训机构虚假违法广告的查处，重点加强对儿童节、寒暑假、开学季等重要时段的广告监管，确保在主流媒体、新媒体、公共场所、居民区各类广告牌和网络平台等不刊登、不播发校外培训广告，打击利用中小学和幼儿园教材、辅导材料、练习册、文具、教具、校服、校车发布或变向发布广告。依法依规严肃查处各种夸大培训效果，误导公众教育观念、制造家长焦虑的校外培训违法违规广告行为。（牵头单位：公平交易处，责任单位：稽查支队、各分局）</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（三）治理虚假宣传</w:t>
      </w:r>
    </w:p>
    <w:p>
      <w:pPr>
        <w:autoSpaceDE w:val="0"/>
        <w:adjustRightInd w:val="0"/>
        <w:snapToGrid w:val="0"/>
        <w:spacing w:line="580" w:lineRule="exact"/>
        <w:ind w:firstLine="640" w:firstLineChars="200"/>
        <w:contextualSpacing/>
        <w:rPr>
          <w:rStyle w:val="18"/>
          <w:rFonts w:ascii="仿宋_GB2312"/>
          <w:b/>
          <w:bCs/>
        </w:rPr>
      </w:pPr>
      <w:r>
        <w:rPr>
          <w:rStyle w:val="18"/>
          <w:rFonts w:hint="eastAsia" w:ascii="仿宋_GB2312"/>
        </w:rPr>
        <w:t>依据《反不正当竞争法》，重点打击校外培训机构对教师资质、执教履历、培训效果、机构实力、用户评价实施虚假或者引人误解的商业宣传，欺骗、误导消费者。着力查办一批重点案件，严惩一批违法主体，曝光一批典型案例。</w:t>
      </w:r>
      <w:r>
        <w:rPr>
          <w:rStyle w:val="18"/>
          <w:rFonts w:hint="eastAsia" w:ascii="仿宋_GB2312"/>
          <w:b/>
          <w:bCs/>
        </w:rPr>
        <w:t>（牵头单位：公平交易处，责任单位：稽查支队、各分局）</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（四）规范合同行为</w:t>
      </w:r>
    </w:p>
    <w:p>
      <w:pPr>
        <w:autoSpaceDE w:val="0"/>
        <w:adjustRightInd w:val="0"/>
        <w:snapToGrid w:val="0"/>
        <w:spacing w:line="580" w:lineRule="exact"/>
        <w:ind w:firstLine="640" w:firstLineChars="200"/>
        <w:contextualSpacing/>
        <w:rPr>
          <w:rStyle w:val="18"/>
          <w:rFonts w:ascii="仿宋_GB2312"/>
          <w:b/>
          <w:bCs/>
        </w:rPr>
      </w:pPr>
      <w:r>
        <w:rPr>
          <w:rStyle w:val="18"/>
          <w:rFonts w:hint="eastAsia" w:ascii="仿宋_GB2312"/>
        </w:rPr>
        <w:t>依据</w:t>
      </w:r>
      <w:r>
        <w:rPr>
          <w:rFonts w:hint="eastAsia" w:ascii="仿宋_GB2312" w:eastAsia="仿宋_GB2312"/>
          <w:sz w:val="32"/>
          <w:szCs w:val="32"/>
        </w:rPr>
        <w:t>中办国办《意见》</w:t>
      </w:r>
      <w:r>
        <w:rPr>
          <w:rStyle w:val="18"/>
          <w:rFonts w:hint="eastAsia" w:ascii="仿宋_GB2312"/>
        </w:rPr>
        <w:t>，针对校外培训行业中存在的合同格式条款违法行为集中进行整治，全面使用《中小学生校外培训服务合同（示范文本）》，规范教育校外培训机构签约履约行为。</w:t>
      </w:r>
      <w:r>
        <w:rPr>
          <w:rStyle w:val="18"/>
          <w:rFonts w:hint="eastAsia" w:ascii="仿宋_GB2312"/>
          <w:b/>
          <w:bCs/>
        </w:rPr>
        <w:t>（牵头单位：公平交易处，责任单位：稽查支队、各分局）</w:t>
      </w:r>
    </w:p>
    <w:p>
      <w:pPr>
        <w:pStyle w:val="3"/>
        <w:spacing w:line="580" w:lineRule="exact"/>
        <w:ind w:firstLine="640" w:firstLineChars="200"/>
        <w:contextualSpacing/>
        <w:jc w:val="left"/>
        <w:rPr>
          <w:rStyle w:val="18"/>
          <w:rFonts w:ascii="楷体_GB2312" w:eastAsia="楷体_GB2312"/>
        </w:rPr>
      </w:pPr>
      <w:r>
        <w:rPr>
          <w:rStyle w:val="18"/>
          <w:rFonts w:hint="eastAsia" w:ascii="楷体_GB2312" w:eastAsia="楷体_GB2312"/>
        </w:rPr>
        <w:t>（五）加强价格监管</w:t>
      </w:r>
    </w:p>
    <w:p>
      <w:pPr>
        <w:spacing w:line="580" w:lineRule="exact"/>
        <w:ind w:firstLine="643" w:firstLineChars="200"/>
        <w:contextualSpacing/>
        <w:rPr>
          <w:rFonts w:hAnsi="Calibri"/>
        </w:rPr>
      </w:pPr>
      <w:r>
        <w:rPr>
          <w:rFonts w:hint="eastAsia" w:ascii="仿宋_GB2312" w:eastAsia="仿宋_GB2312"/>
          <w:b/>
          <w:bCs/>
          <w:sz w:val="32"/>
          <w:szCs w:val="32"/>
        </w:rPr>
        <w:t>1.不执行政府定价、指导价的行为：</w:t>
      </w:r>
      <w:r>
        <w:rPr>
          <w:rFonts w:hint="eastAsia" w:ascii="仿宋_GB2312" w:eastAsia="仿宋_GB2312"/>
          <w:sz w:val="32"/>
          <w:szCs w:val="32"/>
        </w:rPr>
        <w:t>义务教育阶段学科类校外培训机构超过政府指导价收费，及采取分解收费项目、重复收费、扩大收费范围、虚增培训时长等方式变相提高收费标准的行为。</w:t>
      </w:r>
    </w:p>
    <w:p>
      <w:pPr>
        <w:spacing w:line="580" w:lineRule="exact"/>
        <w:ind w:firstLine="643" w:firstLineChars="200"/>
        <w:contextualSpacing/>
        <w:rPr>
          <w:rFonts w:ascii="仿宋_GB2312" w:eastAsia="仿宋_GB2312"/>
          <w:b/>
          <w:bCs/>
          <w:sz w:val="32"/>
          <w:szCs w:val="32"/>
        </w:rPr>
      </w:pPr>
      <w:r>
        <w:rPr>
          <w:rFonts w:hint="eastAsia" w:ascii="仿宋_GB2312" w:eastAsia="仿宋_GB2312"/>
          <w:b/>
          <w:bCs/>
          <w:sz w:val="32"/>
          <w:szCs w:val="32"/>
        </w:rPr>
        <w:t>2.价格欺诈和未按规定明码标价的行为</w:t>
      </w:r>
    </w:p>
    <w:p>
      <w:pPr>
        <w:spacing w:line="580" w:lineRule="exact"/>
        <w:ind w:firstLine="640" w:firstLineChars="200"/>
        <w:contextualSpacing/>
        <w:rPr>
          <w:rFonts w:ascii="仿宋_GB2312" w:eastAsia="仿宋_GB2312"/>
          <w:sz w:val="32"/>
          <w:szCs w:val="32"/>
        </w:rPr>
      </w:pPr>
      <w:r>
        <w:rPr>
          <w:rFonts w:hint="eastAsia" w:ascii="仿宋_GB2312" w:eastAsia="仿宋_GB2312"/>
          <w:sz w:val="32"/>
          <w:szCs w:val="32"/>
        </w:rPr>
        <w:t>（1）教育咨询、学科类校外培训、职业技能培训等机构利用虚构原价、虚假优惠折价等虚假或使人误解的价格手段诱导家长和学生交易以及不履行价格承诺等价格欺诈行为。</w:t>
      </w:r>
    </w:p>
    <w:p>
      <w:pPr>
        <w:autoSpaceDE w:val="0"/>
        <w:adjustRightInd w:val="0"/>
        <w:snapToGrid w:val="0"/>
        <w:spacing w:line="580" w:lineRule="exact"/>
        <w:ind w:firstLine="640" w:firstLineChars="200"/>
        <w:contextualSpacing/>
        <w:rPr>
          <w:rFonts w:ascii="仿宋_GB2312" w:eastAsia="仿宋_GB2312"/>
          <w:sz w:val="32"/>
          <w:szCs w:val="32"/>
        </w:rPr>
      </w:pPr>
      <w:r>
        <w:rPr>
          <w:rFonts w:hint="eastAsia" w:ascii="仿宋_GB2312" w:eastAsia="仿宋_GB2312"/>
          <w:sz w:val="32"/>
          <w:szCs w:val="32"/>
        </w:rPr>
        <w:t>（2）不明码标价、价外加价等违反明码标价规定的行为。</w:t>
      </w:r>
    </w:p>
    <w:p>
      <w:pPr>
        <w:autoSpaceDE w:val="0"/>
        <w:adjustRightInd w:val="0"/>
        <w:snapToGrid w:val="0"/>
        <w:spacing w:line="580" w:lineRule="exact"/>
        <w:ind w:firstLine="643" w:firstLineChars="200"/>
        <w:contextualSpacing/>
        <w:rPr>
          <w:rStyle w:val="18"/>
          <w:rFonts w:ascii="仿宋_GB2312"/>
          <w:b/>
          <w:bCs/>
        </w:rPr>
      </w:pPr>
      <w:r>
        <w:rPr>
          <w:rStyle w:val="18"/>
          <w:rFonts w:hint="eastAsia" w:ascii="仿宋_GB2312"/>
          <w:b/>
          <w:bCs/>
        </w:rPr>
        <w:t>（牵头单位：物价处，责任单位：稽查支队、各分局）</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（六）畅通投诉渠道</w:t>
      </w:r>
    </w:p>
    <w:p>
      <w:pPr>
        <w:autoSpaceDE w:val="0"/>
        <w:adjustRightInd w:val="0"/>
        <w:snapToGrid w:val="0"/>
        <w:spacing w:line="580" w:lineRule="exact"/>
        <w:ind w:firstLine="640" w:firstLineChars="200"/>
        <w:contextualSpacing/>
        <w:rPr>
          <w:rStyle w:val="18"/>
          <w:rFonts w:ascii="仿宋_GB2312"/>
          <w:b/>
          <w:bCs/>
        </w:rPr>
      </w:pPr>
      <w:r>
        <w:rPr>
          <w:rStyle w:val="18"/>
          <w:rFonts w:hint="eastAsia" w:ascii="仿宋_GB2312"/>
        </w:rPr>
        <w:t>主动向社会公开举报投诉方式，依托12315平台，建立校外培训机构群众举报投诉处置机制，所有相关举报投诉事项须经分管消保局领导同意后处理，确保群众诉求事事有着落、件件有回音。</w:t>
      </w:r>
      <w:r>
        <w:rPr>
          <w:rStyle w:val="18"/>
          <w:rFonts w:hint="eastAsia" w:ascii="仿宋_GB2312"/>
          <w:b/>
          <w:bCs/>
        </w:rPr>
        <w:t>（牵头单位：消保处，责任单位：各分局）</w:t>
      </w:r>
    </w:p>
    <w:p>
      <w:pPr>
        <w:autoSpaceDE w:val="0"/>
        <w:adjustRightInd w:val="0"/>
        <w:snapToGrid w:val="0"/>
        <w:spacing w:line="580" w:lineRule="exact"/>
        <w:ind w:firstLine="640" w:firstLineChars="200"/>
        <w:contextualSpacing/>
        <w:rPr>
          <w:rStyle w:val="18"/>
          <w:rFonts w:ascii="黑体" w:hAnsi="黑体" w:eastAsia="黑体"/>
        </w:rPr>
      </w:pPr>
      <w:r>
        <w:rPr>
          <w:rStyle w:val="18"/>
          <w:rFonts w:hint="eastAsia" w:ascii="黑体" w:hAnsi="黑体" w:eastAsia="黑体"/>
        </w:rPr>
        <w:t>四、工作安排</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（一）组织部署阶段（2022年5月底前）</w:t>
      </w:r>
    </w:p>
    <w:p>
      <w:pPr>
        <w:autoSpaceDE w:val="0"/>
        <w:adjustRightInd w:val="0"/>
        <w:snapToGrid w:val="0"/>
        <w:spacing w:line="580" w:lineRule="exact"/>
        <w:ind w:firstLine="640" w:firstLineChars="200"/>
        <w:contextualSpacing/>
        <w:rPr>
          <w:rStyle w:val="18"/>
          <w:rFonts w:ascii="仿宋_GB2312"/>
        </w:rPr>
      </w:pPr>
      <w:r>
        <w:rPr>
          <w:rStyle w:val="18"/>
          <w:rFonts w:hint="eastAsia" w:ascii="仿宋_GB2312"/>
        </w:rPr>
        <w:t>根据区纪工委要求，结合今年重点，制定我局《工作方案》。各分局要结合辖区实际，根据社会事业局提供的《面向中小学生学科类校外培训机构相关情况摸底排查表》名单、校外培训机构投诉举报进行初步梳理，为下阶段整治工作做准备。</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（二）集中整治阶段（2022年6月至12月）</w:t>
      </w:r>
    </w:p>
    <w:p>
      <w:pPr>
        <w:autoSpaceDE w:val="0"/>
        <w:adjustRightInd w:val="0"/>
        <w:snapToGrid w:val="0"/>
        <w:spacing w:line="580" w:lineRule="exact"/>
        <w:ind w:firstLine="640" w:firstLineChars="200"/>
        <w:contextualSpacing/>
        <w:rPr>
          <w:rStyle w:val="18"/>
          <w:rFonts w:ascii="仿宋_GB2312"/>
        </w:rPr>
      </w:pPr>
      <w:r>
        <w:rPr>
          <w:rStyle w:val="18"/>
          <w:rFonts w:hint="eastAsia" w:ascii="仿宋_GB2312"/>
        </w:rPr>
        <w:t>各业务处室要加强对分局的工作指导，深入基层推动整治工作，确保各项任务落到实处。要按照社会事业局联合检查工作计划安排检查，综合运用宣传引导、行政指导、行政处罚等手段，落实《工作方案》，依法针对校外培训违法行为集中进行整治，</w:t>
      </w:r>
      <w:r>
        <w:rPr>
          <w:rStyle w:val="18"/>
          <w:rFonts w:ascii="仿宋_GB2312"/>
        </w:rPr>
        <w:t>引导和督促校外培训机构依法诚信经营</w:t>
      </w:r>
      <w:r>
        <w:rPr>
          <w:rStyle w:val="18"/>
          <w:rFonts w:hint="eastAsia" w:ascii="仿宋_GB2312"/>
        </w:rPr>
        <w:t>、落实主体责任</w:t>
      </w:r>
      <w:r>
        <w:rPr>
          <w:rStyle w:val="18"/>
          <w:rFonts w:ascii="仿宋_GB2312"/>
        </w:rPr>
        <w:t>。</w:t>
      </w:r>
      <w:r>
        <w:rPr>
          <w:rStyle w:val="18"/>
          <w:rFonts w:hint="eastAsia" w:ascii="仿宋_GB2312"/>
        </w:rPr>
        <w:t>要</w:t>
      </w:r>
      <w:r>
        <w:rPr>
          <w:rStyle w:val="18"/>
          <w:rFonts w:ascii="仿宋_GB2312"/>
        </w:rPr>
        <w:t>加强舆论引导，及时公布典型案例</w:t>
      </w:r>
      <w:r>
        <w:rPr>
          <w:rStyle w:val="18"/>
          <w:rFonts w:hint="eastAsia" w:ascii="仿宋_GB2312"/>
        </w:rPr>
        <w:t>及相关治理工作动态及时向社会发布，接受群众监督和点评，以良好的治理成效迎接省级部门专项督查。</w:t>
      </w:r>
    </w:p>
    <w:p>
      <w:pPr>
        <w:autoSpaceDE w:val="0"/>
        <w:adjustRightInd w:val="0"/>
        <w:snapToGrid w:val="0"/>
        <w:spacing w:line="580" w:lineRule="exact"/>
        <w:ind w:firstLine="640" w:firstLineChars="200"/>
        <w:contextualSpacing/>
        <w:rPr>
          <w:rStyle w:val="18"/>
          <w:rFonts w:ascii="楷体_GB2312" w:eastAsia="楷体_GB2312"/>
        </w:rPr>
      </w:pPr>
      <w:r>
        <w:rPr>
          <w:rStyle w:val="18"/>
          <w:rFonts w:hint="eastAsia" w:ascii="楷体_GB2312" w:eastAsia="楷体_GB2312"/>
        </w:rPr>
        <w:t>（三）总结经验阶段（2022年12月）</w:t>
      </w:r>
    </w:p>
    <w:p>
      <w:pPr>
        <w:pStyle w:val="3"/>
        <w:autoSpaceDE w:val="0"/>
        <w:adjustRightInd w:val="0"/>
        <w:snapToGrid w:val="0"/>
        <w:spacing w:line="580" w:lineRule="exact"/>
        <w:ind w:firstLine="640" w:firstLineChars="200"/>
        <w:contextualSpacing/>
        <w:jc w:val="both"/>
        <w:rPr>
          <w:rFonts w:ascii="仿宋_GB2312" w:eastAsia="仿宋_GB2312"/>
        </w:rPr>
      </w:pPr>
      <w:r>
        <w:rPr>
          <w:rFonts w:hint="eastAsia" w:ascii="仿宋_GB2312" w:eastAsia="仿宋_GB2312"/>
          <w:sz w:val="32"/>
          <w:szCs w:val="32"/>
        </w:rPr>
        <w:t>对前阶段的工作部署以及“问题清单”整改、立案查处等情况进行持续跟踪、督促，总结梳理整治行动过程中的好经验、好做法和发现的新情况、新问题，巩固治理成果，推动形成有力有效的工作措施，促进校外培训机构健康规范发展。</w:t>
      </w:r>
    </w:p>
    <w:p>
      <w:pPr>
        <w:pStyle w:val="3"/>
        <w:autoSpaceDE w:val="0"/>
        <w:adjustRightInd w:val="0"/>
        <w:snapToGrid w:val="0"/>
        <w:spacing w:line="580" w:lineRule="exact"/>
        <w:contextualSpacing/>
        <w:jc w:val="both"/>
        <w:rPr>
          <w:rFonts w:ascii="黑体" w:hAnsi="黑体"/>
          <w:sz w:val="32"/>
          <w:szCs w:val="32"/>
        </w:rPr>
      </w:pPr>
      <w:r>
        <w:rPr>
          <w:rFonts w:hint="eastAsia" w:ascii="黑体" w:hAnsi="黑体"/>
          <w:sz w:val="32"/>
          <w:szCs w:val="32"/>
        </w:rPr>
        <w:t xml:space="preserve">    五、工作要求</w:t>
      </w:r>
    </w:p>
    <w:p>
      <w:pPr>
        <w:pStyle w:val="3"/>
        <w:autoSpaceDE w:val="0"/>
        <w:adjustRightInd w:val="0"/>
        <w:snapToGrid w:val="0"/>
        <w:spacing w:line="580" w:lineRule="exact"/>
        <w:ind w:firstLine="640"/>
        <w:contextualSpacing/>
        <w:jc w:val="both"/>
        <w:rPr>
          <w:rFonts w:ascii="仿宋_GB2312" w:eastAsia="仿宋_GB2312"/>
          <w:sz w:val="32"/>
          <w:szCs w:val="32"/>
        </w:rPr>
      </w:pPr>
      <w:r>
        <w:rPr>
          <w:rFonts w:hint="eastAsia" w:ascii="楷体_GB2312" w:hAnsi="仿宋_GB2312" w:eastAsia="楷体_GB2312" w:cs="仿宋_GB2312"/>
          <w:sz w:val="32"/>
          <w:szCs w:val="32"/>
        </w:rPr>
        <w:t>（一）加强责任落实。</w:t>
      </w:r>
      <w:r>
        <w:rPr>
          <w:rFonts w:hint="eastAsia" w:ascii="仿宋_GB2312" w:eastAsia="仿宋_GB2312"/>
          <w:sz w:val="32"/>
          <w:szCs w:val="32"/>
        </w:rPr>
        <w:t>本次“点题整治”事关人民群众切身利益和社会和谐稳定，是落实省委“提高效率、提升效能、提增效益”的重要举措，是开展“我为群众办实事”实践活动的重要组成部分。各单位要高度重视，各业务条线间要加强沟通协作，形成市场监管整治合力，按照时间节点有序推进整治工作。</w:t>
      </w:r>
    </w:p>
    <w:p>
      <w:pPr>
        <w:pStyle w:val="3"/>
        <w:autoSpaceDE w:val="0"/>
        <w:adjustRightInd w:val="0"/>
        <w:snapToGrid w:val="0"/>
        <w:spacing w:line="580" w:lineRule="exact"/>
        <w:ind w:firstLine="640"/>
        <w:contextualSpacing/>
        <w:jc w:val="both"/>
        <w:rPr>
          <w:rFonts w:ascii="仿宋_GB2312" w:eastAsia="仿宋_GB2312"/>
          <w:sz w:val="32"/>
          <w:szCs w:val="32"/>
        </w:rPr>
      </w:pPr>
      <w:r>
        <w:rPr>
          <w:rFonts w:hint="eastAsia" w:ascii="楷体_GB2312" w:eastAsia="楷体_GB2312"/>
          <w:sz w:val="32"/>
          <w:szCs w:val="32"/>
        </w:rPr>
        <w:t>（二）</w:t>
      </w:r>
      <w:r>
        <w:rPr>
          <w:rFonts w:hint="eastAsia" w:ascii="楷体_GB2312" w:hAnsi="仿宋_GB2312" w:eastAsia="楷体_GB2312" w:cs="仿宋_GB2312"/>
          <w:sz w:val="32"/>
          <w:szCs w:val="32"/>
        </w:rPr>
        <w:t>强化部门联动。</w:t>
      </w:r>
      <w:r>
        <w:rPr>
          <w:rFonts w:hint="eastAsia" w:ascii="仿宋_GB2312" w:eastAsia="仿宋_GB2312"/>
          <w:sz w:val="32"/>
          <w:szCs w:val="32"/>
        </w:rPr>
        <w:t>局各单位要加强沟通协作，继续落实“点题整治”部门协作机制，加强同区社会事业局的联系，适时开展联合执法检查。要根据部门责任受理群众有关校外培训机构问题的投诉举报，完善部门之间联勤联动、信息共享、问题移交等工作机制。要强化齐抓共管和联合攻坚，推动形成协同高效的治理格局。</w:t>
      </w:r>
    </w:p>
    <w:p>
      <w:pPr>
        <w:autoSpaceDE w:val="0"/>
        <w:adjustRightInd w:val="0"/>
        <w:snapToGrid w:val="0"/>
        <w:spacing w:line="580" w:lineRule="exact"/>
        <w:contextualSpacing/>
        <w:rPr>
          <w:rFonts w:ascii="仿宋_GB2312" w:eastAsia="仿宋_GB2312"/>
          <w:sz w:val="32"/>
          <w:szCs w:val="32"/>
        </w:rPr>
      </w:pPr>
      <w:r>
        <w:rPr>
          <w:rFonts w:hint="eastAsia" w:ascii="楷体_GB2312" w:hAnsi="仿宋_GB2312" w:eastAsia="楷体_GB2312" w:cs="仿宋_GB2312"/>
          <w:sz w:val="32"/>
          <w:szCs w:val="32"/>
        </w:rPr>
        <w:t xml:space="preserve">    （三）加强宣传引导。</w:t>
      </w:r>
      <w:r>
        <w:rPr>
          <w:rFonts w:hint="eastAsia" w:ascii="仿宋_GB2312" w:eastAsia="仿宋_GB2312"/>
          <w:sz w:val="32"/>
          <w:szCs w:val="32"/>
        </w:rPr>
        <w:t>各单位要充分发挥微信公众号等新媒体宣传阵地，利用各类会议、现场检查等多种渠道，积极宣传《无证无照经营查处办法》、中办国办《意见》和学科类校外培训执行政府指导价等校外培训机构专项治理相关法律法规制度，全力引导校外培训机构规范办学。</w:t>
      </w:r>
    </w:p>
    <w:p>
      <w:pPr>
        <w:autoSpaceDE w:val="0"/>
        <w:adjustRightInd w:val="0"/>
        <w:snapToGrid w:val="0"/>
        <w:spacing w:line="580" w:lineRule="exact"/>
        <w:ind w:firstLine="640"/>
        <w:contextualSpacing/>
        <w:rPr>
          <w:rStyle w:val="18"/>
          <w:rFonts w:ascii="仿宋_GB2312"/>
        </w:rPr>
      </w:pPr>
      <w:r>
        <w:rPr>
          <w:rFonts w:hint="eastAsia" w:ascii="楷体_GB2312" w:hAnsi="仿宋_GB2312" w:eastAsia="楷体_GB2312" w:cs="仿宋_GB2312"/>
          <w:sz w:val="32"/>
          <w:szCs w:val="32"/>
        </w:rPr>
        <w:t>（四）及时报送材料。</w:t>
      </w:r>
      <w:r>
        <w:rPr>
          <w:rStyle w:val="18"/>
          <w:rFonts w:hint="eastAsia" w:ascii="仿宋_GB2312"/>
          <w:b/>
          <w:bCs/>
        </w:rPr>
        <w:t>各相关分局</w:t>
      </w:r>
      <w:r>
        <w:rPr>
          <w:rStyle w:val="18"/>
          <w:rFonts w:hint="eastAsia" w:ascii="仿宋_GB2312"/>
        </w:rPr>
        <w:t>负责报送联合检查、投诉举报处理情况及发现涉及我局职能违法违规行为整治情况图文资料、工作情况表以及问题清单；</w:t>
      </w:r>
      <w:r>
        <w:rPr>
          <w:rStyle w:val="18"/>
          <w:rFonts w:hint="eastAsia" w:ascii="仿宋_GB2312"/>
          <w:b/>
          <w:bCs/>
        </w:rPr>
        <w:t>消保处</w:t>
      </w:r>
      <w:r>
        <w:rPr>
          <w:rStyle w:val="18"/>
          <w:rFonts w:hint="eastAsia" w:ascii="仿宋_GB2312"/>
        </w:rPr>
        <w:t>负责建立线索台账，每周及时汇总校外培训机构相关举报投诉及处置情况；</w:t>
      </w:r>
      <w:r>
        <w:rPr>
          <w:rStyle w:val="18"/>
          <w:rFonts w:hint="eastAsia" w:ascii="仿宋_GB2312"/>
          <w:b/>
          <w:bCs/>
        </w:rPr>
        <w:t>各办案单位</w:t>
      </w:r>
      <w:r>
        <w:rPr>
          <w:rStyle w:val="18"/>
          <w:rFonts w:hint="eastAsia" w:ascii="仿宋_GB2312"/>
        </w:rPr>
        <w:t>负责在行动期间报送校外培训机构查处典型案例，相关分局各报送一例，其他办案单位视情报送。</w:t>
      </w:r>
    </w:p>
    <w:p>
      <w:pPr>
        <w:autoSpaceDE w:val="0"/>
        <w:adjustRightInd w:val="0"/>
        <w:snapToGrid w:val="0"/>
        <w:spacing w:line="580" w:lineRule="exact"/>
        <w:ind w:firstLine="640" w:firstLineChars="200"/>
        <w:contextualSpacing/>
        <w:rPr>
          <w:rFonts w:ascii="仿宋_GB2312" w:eastAsia="仿宋_GB2312"/>
          <w:sz w:val="32"/>
          <w:szCs w:val="32"/>
        </w:rPr>
      </w:pPr>
      <w:r>
        <w:rPr>
          <w:rStyle w:val="18"/>
          <w:rFonts w:hint="eastAsia" w:ascii="仿宋_GB2312"/>
        </w:rPr>
        <w:t>上述材料除典型案例外，在</w:t>
      </w:r>
      <w:r>
        <w:rPr>
          <w:rStyle w:val="18"/>
          <w:rFonts w:hint="eastAsia" w:ascii="仿宋_GB2312"/>
          <w:b/>
          <w:bCs/>
        </w:rPr>
        <w:t>每月26日</w:t>
      </w:r>
      <w:r>
        <w:rPr>
          <w:rStyle w:val="18"/>
          <w:rFonts w:hint="eastAsia" w:ascii="仿宋_GB2312"/>
        </w:rPr>
        <w:t>前报送市场监管局公平交易处魏玮明OA邮箱，以便汇总上报</w:t>
      </w:r>
      <w:r>
        <w:rPr>
          <w:rFonts w:hint="eastAsia" w:ascii="仿宋_GB2312" w:eastAsia="仿宋_GB2312"/>
          <w:sz w:val="32"/>
          <w:szCs w:val="32"/>
        </w:rPr>
        <w:t>纪检监察部门</w:t>
      </w:r>
      <w:r>
        <w:rPr>
          <w:rStyle w:val="18"/>
          <w:rFonts w:hint="eastAsia" w:ascii="仿宋_GB2312"/>
        </w:rPr>
        <w:t>。</w:t>
      </w:r>
      <w:r>
        <w:rPr>
          <w:rFonts w:hint="eastAsia" w:ascii="仿宋_GB2312" w:eastAsia="仿宋_GB2312"/>
          <w:sz w:val="32"/>
          <w:szCs w:val="32"/>
        </w:rPr>
        <w:t>（联系人:公平交易处 魏玮明 联系电话:18060828880）</w:t>
      </w: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0" w:leftChars="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p>
      <w:pPr>
        <w:pStyle w:val="2"/>
        <w:ind w:left="420"/>
        <w:rPr>
          <w:rFonts w:ascii="仿宋_GB2312" w:eastAsia="仿宋_GB2312"/>
          <w:sz w:val="32"/>
          <w:szCs w:val="32"/>
        </w:rPr>
      </w:pPr>
    </w:p>
    <w:tbl>
      <w:tblPr>
        <w:tblStyle w:val="9"/>
        <w:tblpPr w:leftFromText="180" w:rightFromText="180" w:vertAnchor="text" w:horzAnchor="page" w:tblpXSpec="center" w:tblpY="12149"/>
        <w:tblW w:w="8460" w:type="dxa"/>
        <w:jc w:val="center"/>
        <w:tblInd w:w="0" w:type="dxa"/>
        <w:tblBorders>
          <w:top w:val="single" w:color="auto" w:sz="4" w:space="0"/>
          <w:left w:val="none" w:color="auto" w:sz="0" w:space="0"/>
          <w:bottom w:val="single" w:color="auto" w:sz="4" w:space="0"/>
          <w:right w:val="none" w:color="auto" w:sz="0" w:space="0"/>
          <w:insideH w:val="outset" w:color="auto" w:sz="6" w:space="0"/>
          <w:insideV w:val="outset" w:color="auto" w:sz="6" w:space="0"/>
        </w:tblBorders>
        <w:tblLayout w:type="fixed"/>
        <w:tblCellMar>
          <w:top w:w="0" w:type="dxa"/>
          <w:left w:w="108" w:type="dxa"/>
          <w:bottom w:w="0" w:type="dxa"/>
          <w:right w:w="108" w:type="dxa"/>
        </w:tblCellMar>
      </w:tblPr>
      <w:tblGrid>
        <w:gridCol w:w="8460"/>
      </w:tblGrid>
      <w:tr>
        <w:tblPrEx>
          <w:tblBorders>
            <w:top w:val="single" w:color="auto" w:sz="4" w:space="0"/>
            <w:left w:val="none" w:color="auto" w:sz="0" w:space="0"/>
            <w:bottom w:val="single" w:color="auto" w:sz="4" w:space="0"/>
            <w:right w:val="none" w:color="auto" w:sz="0" w:space="0"/>
            <w:insideH w:val="outset" w:color="auto" w:sz="6" w:space="0"/>
            <w:insideV w:val="outset" w:color="auto" w:sz="6" w:space="0"/>
          </w:tblBorders>
          <w:tblLayout w:type="fixed"/>
          <w:tblCellMar>
            <w:top w:w="0" w:type="dxa"/>
            <w:left w:w="108" w:type="dxa"/>
            <w:bottom w:w="0" w:type="dxa"/>
            <w:right w:w="108" w:type="dxa"/>
          </w:tblCellMar>
        </w:tblPrEx>
        <w:trPr>
          <w:jc w:val="center"/>
        </w:trPr>
        <w:tc>
          <w:tcPr>
            <w:tcW w:w="8460" w:type="dxa"/>
            <w:tcBorders>
              <w:top w:val="single" w:color="auto" w:sz="4" w:space="0"/>
              <w:left w:val="nil"/>
              <w:bottom w:val="single" w:color="auto" w:sz="4" w:space="0"/>
              <w:right w:val="nil"/>
            </w:tcBorders>
            <w:vAlign w:val="center"/>
          </w:tcPr>
          <w:p>
            <w:pPr>
              <w:spacing w:line="560" w:lineRule="exact"/>
              <w:ind w:firstLine="280" w:firstLineChars="100"/>
              <w:rPr>
                <w:rFonts w:ascii="仿宋_GB2312" w:eastAsia="仿宋_GB2312"/>
                <w:sz w:val="28"/>
                <w:szCs w:val="28"/>
              </w:rPr>
            </w:pPr>
            <w:r>
              <w:rPr>
                <w:rFonts w:hint="eastAsia" w:ascii="仿宋_GB2312" w:eastAsia="仿宋_GB2312"/>
                <w:sz w:val="28"/>
                <w:szCs w:val="28"/>
              </w:rPr>
              <w:t>平潭综合实验区市场监督管理局办公室  2022年5月30日印发</w:t>
            </w:r>
          </w:p>
        </w:tc>
      </w:tr>
    </w:tbl>
    <w:p>
      <w:pPr>
        <w:pStyle w:val="2"/>
        <w:ind w:left="420"/>
        <w:rPr>
          <w:rFonts w:ascii="仿宋_GB2312" w:eastAsia="仿宋_GB2312"/>
          <w:sz w:val="32"/>
          <w:szCs w:val="32"/>
        </w:rPr>
      </w:pPr>
    </w:p>
    <w:sectPr>
      <w:pgSz w:w="12240" w:h="15840"/>
      <w:pgMar w:top="1440" w:right="1797" w:bottom="1440" w:left="1797"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ingLiU">
    <w:altName w:val="PMingLiU-ExtB"/>
    <w:panose1 w:val="02020509000000000000"/>
    <w:charset w:val="88"/>
    <w:family w:val="modern"/>
    <w:pitch w:val="default"/>
    <w:sig w:usb0="00000000" w:usb1="00000000" w:usb2="00000016" w:usb3="00000000" w:csb0="00100001"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微软雅黑">
    <w:panose1 w:val="020B0503020204020204"/>
    <w:charset w:val="86"/>
    <w:family w:val="swiss"/>
    <w:pitch w:val="default"/>
    <w:sig w:usb0="80000287" w:usb1="28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_GBK">
    <w:altName w:val="Times New Roman"/>
    <w:panose1 w:val="00000000000000000000"/>
    <w:charset w:val="00"/>
    <w:family w:val="auto"/>
    <w:pitch w:val="default"/>
    <w:sig w:usb0="00000000" w:usb1="00000000" w:usb2="00000000" w:usb3="00000000" w:csb0="00000000" w:csb1="00000000"/>
  </w:font>
  <w:font w:name="方正楷体_GBK">
    <w:altName w:val="微软雅黑"/>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ordWrap w:val="0"/>
      <w:jc w:val="right"/>
    </w:pPr>
    <w:sdt>
      <w:sdtPr>
        <w:id w:val="352639839"/>
      </w:sdtPr>
      <w:sdtEndPr>
        <w:rPr>
          <w:rFonts w:ascii="宋体" w:hAnsi="宋体" w:eastAsia="宋体"/>
          <w:sz w:val="28"/>
          <w:szCs w:val="28"/>
        </w:rPr>
      </w:sdtEndPr>
      <w:sdtContent>
        <w:r>
          <w:rPr>
            <w:rFonts w:hint="eastAsia" w:ascii="宋体" w:hAnsi="宋体" w:eastAsia="宋体"/>
            <w:sz w:val="28"/>
            <w:szCs w:val="28"/>
          </w:rPr>
          <w:t>—</w:t>
        </w:r>
        <w:r>
          <w:rPr>
            <w:rFonts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 PAGE   \* MERGEFORMAT </w:instrText>
        </w:r>
        <w:r>
          <w:rPr>
            <w:rFonts w:ascii="宋体" w:hAnsi="宋体" w:eastAsia="宋体"/>
            <w:sz w:val="28"/>
            <w:szCs w:val="28"/>
          </w:rPr>
          <w:fldChar w:fldCharType="separate"/>
        </w:r>
        <w:r>
          <w:rPr>
            <w:rFonts w:ascii="宋体" w:hAnsi="宋体" w:eastAsia="宋体"/>
            <w:sz w:val="28"/>
            <w:szCs w:val="28"/>
            <w:lang w:val="zh-CN"/>
          </w:rPr>
          <w:t>33</w:t>
        </w:r>
        <w:r>
          <w:rPr>
            <w:rFonts w:ascii="宋体" w:hAnsi="宋体" w:eastAsia="宋体"/>
            <w:sz w:val="28"/>
            <w:szCs w:val="28"/>
          </w:rPr>
          <w:fldChar w:fldCharType="end"/>
        </w:r>
      </w:sdtContent>
    </w:sdt>
    <w:r>
      <w:rPr>
        <w:rFonts w:hint="eastAsia" w:ascii="宋体" w:hAnsi="宋体" w:eastAsia="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sdt>
      <w:sdtPr>
        <w:id w:val="352639858"/>
      </w:sdtPr>
      <w:sdtEndPr>
        <w:rPr>
          <w:rFonts w:ascii="宋体" w:hAnsi="宋体" w:eastAsia="宋体"/>
          <w:sz w:val="28"/>
          <w:szCs w:val="28"/>
        </w:rPr>
      </w:sdtEndPr>
      <w:sdtContent>
        <w:r>
          <w:rPr>
            <w:rFonts w:hint="eastAsia" w:ascii="宋体" w:hAnsi="宋体" w:eastAsia="宋体"/>
            <w:sz w:val="28"/>
            <w:szCs w:val="28"/>
          </w:rPr>
          <w:t>—</w:t>
        </w:r>
        <w:r>
          <w:rPr>
            <w:rFonts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 PAGE   \* MERGEFORMAT </w:instrText>
        </w:r>
        <w:r>
          <w:rPr>
            <w:rFonts w:ascii="宋体" w:hAnsi="宋体" w:eastAsia="宋体"/>
            <w:sz w:val="28"/>
            <w:szCs w:val="28"/>
          </w:rPr>
          <w:fldChar w:fldCharType="separate"/>
        </w:r>
        <w:r>
          <w:rPr>
            <w:rFonts w:ascii="宋体" w:hAnsi="宋体" w:eastAsia="宋体"/>
            <w:sz w:val="28"/>
            <w:szCs w:val="28"/>
            <w:lang w:val="zh-CN"/>
          </w:rPr>
          <w:t>34</w:t>
        </w:r>
        <w:r>
          <w:rPr>
            <w:rFonts w:ascii="宋体" w:hAnsi="宋体" w:eastAsia="宋体"/>
            <w:sz w:val="28"/>
            <w:szCs w:val="28"/>
          </w:rPr>
          <w:fldChar w:fldCharType="end"/>
        </w:r>
      </w:sdtContent>
    </w:sdt>
    <w:r>
      <w:rPr>
        <w:rFonts w:hint="eastAsia" w:ascii="宋体" w:hAnsi="宋体" w:eastAsia="宋体"/>
        <w:sz w:val="28"/>
        <w:szCs w:val="2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E28FDE"/>
    <w:multiLevelType w:val="singleLevel"/>
    <w:tmpl w:val="A7E28FDE"/>
    <w:lvl w:ilvl="0" w:tentative="0">
      <w:start w:val="1"/>
      <w:numFmt w:val="decimal"/>
      <w:suff w:val="nothing"/>
      <w:lvlText w:val="（%1）"/>
      <w:lvlJc w:val="left"/>
    </w:lvl>
  </w:abstractNum>
  <w:abstractNum w:abstractNumId="1">
    <w:nsid w:val="15871E30"/>
    <w:multiLevelType w:val="multilevel"/>
    <w:tmpl w:val="15871E30"/>
    <w:lvl w:ilvl="0" w:tentative="0">
      <w:start w:val="2"/>
      <w:numFmt w:val="chineseCounting"/>
      <w:suff w:val="nothing"/>
      <w:lvlText w:val="（%1）"/>
      <w:lvlJc w:val="left"/>
      <w:pPr>
        <w:ind w:left="0" w:firstLine="0"/>
      </w:pPr>
      <w:rPr>
        <w:rFonts w:hint="eastAsia" w:ascii="楷体_GB2312" w:hAnsi="宋体" w:eastAsia="楷体_GB2312"/>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1362338"/>
    <w:multiLevelType w:val="multilevel"/>
    <w:tmpl w:val="31362338"/>
    <w:lvl w:ilvl="0" w:tentative="0">
      <w:start w:val="2"/>
      <w:numFmt w:val="chineseCounting"/>
      <w:suff w:val="nothing"/>
      <w:lvlText w:val="%1、"/>
      <w:lvlJc w:val="left"/>
      <w:pPr>
        <w:ind w:left="0" w:firstLine="0"/>
      </w:pPr>
      <w:rPr>
        <w:rFonts w:hint="eastAsia" w:ascii="黑体" w:hAnsi="黑体" w:eastAsia="黑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EB904DB"/>
    <w:multiLevelType w:val="singleLevel"/>
    <w:tmpl w:val="4EB904DB"/>
    <w:lvl w:ilvl="0" w:tentative="0">
      <w:start w:val="2"/>
      <w:numFmt w:val="chineseCounting"/>
      <w:suff w:val="nothing"/>
      <w:lvlText w:val="%1、"/>
      <w:lvlJc w:val="left"/>
      <w:rPr>
        <w:rFonts w:hint="eastAsia"/>
      </w:rPr>
    </w:lvl>
  </w:abstractNum>
  <w:abstractNum w:abstractNumId="4">
    <w:nsid w:val="5ADC63E2"/>
    <w:multiLevelType w:val="singleLevel"/>
    <w:tmpl w:val="5ADC63E2"/>
    <w:lvl w:ilvl="0" w:tentative="0">
      <w:start w:val="1"/>
      <w:numFmt w:val="decimal"/>
      <w:lvlText w:val="%1."/>
      <w:lvlJc w:val="left"/>
      <w:pPr>
        <w:tabs>
          <w:tab w:val="left" w:pos="312"/>
        </w:tabs>
      </w:pPr>
    </w:lvl>
  </w:abstractNum>
  <w:num w:numId="1">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丁龙">
    <w15:presenceInfo w15:providerId="None" w15:userId="丁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2"/>
  </w:compat>
  <w:docVars>
    <w:docVar w:name="commondata" w:val="eyJoZGlkIjoiMjQxYjllYjJhNjhiZGYyODNjOWY4NTU0ZmEwNjc4MmEifQ=="/>
  </w:docVars>
  <w:rsids>
    <w:rsidRoot w:val="70776710"/>
    <w:rsid w:val="0000207A"/>
    <w:rsid w:val="00011AEE"/>
    <w:rsid w:val="000507E5"/>
    <w:rsid w:val="000644DD"/>
    <w:rsid w:val="0007389F"/>
    <w:rsid w:val="000827FD"/>
    <w:rsid w:val="00084E84"/>
    <w:rsid w:val="000A3C18"/>
    <w:rsid w:val="000E62DA"/>
    <w:rsid w:val="001740FE"/>
    <w:rsid w:val="00181D3E"/>
    <w:rsid w:val="00192F8C"/>
    <w:rsid w:val="001A5F45"/>
    <w:rsid w:val="001B3043"/>
    <w:rsid w:val="001C7608"/>
    <w:rsid w:val="001F295E"/>
    <w:rsid w:val="001F3C99"/>
    <w:rsid w:val="00215510"/>
    <w:rsid w:val="00223B23"/>
    <w:rsid w:val="002436FA"/>
    <w:rsid w:val="0024482F"/>
    <w:rsid w:val="00283C73"/>
    <w:rsid w:val="002E5E61"/>
    <w:rsid w:val="002F2565"/>
    <w:rsid w:val="00302416"/>
    <w:rsid w:val="00350D81"/>
    <w:rsid w:val="003C221F"/>
    <w:rsid w:val="00441926"/>
    <w:rsid w:val="0044278B"/>
    <w:rsid w:val="005243F7"/>
    <w:rsid w:val="00540065"/>
    <w:rsid w:val="00543D57"/>
    <w:rsid w:val="00546845"/>
    <w:rsid w:val="005535A7"/>
    <w:rsid w:val="00573251"/>
    <w:rsid w:val="005A34CA"/>
    <w:rsid w:val="005E6607"/>
    <w:rsid w:val="005E667F"/>
    <w:rsid w:val="0062547D"/>
    <w:rsid w:val="00676CB7"/>
    <w:rsid w:val="006A4ACC"/>
    <w:rsid w:val="00774186"/>
    <w:rsid w:val="007D3416"/>
    <w:rsid w:val="00815129"/>
    <w:rsid w:val="008826D5"/>
    <w:rsid w:val="008C2999"/>
    <w:rsid w:val="008E188D"/>
    <w:rsid w:val="008E2A86"/>
    <w:rsid w:val="008F45D2"/>
    <w:rsid w:val="00915C74"/>
    <w:rsid w:val="0097127F"/>
    <w:rsid w:val="00973EB6"/>
    <w:rsid w:val="00976FFF"/>
    <w:rsid w:val="009F041D"/>
    <w:rsid w:val="00A44EE6"/>
    <w:rsid w:val="00A714C2"/>
    <w:rsid w:val="00AB3E22"/>
    <w:rsid w:val="00B07374"/>
    <w:rsid w:val="00B1791E"/>
    <w:rsid w:val="00B76114"/>
    <w:rsid w:val="00BF052A"/>
    <w:rsid w:val="00C114F7"/>
    <w:rsid w:val="00C47CB5"/>
    <w:rsid w:val="00C657A2"/>
    <w:rsid w:val="00C6644A"/>
    <w:rsid w:val="00C823DA"/>
    <w:rsid w:val="00CF0B77"/>
    <w:rsid w:val="00D2110A"/>
    <w:rsid w:val="00D656B5"/>
    <w:rsid w:val="00D87245"/>
    <w:rsid w:val="00DB65BA"/>
    <w:rsid w:val="00DE662B"/>
    <w:rsid w:val="00E02927"/>
    <w:rsid w:val="00E07506"/>
    <w:rsid w:val="00E45A54"/>
    <w:rsid w:val="00EA4D7F"/>
    <w:rsid w:val="00EF7FD7"/>
    <w:rsid w:val="00F25DDF"/>
    <w:rsid w:val="00F33732"/>
    <w:rsid w:val="00F51A3F"/>
    <w:rsid w:val="00F97760"/>
    <w:rsid w:val="00FD0105"/>
    <w:rsid w:val="00FE1135"/>
    <w:rsid w:val="0B8D000E"/>
    <w:rsid w:val="2284091C"/>
    <w:rsid w:val="2C09028A"/>
    <w:rsid w:val="43F87932"/>
    <w:rsid w:val="48FE382F"/>
    <w:rsid w:val="527F4479"/>
    <w:rsid w:val="59AF34B6"/>
    <w:rsid w:val="634D54D9"/>
    <w:rsid w:val="70776710"/>
    <w:rsid w:val="779024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Indent 2"/>
    <w:uiPriority w:val="0"/>
    <w:pPr>
      <w:widowControl w:val="0"/>
      <w:spacing w:after="120" w:line="480" w:lineRule="auto"/>
      <w:ind w:left="200" w:leftChars="200"/>
      <w:jc w:val="both"/>
    </w:pPr>
    <w:rPr>
      <w:rFonts w:ascii="Calibri" w:hAnsi="Calibri" w:eastAsia="宋体" w:cs="Times New Roman"/>
      <w:kern w:val="2"/>
      <w:sz w:val="21"/>
      <w:szCs w:val="24"/>
      <w:lang w:val="en-US" w:eastAsia="zh-CN" w:bidi="ar-SA"/>
    </w:rPr>
  </w:style>
  <w:style w:type="paragraph" w:styleId="3">
    <w:name w:val="Body Text"/>
    <w:basedOn w:val="1"/>
    <w:link w:val="16"/>
    <w:unhideWhenUsed/>
    <w:qFormat/>
    <w:uiPriority w:val="99"/>
    <w:pPr>
      <w:jc w:val="center"/>
    </w:pPr>
    <w:rPr>
      <w:rFonts w:ascii="Times New Roman" w:hAnsi="Times New Roman" w:eastAsia="黑体" w:cs="Times New Roman"/>
      <w:sz w:val="44"/>
      <w:szCs w:val="44"/>
    </w:rPr>
  </w:style>
  <w:style w:type="paragraph" w:styleId="4">
    <w:name w:val="Plain Text"/>
    <w:basedOn w:val="1"/>
    <w:link w:val="13"/>
    <w:unhideWhenUsed/>
    <w:qFormat/>
    <w:uiPriority w:val="99"/>
    <w:rPr>
      <w:rFonts w:ascii="宋体" w:hAnsi="Courier New" w:eastAsia="宋体" w:cs="Times New Roman"/>
      <w:szCs w:val="21"/>
    </w:rPr>
  </w:style>
  <w:style w:type="paragraph" w:styleId="5">
    <w:name w:val="Balloon Text"/>
    <w:basedOn w:val="1"/>
    <w:link w:val="19"/>
    <w:qFormat/>
    <w:uiPriority w:val="0"/>
    <w:rPr>
      <w:sz w:val="18"/>
      <w:szCs w:val="18"/>
    </w:rPr>
  </w:style>
  <w:style w:type="paragraph" w:styleId="6">
    <w:name w:val="footer"/>
    <w:basedOn w:val="1"/>
    <w:link w:val="12"/>
    <w:qFormat/>
    <w:uiPriority w:val="99"/>
    <w:pPr>
      <w:tabs>
        <w:tab w:val="center" w:pos="4153"/>
        <w:tab w:val="right" w:pos="8306"/>
      </w:tabs>
      <w:snapToGrid w:val="0"/>
      <w:jc w:val="left"/>
    </w:pPr>
    <w:rPr>
      <w:sz w:val="18"/>
      <w:szCs w:val="18"/>
    </w:rPr>
  </w:style>
  <w:style w:type="paragraph" w:styleId="7">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unhideWhenUsed/>
    <w:qFormat/>
    <w:uiPriority w:val="99"/>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1">
    <w:name w:val="页眉 Char"/>
    <w:basedOn w:val="8"/>
    <w:link w:val="7"/>
    <w:qFormat/>
    <w:uiPriority w:val="0"/>
    <w:rPr>
      <w:rFonts w:asciiTheme="minorHAnsi" w:hAnsiTheme="minorHAnsi" w:eastAsiaTheme="minorEastAsia" w:cstheme="minorBidi"/>
      <w:kern w:val="2"/>
      <w:sz w:val="18"/>
      <w:szCs w:val="18"/>
    </w:rPr>
  </w:style>
  <w:style w:type="character" w:customStyle="1" w:styleId="12">
    <w:name w:val="页脚 Char"/>
    <w:basedOn w:val="8"/>
    <w:link w:val="6"/>
    <w:qFormat/>
    <w:uiPriority w:val="99"/>
    <w:rPr>
      <w:rFonts w:asciiTheme="minorHAnsi" w:hAnsiTheme="minorHAnsi" w:eastAsiaTheme="minorEastAsia" w:cstheme="minorBidi"/>
      <w:kern w:val="2"/>
      <w:sz w:val="18"/>
      <w:szCs w:val="18"/>
    </w:rPr>
  </w:style>
  <w:style w:type="character" w:customStyle="1" w:styleId="13">
    <w:name w:val="纯文本 Char"/>
    <w:basedOn w:val="8"/>
    <w:link w:val="4"/>
    <w:qFormat/>
    <w:uiPriority w:val="99"/>
    <w:rPr>
      <w:rFonts w:ascii="宋体" w:hAnsi="Courier New"/>
      <w:kern w:val="2"/>
      <w:sz w:val="21"/>
      <w:szCs w:val="21"/>
    </w:rPr>
  </w:style>
  <w:style w:type="paragraph" w:customStyle="1" w:styleId="14">
    <w:name w:val="Body text|1"/>
    <w:basedOn w:val="1"/>
    <w:qFormat/>
    <w:uiPriority w:val="0"/>
    <w:pPr>
      <w:spacing w:line="388" w:lineRule="auto"/>
      <w:ind w:firstLine="400"/>
    </w:pPr>
    <w:rPr>
      <w:rFonts w:ascii="宋体" w:hAnsi="宋体" w:eastAsia="宋体" w:cs="宋体"/>
      <w:sz w:val="30"/>
      <w:szCs w:val="30"/>
    </w:rPr>
  </w:style>
  <w:style w:type="paragraph" w:customStyle="1" w:styleId="15">
    <w:name w:val="Acetate"/>
    <w:basedOn w:val="1"/>
    <w:next w:val="1"/>
    <w:semiHidden/>
    <w:qFormat/>
    <w:uiPriority w:val="0"/>
    <w:pPr>
      <w:textAlignment w:val="baseline"/>
    </w:pPr>
    <w:rPr>
      <w:rFonts w:ascii="Calibri" w:hAnsi="Calibri" w:eastAsia="宋体" w:cs="Times New Roman"/>
      <w:sz w:val="18"/>
      <w:szCs w:val="18"/>
    </w:rPr>
  </w:style>
  <w:style w:type="character" w:customStyle="1" w:styleId="16">
    <w:name w:val="正文文本 Char"/>
    <w:basedOn w:val="8"/>
    <w:link w:val="3"/>
    <w:qFormat/>
    <w:uiPriority w:val="99"/>
    <w:rPr>
      <w:rFonts w:ascii="Times New Roman" w:hAnsi="Times New Roman" w:eastAsia="黑体"/>
      <w:kern w:val="2"/>
      <w:sz w:val="44"/>
      <w:szCs w:val="44"/>
    </w:rPr>
  </w:style>
  <w:style w:type="paragraph" w:customStyle="1" w:styleId="17">
    <w:name w:val="Body text (2)1"/>
    <w:basedOn w:val="1"/>
    <w:qFormat/>
    <w:uiPriority w:val="0"/>
    <w:pPr>
      <w:shd w:val="clear" w:color="auto" w:fill="FFFFFF"/>
      <w:spacing w:before="1020" w:after="1380" w:line="0" w:lineRule="atLeast"/>
      <w:jc w:val="center"/>
    </w:pPr>
    <w:rPr>
      <w:rFonts w:ascii="MingLiU" w:hAnsi="MingLiU" w:eastAsia="MingLiU" w:cs="宋体"/>
      <w:spacing w:val="20"/>
      <w:sz w:val="30"/>
      <w:szCs w:val="30"/>
    </w:rPr>
  </w:style>
  <w:style w:type="character" w:customStyle="1" w:styleId="18">
    <w:name w:val="15"/>
    <w:basedOn w:val="8"/>
    <w:qFormat/>
    <w:uiPriority w:val="0"/>
    <w:rPr>
      <w:rFonts w:hint="default" w:ascii="Times New Roman" w:hAnsi="Times New Roman" w:eastAsia="仿宋_GB2312" w:cs="Times New Roman"/>
      <w:kern w:val="2"/>
      <w:sz w:val="32"/>
      <w:szCs w:val="32"/>
    </w:rPr>
  </w:style>
  <w:style w:type="character" w:customStyle="1" w:styleId="19">
    <w:name w:val="批注框文本 Char"/>
    <w:basedOn w:val="8"/>
    <w:link w:val="5"/>
    <w:qFormat/>
    <w:uiPriority w:val="0"/>
    <w:rPr>
      <w:rFonts w:asciiTheme="minorHAnsi" w:hAnsiTheme="minorHAnsi" w:eastAsiaTheme="minorEastAsia" w:cstheme="minorBidi"/>
      <w:kern w:val="2"/>
      <w:sz w:val="18"/>
      <w:szCs w:val="18"/>
    </w:rPr>
  </w:style>
  <w:style w:type="paragraph" w:customStyle="1" w:styleId="20">
    <w:name w:val="公文正文"/>
    <w:next w:val="2"/>
    <w:qFormat/>
    <w:uiPriority w:val="0"/>
    <w:pPr>
      <w:widowControl w:val="0"/>
      <w:jc w:val="both"/>
    </w:pPr>
    <w:rPr>
      <w:rFonts w:ascii="Times New Roman" w:hAnsi="Times New Roman" w:eastAsia="仿宋_GB2312" w:cs="Times New Roman"/>
      <w:kern w:val="2"/>
      <w:sz w:val="32"/>
      <w:szCs w:val="3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38</Pages>
  <Words>2256</Words>
  <Characters>12864</Characters>
  <Lines>107</Lines>
  <Paragraphs>30</Paragraphs>
  <TotalTime>12</TotalTime>
  <ScaleCrop>false</ScaleCrop>
  <LinksUpToDate>false</LinksUpToDate>
  <CharactersWithSpaces>15090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2022-05-19T02:51:00Z</dcterms:created>
  <dc:creator>Administrator</dc:creator>
  <cp:lastModifiedBy>星星</cp:lastModifiedBy>
  <cp:lastPrinted>2022-05-31T07:05:00Z</cp:lastPrinted>
  <dcterms:modified xsi:type="dcterms:W3CDTF">2022-06-16T08:28:07Z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y fmtid="{D5CDD505-2E9C-101B-9397-08002B2CF9AE}" pid="3" name="ICV">
    <vt:lpwstr>2BD620B72FC749989B774249B91DE1D4</vt:lpwstr>
  </property>
</Properties>
</file>