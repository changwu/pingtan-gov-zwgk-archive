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锅炉使用单位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default" w:ascii="方正小标宋简体" w:hAnsi="方正小标宋简体" w:eastAsia="方正小标宋简体" w:cs="方正小标宋简体"/>
          <w:sz w:val="36"/>
          <w:szCs w:val="36"/>
          <w:lang w:val="en-US" w:eastAsia="zh-CN"/>
        </w:rPr>
      </w:pPr>
    </w:p>
    <w:p>
      <w:pPr>
        <w:jc w:val="center"/>
        <w:rPr>
          <w:rFonts w:hint="eastAsia"/>
          <w:lang w:val="en-US" w:eastAsia="zh-CN"/>
        </w:rPr>
      </w:pPr>
    </w:p>
    <w:p>
      <w:pPr>
        <w:spacing w:line="600" w:lineRule="exact"/>
        <w:jc w:val="center"/>
        <w:rPr>
          <w:rFonts w:hint="eastAsia"/>
          <w:lang w:val="en-US" w:eastAsia="zh-CN"/>
        </w:rPr>
        <w:sectPr>
          <w:pgSz w:w="11906" w:h="16838"/>
          <w:pgMar w:top="2098" w:right="1531" w:bottom="1984" w:left="1531" w:header="851" w:footer="992" w:gutter="0"/>
          <w:pgNumType w:fmt="decimal"/>
          <w:cols w:space="425" w:num="1"/>
          <w:docGrid w:type="lines" w:linePitch="312" w:charSpace="0"/>
        </w:sectPr>
      </w:pPr>
    </w:p>
    <w:p>
      <w:pPr>
        <w:spacing w:line="600" w:lineRule="exact"/>
        <w:jc w:val="center"/>
        <w:rPr>
          <w:rFonts w:hint="eastAsia"/>
          <w:lang w:val="en-US" w:eastAsia="zh-CN"/>
        </w:rPr>
      </w:pPr>
    </w:p>
    <w:p>
      <w:pPr>
        <w:spacing w:line="600" w:lineRule="exact"/>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锅炉安全员</w:t>
      </w:r>
    </w:p>
    <w:p>
      <w:pPr>
        <w:spacing w:line="600" w:lineRule="exact"/>
        <w:jc w:val="center"/>
        <w:rPr>
          <w:rFonts w:hint="eastAsia" w:ascii="黑体" w:hAnsi="黑体" w:eastAsia="黑体" w:cs="黑体"/>
          <w:sz w:val="44"/>
          <w:szCs w:val="44"/>
          <w:lang w:val="en-US" w:eastAsia="zh-CN"/>
        </w:rPr>
      </w:pPr>
    </w:p>
    <w:p>
      <w:pPr>
        <w:numPr>
          <w:ilvl w:val="0"/>
          <w:numId w:val="1"/>
        </w:numPr>
        <w:overflowPunct w:val="0"/>
        <w:spacing w:line="38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1、根据《锅炉安全技术规程》（TSG 11-2020）的规定，锅炉检验包括定期检验。（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2、根据《锅炉安全技术规程》（TSG 11-2020）的规定，锅炉作业人员在锅炉运行前应当做好各种检查，按照规定的程序启动和运行，可任意提高运行参数。（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3、根据《锅炉安全技术规程》（TSG 11-2020）的规定，不断加大给水并且釆取其他措施但是水位仍然继续下降时应立即停炉。（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4、根据《锅炉安全技术规程》（TSG 11-2020）的规定，额定蒸发量小于或者等于1t/h的蒸汽锅炉可只装设一个安全阀。（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5、根据《锅炉安全技术规程》（TSG 11-2020）的规定，蒸汽锅炉的安全阀可以采用全启式弹簧安全阀。（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6、根据《锅炉安全技术规程》（TSG 11-2020）的规定，釆用螺纹连接的弹簧安全阀时，安全阀应当与带有螺纹的短管相连接，而短管与锅筒(壳)或者集箱筒体的连接应当釆用焊接结构。（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7、根据《中华人民共和国特种设备安全法》的规定，特种设备使用时，如果有足够的防护条件可不具有规定的安全距离、安全防护措施。（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8、根据《特种设备安全监察条例》的规定，特种设备作业人员在作业过程中发现事故隐患或者其他不安全因素，如果能够自行处理，可不向现场安全管理人员和单位有关负责人报告。（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9、根据《特种设备使用管理规则》的规定，锅炉使用单位，应当做好锅炉水(介)质的处理和监测工作，保证水(介)质质量符合相关要求。（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10、根据《特种设备作业人员监督管理办法》的规定，用人单位可不建立特种设备作业人员管理档案。（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11、根据《高耗能特种设备节能监督管理办法》的规定，高耗能特种设备使用单位办理特种设备使用登记时，应当按照有关特种设备安全技术规范的要求，提供有关能效证明文件。（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12、根据《特种设备使用单位落实使用安全主体责任监督管理规定》的规定，锅炉停（备）用期间，使用单位应当做好锅炉及水处理设备的防腐蚀等停炉保养工作。（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13、根据《特种设备使用单位落实使用安全主体责任监督管理规定》的规定，锅炉安全员要每日根据锅炉安全风险管控清单，按照相关安全技术规范和本单位安全管理制度的要求，对投入使用的锅炉进行巡检，形成每日锅炉安全检查记录。（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14、根据《锅炉安全技术规程》（TSG 11-2020）的规定，锅炉内部检验需要停炉状态下进行。（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15、根据《锅炉安全技术规程》（TSG 11-2020）的规定，锅炉使用单位应当根据检验工作的需要进行相应的检验配合工作。（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16、根据《锅炉安全技术规程》（TSG 11-2020）的规定，无可靠的水处理措施的锅炉也可投入运行。（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17、根据《锅炉安全技术规程》（TSG 11-2020）的规定，蒸汽锅炉安全阀排汽管应当直通安全地点，并且有足够的流通截面积，保证排汽畅通。（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18、根据《锅炉安全技术规程》（TSG 11-2020）的规定，两个独立的安全阀的排汽管可以相连。（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19、根据《锅炉安全技术规程》（TSG 11-2020）的规定，安全阀经过校验后，不需要加锁或者铅封。（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20、根据《特种设备安全监督检查办法》的规定，特种设备发生过事故或者有明显故障，未对其进行全面检查、消除事故隐患，继续使用的，属于严重事故隐患。（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21、根据《特种设备安全监察条例定》的规定，特种设备事故分为特别重大事故、重大事故、较大事故和一般事故。（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22、根据《特种设备使用管理规则》的规定，使用额定工作压力大于或者等于 2.5MPa 锅炉的使用单位应当配备专职安全管理员，并且取得相应的特种设备安全管理人员资格证书。（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23、根据《高耗能特种设备节能监督管理办法》的规定，高耗能特种设备，是指在使用过程中能源消耗量或者转换量大，并具有较大节能空间的锅炉、换热压力容器等特种设备。（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24、根据《高耗能特种设备节能监督管理办法》的规定，锅炉属于高耗能特种设备。（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25、根据《锅炉安全技术规程》（TSG 11-2020）的规定，电站锅炉在启动点火前，应当进行化学清洗。（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26、根据《锅炉安全技术规程》（TSG 11-2020）的规定，电站锅炉在启动点火前，锅炉热力系统应当进行冷态水冲洗和热态水冲洗。（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27、根据《锅炉安全技术规程》（TSG 11-2020）的规定，电站锅炉在启动点火前，锅炉范围内的管道不需要进行吹洗。（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28、根据《锅炉安全技术规程》（TSG 11-2020）的规定，电站锅炉停炉的降温降压过程应当符合停炉曲线要求，熄火后的通风和放水，使受压元件快速冷却。（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29、根据《锅炉安全技术规程》（TSG 11-2020）的规定，锅水循环泵发生故障，不能保证锅炉安全运行时，应当停止向炉膛输送燃料。（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30、根据《锅炉安全技术规程》（TSG 11-2020）的规定，锅炉使用单位在锅炉检修时可不需进行化学检查。（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numPr>
          <w:ilvl w:val="0"/>
          <w:numId w:val="1"/>
        </w:numPr>
        <w:overflowPunct w:val="0"/>
        <w:spacing w:line="38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1、根据《锅炉安全技术规程》（TSG 11-2020）的规定，锅炉检验包括（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A、巡检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B、点检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C、定期检验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D、抽检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2、根据《锅炉安全技术规程》（TSG 11-2020）的规定，锅炉停止运行（      ）年以上需要恢复运行前应该进行内部检验。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3、根据《锅炉安全技术规程》（TSG 11-2020）的规定，锅炉（      ）检验应当包括上次检验发现问题的整改情况以及遗留缺陷的情况。</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A、内部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C、委托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D、首次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4、根据《锅炉安全技术规程》（TSG 11-2020）的规定，当实际使用的最高工作压力低于锅炉额定工作压力时，可以按照锅炉使用单位提供的（      ）确定试验压力。</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A、额定工作压力</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B、最高工作压力</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C、最低工作压力</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D、安全阀校准压力</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5、根据《锅炉安全技术规程》（TSG 11-2020）的规定，锅炉作业人员在锅炉运行前应当做好各种检查，按照规定的程序启动和运行，（      ）任意提高运行参数。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C、可以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6、根据《锅炉安全技术规程》（TSG 11-2020）的规定，锅炉（      ）人员在锅炉运行前应当做好各种检查，按照规定的程序启动和运行，不得任意提高运行参数。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B、作业</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C、监管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7、根据《锅炉安全技术规程》（TSG 11-2020）的规定，当锅炉运行中发生（      ）状况时应停止运行。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A、受压元件升温</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B、烟道有积灰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C、受热面金属严重超温</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D、汽水质量下降</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8、根据《锅炉安全技术规程》（TSG 11-2020）的规定，燃烧设备损坏、炉墙倒塌或者锅炉构架被烧红等，严重威胁锅炉安全运行应立即（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A、停炉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B、给水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C、泄压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9、根据《锅炉安全技术规程》（TSG 11-2020）的规定，锅炉元（部）件受损坏，危及锅炉运行作业人员安全应立即（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A、停炉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B、给水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C、泄压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10、根据《锅炉安全技术规程》（TSG 11-2020）的规定，水位表、安全阀或者装设在汽空间的压力表全部失效应立即（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A、停炉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B、给水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C、泄压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11、根据《锅炉安全技术规程》（TSG 11-2020）的规定，给水泵失效或者给水系统故障，不能向锅炉给水应立即（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A、停炉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B、给水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C、泄压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D、报告</w:t>
      </w:r>
    </w:p>
    <w:p>
      <w:pPr>
        <w:keepNext w:val="0"/>
        <w:keepLines w:val="0"/>
        <w:widowControl w:val="0"/>
        <w:suppressLineNumbers w:val="0"/>
        <w:overflowPunct w:val="0"/>
        <w:spacing w:line="380" w:lineRule="exact"/>
        <w:jc w:val="both"/>
        <w:textAlignment w:val="center"/>
        <w:rPr>
          <w:ins w:id="0" w:author="pingtan" w:date="2024-08-09T08:43:12Z"/>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12、根据《锅炉安全技术规程》（TSG 11-2020）的规定，锅炉满水（贯流式锅炉启动状态除外），水位超过最高可见水位，经过放水仍然不能见到水位应立即（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A、停炉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B、给水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C、泄压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13、根据《锅炉安全技术规程》（TSG 11-2020）的规定，锅炉水位低于水位表最低可见边缘应立即（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A、停炉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B、给水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C、泄压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14、根据《锅炉安全技术规程》（TSG 11-2020）的规定，不断加大给水并且釆取其他措施但是水位仍然继续下降时应立即（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A、停炉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B、给水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C、泄压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15、根据《锅炉安全技术规程》（TSG 11-2020）的规定，锅炉检修时，进入锅炉内作业的人员工作时，以下（      ）不符合要求。</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A、进入锅筒（壳）内部工作之前，必须用能指示出隔断位置的强度足够的金属堵板将连接其他运行锅炉的蒸汽、热水、给水、排污等管道可靠地隔开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B、进入锅筒（壳）内部工作之前，必须将锅筒（壳）上的人孔和集箱上的手孔打开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C、进入烟道及燃烧室工作前，必须进行通风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D、在锅筒（壳）和潮湿的炉膛、烟道内工作而使用电灯照明时，可以明火照明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16、根据《锅炉安全技术规程》（TSG 11-2020）的规定，蒸汽锅炉定期排污时宜在（      ）时进行，同时严格监视水位。</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A、低水位</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B、高水位</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C、低负荷</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D、高负荷</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17、根据《锅炉安全技术规程》（TSG 11-2020）的规定，釆用必要的检测手段监测水汽质量，每班至少化验（      ）次水汽质量。</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18、根据《锅炉安全技术规程》（TSG 11-2020）的规定，符合下列（      ）的锅炉，可以只装设一个安全阀。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A、额定蒸发量小于或者等于0.5t/h的蒸汽锅炉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B、额定蒸发量大于1t/h的蒸汽锅炉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C、额定蒸发量小于4t/h</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D、额定热功率大于2.8MW的热水锅炉</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19、根据《锅炉安全技术规程》（TSG 11-2020）的规定，额定蒸发量小于或者等于0.5t/h的蒸汽锅炉可只装设一个（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A、水位计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B、安全阀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C、爆破片</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D、易熔塞</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20、根据《锅炉安全技术规程》（TSG 11-2020）的规定，蒸汽锅炉锅筒(壳)上的安全阀和过热器上的安全阀的总排放量，应当（      ）额定蒸发量。</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A、小于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B、等于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C、大于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D、不大于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21、根据《锅炉安全技术规程》（TSG 11-2020）的规定，安全阀应当（      ）安装。</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A、水平</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B、垂直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C、放平</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D、铅直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22、根据《锅炉安全技术规程》（TSG 11-2020）的规定，几个安全阀如果共同装在一个与锅筒(壳)直接相连的短管上，短管的流通截面积应当（      ）所有安全阀的流通截面积之和。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A、不小于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B、等于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C、大于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D、小于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23、根据《锅炉安全技术规程》（TSG 11-2020）的规定，（      ）应当装设压力表。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A、热水锅炉的锅筒(壳)上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B、烟道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C、水泵入口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D、水泵出口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24、根据《锅炉安全技术规程》（TSG 11-2020）的规定，（      ）应当装设压力表。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A、蒸汽锅炉锅筒(壳)的蒸汽空间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B、烟道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C、水泵入口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D、水泵出口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25、根据《锅炉安全技术规程》（TSG 11-2020）的规定，（      ）应当装设压力表。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A、省煤器出口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B、烟道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C、水泵入口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D、水泵出口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26、根据《锅炉安全技术规程》（TSG 11-2020）的规定，B级锅炉压力表精确度应当不低于（      ）级。</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A、0.06</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B、2.5</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D、16</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27、根据《锅炉安全技术规程》（TSG 11-2020）的规定，压力表的量程应当根据工作压力选用，一般为工作压力的1.5倍〜3.0倍，最好选用（      ）倍。</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C、2.5</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28、根据《锅炉安全技术规程》（TSG 11-2020）的规定，锅炉蒸汽空间设置的压力表应当有（      ）或者其他冷却蒸汽的措施。</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A、汽水管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B、三通阀门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 存水弯管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D、排污管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29、根据《锅炉安全技术规程》（TSG 11-2020）的规定，每台蒸汽锅炉锅筒（壳）应当装设至少（      ）个彼此独立的直读式水位表。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30、根据《锅炉安全技术规程》（TSG 11-2020）的规定，（      ）应当有指示最高、最低安全水位和正常水位的明显标志。</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A、水位表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B、安全阀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C、压力表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D、主蒸汽阀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31、根据《锅炉安全技术规程》（TSG 11-2020）的规定，水位表应当安装在便于观察的地方，水位表距离操作地面高于（      ）mm时，应当加装远程水位测量装置或者水位视频监视系统。</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A、2000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B、3000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C、5000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D、6000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32、根据《锅炉安全技术规程》（TSG 11-2020）的规定，以下（      ）位置不需要装设温度测测点。</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A、蒸汽锅炉的给水温度</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B、热水锅炉进口、出口水温</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C、燃烧机进气口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D、排烟温度</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33、根据《锅炉安全技术规程》（TSG 11-2020）的规定，额定蒸发量大于或者等于（      ）的锅炉，应当装设蒸汽超压报警和联锁保护装置，超压联锁保护装置动作整定值应当低于安全阀较低整定压力值。</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A、0.5t/h</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B、1t/h</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C、2t/h</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D、4t/h</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34、根据《中华人民共和国特种设备安全法》的规定，特种设备使用单位应当在特种设备投入使用前或者投入使用后（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B、15</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35、根据《中华人民共和国特种设备安全法》的规定，特种设备使用单位（      ）建立特种设备安全技术档案。安全技术档案应当包括以下内容：</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（一）特种设备的设计文件、产品质量合格证明、安装及使用维护保养说明、监督检验证明等相关技术资料和文件；</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（二）特种设备的定期检验和定期自行检查记录；</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（三）特种设备的日常使用状况记录；</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（四）特种设备及其附属仪器仪表的维护保养记录；</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（五）特种设备的运行故障和事故记录。</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C、视情况</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D、可不</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36、根据《中华人民共和国特种设备安全法》的规定，特种设备的使用（      ）具有规定的安全距离、安全防护措施。</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C、建议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37、根据《中华人民共和国特种设备安全法》的规定，特种设备使用单位应当按照安全技术规范的要求，在检验合格有效期届满前（      ）向特种设备检验机构提出定期检验要求。</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A、半个月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B、一个月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C、两个月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D、三个月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38、根据《中华人民共和国特种设备安全法》的规定，未经定期检验或者检验不合格的特种设备，（      ）继续使用。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A、不宜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C、可以监控</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D、有条件的可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39、根据《特种设备安全监察条例》的规定，特种设备登记标志应当置于或者附着于该特种设备的（      ）位置。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A、显著</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B、底部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C、顶部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D、中部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40、根据《特种设备安全监察条例》的规定，特种设备使用单位（      ）对在用特种设备进行经常性日常维护保养，并定期自行检查。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C、根据销售协议</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D、根据主要负责人的要求</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41、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A、变更登记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C、重新登记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D、停用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42、根据《特种设备使用管理规则》的规定，为保证特种设备的安全运行，特种设备使用单位应当根据所使用特种设备的类别、品种和特性进行（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B、检验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C、定期自行检查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43、根据《特种设备使用管理规则》的规定，使用单位应当在特种设备定期检验有效期届满的（      ）个月以前，向特种设备检验机构提出定期检验申请，并且做好相关的准备工作。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44、根据《特种设备使用管理规则》的规定，定期检验完成后，使用单位应当组织进行特种设备管路连接、密封、附件(含零部件、安全附件、安全保护装置、仪器仪表等)和内件安装、试运行等工作， 并且对其（      ）性负责。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C、经济</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D、节能</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45、根据《特种设备使用管理规则》的规定，检验结论为合格时，使用单位应当按照检验结论确定的（      ）使用特种设备。</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A、条件</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B、参数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C、温度</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D、压力</w:t>
      </w:r>
    </w:p>
    <w:p>
      <w:pPr>
        <w:keepNext w:val="0"/>
        <w:keepLines w:val="0"/>
        <w:widowControl w:val="0"/>
        <w:suppressLineNumbers w:val="0"/>
        <w:overflowPunct w:val="0"/>
        <w:spacing w:line="380" w:lineRule="exact"/>
        <w:jc w:val="both"/>
        <w:textAlignment w:val="center"/>
        <w:rPr>
          <w:ins w:id="1" w:author="pingtan" w:date="2024-08-09T08:46:27Z"/>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46、根据《特种设备使用管理规则》的规定，使用单位应当按照隐患排查治理制度进行隐患排查，发现事故隐患（      ）消除，待隐患消除后，方可继续使用。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A、可暂不</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B、应当及时</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C、应当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D、不可</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47、根据《特种设备使用管理规则》的规定，特种设备在投入使用前或者投入使用后（      ）日内，使用单位应当向特种设备所在地的直辖市或者设区的市的特种设备安全监管部门申请办理使用登记。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C、45</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48、根据《特种设备使用管理规则》的规定，特种设备拟停用（      ）年以上的，使用单位应当采取有效的保护措施，并且设置停用标志，在停用后30日内告知登记机关。</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49、根据《特种设备作业人员监督管理办法》的规定，特种设备作业人员证每（      ）年复审一次。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50、根据《高耗能特种设备节能监督管理办法》的规定，高耗能特种设备使用单位办理特种设备使用登记时，应当按照有关特种设备安全技术规范的要求，提供有关（      ）证明文件。</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A、质量</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B、能效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C、安全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D、采购</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51、根据《高耗能特种设备节能监督管理办法》的规定，高耗能特种设备安全技术档案包括（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A、能效测试报告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B、采购合同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C、采购发票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D、安装监检约检单</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52、根据《特种设备使用单位落实使用安全主体责任监督管理规定》的规定，锅炉安全员发现锅炉存在一般事故隐患时，应当立即进行处理；发现存在严重事故隐患时，应当立即责令停止使用并向（      ）报告，锅炉安全总监应当立即组织分析研判，采取处置措施，消除严重事故隐患。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A、锅炉安全员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B、锅炉安全总监</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D、班组长</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53、根据《特种设备使用单位落实使用安全主体责任监督管理规定》的规定，锅炉安全员要每（      ）根据锅炉安全风险管控清单，按照相关安全技术规范和本单位安全管理制度的要求，对投入使用的锅炉进行巡检，未发现问题的，也应当予以记录，实行零风险报告。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54、根据《锅炉安全技术规程》（TSG 11-2020）的规定，锅炉外部检验每年进行（      ）次。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A、4</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55、根据《锅炉安全技术规程》（TSG 11-2020）的规定，锅炉内部检验每（      ）年进行1次。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56、根据《锅炉安全技术规程》（TSG 11-2020）的规定，每月对所使用的锅炉至少进行（      ）次月度检查，并且记录检查情况。</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57、根据《锅炉安全技术规程》（TSG 11-2020）的规定，安全阀排汽管底部应当装有接到安全地点的疏水管，在疏水管上（      ）装设阀门。</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C、不应当</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D、必须</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58、根据《锅炉安全技术规程》（TSG 11-2020）的规定，在用锅炉的安全阀（      ）至少校验1次。</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A、每月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B、每3月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C、每半年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D、每年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59、根据《锅炉安全技术规程》（TSG 11-2020）的规定，安全阀整定压力、密封性等检验结果应当记入（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A、锅炉安全技术档案</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B、锅炉检验报告</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C、锅炉巡查记录</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D、锅炉运行记录</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60、根据《锅炉安全技术规程》（TSG 11-2020）的规定，压力表应当定期进行（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A、校准</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B、调整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C、审查</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D、校验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61、根据《特种设备作业人员监督管理办法》的规定，第二条  锅炉、压力容器（含气瓶）、压力管道、电梯、起重机械、客运索道、大型游乐设施、场（厂）内专用机动车辆等特种设备的作业人员及其相关管理人员统称特种设备（      ）人员。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62、根据《特种设备使用单位落实使用安全主体责任监督管理规定》的规定，锅炉使用单位应当根据本单位锅炉的数量、用途、使用环境等情况，配备锅炉安全总监和足够数量的锅炉安全员，并（      ）明确负责的锅炉安全员。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C、逐台</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D、立即</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63、根据《特种设备使用单位落实使用安全主体责任监督管理规定》的规定，锅炉使用单位及其主要负责人无正当理由未采纳锅炉安全总监和锅炉安全员依照本规定第五条提出的意见或者建议的，应当认为锅炉安全总监和锅炉安全员已经（      ），不予处罚。</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A、开展工作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B、努力工作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C、依法履职尽责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D、尽心尽力</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64、根据《特种设备安全监督检查办法》的规定，特种设备未取得许可生产、国家明令淘汰、已经报废或者达到报废条件，继续使用的，属于（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65、根据《特种设备安全监督检查办法》的规定，特种设备发生过事故或者有明显故障，未对其进行全面检查、消除事故隐患，继续使用的，属于（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66、根据《特种设备安全监督检查办法》的规定，特种设备未经监督检验或者经检验、检测不合格，继续使用的，属于（      ）。</w:t>
      </w:r>
      <w:bookmarkStart w:id="0" w:name="_GoBack"/>
      <w:bookmarkEnd w:id="0"/>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67、根据《特种设备安全监督检查办法》的规定，特种设备安全附件、安全保护装置缺失或者失灵，继续使用的，属于（      ）。</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68、根据《特种设备安全监督检查办法》的规定，特种设备超过规定参数、使用范围使用的，属于（      ）。B</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69、根据《锅炉安全技术规程》（TSG 11-2020）的规定，电站锅炉使用单位应当根据制造单位提供的有关资料和设备结构特点或者通过试验确定锅炉启动、停炉方式，并且绘制锅炉（      ）曲线。</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A、升温</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B、升压</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C、控制(启、停)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D、变化(启、停)</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70、根据《锅炉安全技术规程》（TSG 11-2020）的规定，电站锅炉运行中遇到（      ）情况时，不需停止向炉膛输送燃料。</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A、锅炉严重满水</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B、安全阀起跳</w:t>
      </w:r>
    </w:p>
    <w:p>
      <w:pPr>
        <w:keepNext w:val="0"/>
        <w:keepLines w:val="0"/>
        <w:widowControl w:val="0"/>
        <w:suppressLineNumbers w:val="0"/>
        <w:overflowPunct w:val="0"/>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C、水位装置失效无法监视水位</w:t>
      </w:r>
    </w:p>
    <w:p>
      <w:pPr>
        <w:keepNext w:val="0"/>
        <w:keepLines w:val="0"/>
        <w:widowControl w:val="0"/>
        <w:suppressLineNumbers w:val="0"/>
        <w:overflowPunct w:val="0"/>
        <w:spacing w:line="38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D、炉膛熄火</w:t>
      </w: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Arial">
    <w:altName w:val="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-196850</wp:posOffset>
              </wp:positionV>
              <wp:extent cx="972185" cy="433705"/>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72185" cy="433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5pt;height:34.15pt;width:76.55pt;mso-position-horizontal:inside;mso-position-horizontal-relative:margin;z-index:251659264;mso-width-relative:page;mso-height-relative:page;" filled="f" stroked="f" coordsize="21600,21600" o:gfxdata="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A21Vl31gAAAAcBAAAPAAAAAAAAAAEAIAAAADgAAABkcnMvZG93bnJl&#10;di54bWxQSwECFAAUAAAACACHTuJAURU9BSICAAApBAAADgAAAAAAAAABACAAAAA7AQAAZHJzL2Uy&#10;b0RvYy54bWxQSwUGAAAAAAYABgBZAQAAzwUAAAAA&#10;">
              <v:fill on="f" focussize="0,0"/>
              <v:stroke on="f" weight="0.5pt"/>
              <v:imagedata o:title=""/>
              <o:lock v:ext="edit" aspectratio="f"/>
              <v:textbox inset="0mm,0mm,0mm,0mm">
                <w:txbxContent>
                  <w:p>
                    <w:pPr>
                      <w:pStyle w:val="3"/>
                      <w:ind w:firstLine="280" w:firstLineChars="100"/>
                      <w:rPr>
                        <w:rFonts w:hint="default"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ingtan">
    <w15:presenceInfo w15:providerId="None" w15:userId="ping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2816716"/>
    <w:rsid w:val="02B379C5"/>
    <w:rsid w:val="04194A97"/>
    <w:rsid w:val="06422C2B"/>
    <w:rsid w:val="25F80F5A"/>
    <w:rsid w:val="28EA03D6"/>
    <w:rsid w:val="301D26DA"/>
    <w:rsid w:val="39FA01F5"/>
    <w:rsid w:val="406C550C"/>
    <w:rsid w:val="40BA08D6"/>
    <w:rsid w:val="45C34131"/>
    <w:rsid w:val="4C5864D9"/>
    <w:rsid w:val="56D424EB"/>
    <w:rsid w:val="5CFEAE0E"/>
    <w:rsid w:val="67E4235D"/>
    <w:rsid w:val="6D54359A"/>
    <w:rsid w:val="6F8C75A6"/>
    <w:rsid w:val="6FAC1566"/>
    <w:rsid w:val="723143F0"/>
    <w:rsid w:val="72A9DB2D"/>
    <w:rsid w:val="72D36533"/>
    <w:rsid w:val="7638310A"/>
    <w:rsid w:val="77ED7C27"/>
    <w:rsid w:val="794D7A89"/>
    <w:rsid w:val="79B148C6"/>
    <w:rsid w:val="9FFE65E2"/>
    <w:rsid w:val="BFFEE866"/>
    <w:rsid w:val="DE7FADA7"/>
    <w:rsid w:val="EDF97584"/>
    <w:rsid w:val="F9BA645B"/>
    <w:rsid w:val="FB78B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22683</Words>
  <Characters>24176</Characters>
  <Lines>0</Lines>
  <Paragraphs>0</Paragraphs>
  <TotalTime>15</TotalTime>
  <ScaleCrop>false</ScaleCrop>
  <LinksUpToDate>false</LinksUpToDate>
  <CharactersWithSpaces>25116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2024-01-26T09:32:00Z</dcterms:created>
  <dc:creator>R1218</dc:creator>
  <cp:lastModifiedBy>pingtan</cp:lastModifiedBy>
  <dcterms:modified xsi:type="dcterms:W3CDTF">2024-08-20T16:24:05Z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4F47FB4C9B134AEFB587265ADB0AB2FB_13</vt:lpwstr>
  </property>
</Properties>
</file>