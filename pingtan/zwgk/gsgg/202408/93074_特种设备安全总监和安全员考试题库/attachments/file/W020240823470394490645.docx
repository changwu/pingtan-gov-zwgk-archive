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锅炉生产单位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lang w:val="en-US" w:eastAsia="zh-CN"/>
        </w:rPr>
        <w:t>质量</w:t>
      </w: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jc w:val="center"/>
        <w:rPr>
          <w:rFonts w:ascii="方正小标宋简体" w:hAnsi="方正小标宋简体" w:eastAsia="方正小标宋简体" w:cs="方正小标宋简体"/>
          <w:sz w:val="36"/>
          <w:szCs w:val="36"/>
        </w:rPr>
      </w:pPr>
    </w:p>
    <w:p>
      <w:pPr>
        <w:spacing w:line="600" w:lineRule="exact"/>
        <w:jc w:val="center"/>
        <w:rPr>
          <w:rFonts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spacing w:line="600" w:lineRule="exact"/>
        <w:jc w:val="center"/>
        <w:rPr>
          <w:rFonts w:ascii="方正小标宋简体" w:hAnsi="方正小标宋简体" w:eastAsia="方正小标宋简体" w:cs="方正小标宋简体"/>
          <w:sz w:val="44"/>
          <w:szCs w:val="44"/>
        </w:rPr>
      </w:pPr>
    </w:p>
    <w:p>
      <w:pPr>
        <w:spacing w:line="60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锅炉质量安全总监</w:t>
      </w:r>
    </w:p>
    <w:p>
      <w:pPr>
        <w:spacing w:line="600" w:lineRule="exact"/>
        <w:jc w:val="center"/>
        <w:rPr>
          <w:rFonts w:hint="eastAsia" w:ascii="方正小标宋简体" w:hAnsi="方正小标宋简体" w:eastAsia="方正小标宋简体" w:cs="方正小标宋简体"/>
          <w:sz w:val="44"/>
          <w:szCs w:val="44"/>
        </w:rPr>
      </w:pPr>
    </w:p>
    <w:p>
      <w:pPr>
        <w:numPr>
          <w:ilvl w:val="0"/>
          <w:numId w:val="1"/>
        </w:numPr>
        <w:overflowPunct w:val="0"/>
        <w:spacing w:line="380" w:lineRule="exact"/>
        <w:rPr>
          <w:rFonts w:ascii="黑体" w:hAnsi="黑体" w:eastAsia="黑体" w:cs="黑体"/>
          <w:sz w:val="32"/>
          <w:szCs w:val="32"/>
        </w:rPr>
      </w:pPr>
      <w:r>
        <w:rPr>
          <w:rFonts w:hint="eastAsia" w:ascii="黑体" w:hAnsi="黑体" w:eastAsia="黑体" w:cs="黑体"/>
          <w:sz w:val="32"/>
          <w:szCs w:val="32"/>
        </w:rPr>
        <w:t>判断题</w:t>
      </w:r>
    </w:p>
    <w:p>
      <w:pPr>
        <w:widowControl w:val="0"/>
        <w:overflowPunct w:val="0"/>
        <w:spacing w:line="380" w:lineRule="exact"/>
        <w:jc w:val="both"/>
        <w:textAlignment w:val="center"/>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1、根据《锅炉安全技术规程》（TSG 11-2020）的规定，集箱及其连接管道，炉膛，燃烧设备属于锅炉的本体。（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2、根据《锅炉安全技术规程》（TSG 11-2020）的规定，整组受热面管子根(屏、片)数30%以上的更换是A级锅炉的重大修理。（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3、根据《锅炉安全技术规程》（TSG 11-2020）的规定，炉胆和回燃室的更换、挖补属于B级及以下锅炉的重大修理。（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4、根据《锅炉安全技术规程》（TSG 11-2020）的规定，改变锅炉本体承压结构的行为是锅炉改造。（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5、根据《高耗能特种设备节能监督管理办法》的规定，锅炉属于高耗能特种设备。（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6、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7、根据《中华人民共和国特种设备安全法》的规定，特种设备安装、改造、修理的施工单位应当在施工前将拟进行的特种设备安装、改造、修理情况书面告知直辖市或者设区的市级人民政府负责特种设备安全监督管理的部门。（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8、根据《中华人民共和国特种设备安全法》的规定，锅炉的安装、改造、重大修理过程，应当经特种设备检验机构按照安全技术规范的要求进行监督检验。（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9、根据《特种设备安全监察条例》的规定，特种设备安装、改造、维修的施工单位在告知后即可施工。（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10、根据《特种设备安全监察条例》的规定，锅炉的安装、改造、维修竣工后，安装、改造、维修的施工单位应当在验收后30日内将有关技术资料移交使用单位。（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11、根据《特种设备作业人员监督管理办法》的规定，用人单位可不建立特种设备作业人员管理档案。（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12、根据《特种设备生产和充装单位许可规则》（TSG 07-2019）及第1、2号修改单的规定，特种设备许可证书有效期为4年。（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13、根据《特种设备生产和充装单位许可规则》（TSG 07-2019）及第1、2号修改单的规定，生产和充装单位资源条件要求的生产（充装）设备（厂房附属的起重设备除外）、工艺装备、检测仪器、试验装置等一般不允许承租。（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14、根据《特种设备安全监督检查办法》的规定，特种设备生产、经营、使用单位和检验、检测机构及其人员应当积极配合市场监督管理部门依法实施的特种设备安全监督检查。（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15、根据《特种设备安全监督检查办法》的规定，未经许可，擅自从事特种设备生产、电梯维护保养、移动式压力容器充装或者气瓶充装活动的，属于重大违法行为。（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16、根据《特种设备事故报告和调查处理规定》的规定，人为破坏或者利用特种设备实施违法犯罪导致的事故，不属于特种设备事故。（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17、根据《特种设备生产单位落实质量安全主体责任监督管理规定》的规定，锅炉生产单位主要负责人在作出涉及锅炉质量安全的重大决策前，应当充分听取质量安全总监和质量安全员的意见和建议。（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18、根据《特种设备生产单位落实质量安全主体责任监督管理规定》的规定，质量安全总监、质量安全员发现锅炉产品存在危及安全的缺陷时，应当提出停止相关锅炉生产等否决建议，锅炉生产单位应当立即分析研判，采取处置措施，消除风险隐患。（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19、根据《锅炉安全技术规程》（TSG 11-2020）的规定，电站锅炉在启动点火前，应当进行化学清洗。（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20、根据《锅炉安全技术规程》（TSG 11-2020）的规定，300MW及以上机组电站锅炉经过168h整套连续满负荷试运行，各项安全指标均达到相关标准。（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A、正确</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B、错误</w:t>
      </w:r>
      <w:r>
        <w:rPr>
          <w:rFonts w:hint="eastAsia" w:ascii="宋体" w:hAnsi="宋体" w:eastAsia="宋体" w:cs="宋体"/>
          <w:color w:val="000000"/>
          <w:kern w:val="0"/>
          <w:sz w:val="24"/>
          <w:szCs w:val="22"/>
          <w:lang w:bidi="ar"/>
        </w:rPr>
        <w:br w:type="textWrapping"/>
      </w:r>
    </w:p>
    <w:p>
      <w:pPr>
        <w:numPr>
          <w:ilvl w:val="0"/>
          <w:numId w:val="1"/>
        </w:numPr>
        <w:overflowPunct w:val="0"/>
        <w:spacing w:line="380" w:lineRule="exact"/>
        <w:rPr>
          <w:rFonts w:ascii="黑体" w:hAnsi="黑体" w:eastAsia="黑体" w:cs="黑体"/>
          <w:sz w:val="32"/>
          <w:szCs w:val="32"/>
        </w:rPr>
      </w:pPr>
      <w:r>
        <w:rPr>
          <w:rFonts w:hint="eastAsia" w:ascii="黑体" w:hAnsi="黑体" w:eastAsia="黑体" w:cs="黑体"/>
          <w:sz w:val="32"/>
          <w:szCs w:val="32"/>
        </w:rPr>
        <w:t>选择题</w:t>
      </w:r>
    </w:p>
    <w:p>
      <w:pPr>
        <w:widowControl w:val="0"/>
        <w:overflowPunct w:val="0"/>
        <w:spacing w:line="380" w:lineRule="exact"/>
        <w:jc w:val="both"/>
        <w:textAlignment w:val="center"/>
        <w:rPr>
          <w:ins w:id="0" w:author="pingtan" w:date="2024-08-20T15:55:36Z"/>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1、根据《锅炉安全技术规程》（TSG 11-2020）的规定，制造单位应当妥善保管以下资料（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A、无损检测的工艺卡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B、检测部位图</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C、射线底片</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D、以上都是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2、根据《锅炉安全技术规程》（TSG 11-2020）的规定，集箱及其连接管道，炉膛，燃烧设备属于锅炉的（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A、本体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B、主体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C、关键部件</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D、主要部件</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3、根据《锅炉安全技术规程》（TSG 11-2020）的规定，集中下降管的更换是A级锅炉的（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A、改造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B、重大修理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C、安装</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D、制造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4、根据《锅炉安全技术规程》（TSG 11-2020）的规定，整组受热面管子根(屏、片)数30%以上的更换是A级锅炉的（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A、改造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B、重大修理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C、安装</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D、制造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5、根据《锅炉安全技术规程》（TSG 11-2020）的规定，A级锅炉重大修理不包括（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A、锅筒环向对接焊缝的补焊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B、受热面管子根(屏、片)数20%以上的更换</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C、外径大于273mm管道和管件的更换</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D、液(气)体燃料燃烧器的更换</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6、根据《锅炉安全技术规程》（TSG 11-2020）的规定，B级及以下锅炉重大修理中，受热面管子的更换，数量大于该类受热面管(分为水冷壁、对流管束、过热器、省煤器、烟管等)的（      ）,并且不少于10根。</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A、5%</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B、8%</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C、10%</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D、15%</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7、根据《锅炉安全技术规程》（TSG 11-2020）的规定，锅炉改造后（      ）提高额定工作压力。</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B、不应当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C、不宜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8、根据《锅炉安全技术规程》（TSG 11-2020）的规定，（      ）将热水锅炉改造为蒸汽锅炉。</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A、可</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B、不应当</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C、不宜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9、根据《中华人民共和国特种设备安全法》的规定，特种设备的（      ）单位包括特种设备设计、制造、安装、改造、修理单位。</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A、生产</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B、制造</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C、安装</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D、设计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10、根据《中华人民共和国特种设备安全法》的规定，特种设备安装、改造、修理的施工单位应当在施工前将拟进行的特种设备安装、改造、修理情况书面（      ）直辖市或者设区的市级人民政府负责特种设备安全监督管理的部门。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A、告知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C、汇报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D、请示</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11、根据《特种设备安全监察条例》的规定，锅炉的安装、改造、维修以及竣工后，安装、改造、维修的施工单位应当在验收后（      ）日内将有关技术资料移交使用单位。</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A、15</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B、30</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C、60</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D、90</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12、根据《特种设备作业人员监督管理办法》的规定，（      ）应当对作业人员进行安全教育和培训，保证特种设备作业人员具备必要的特种设备安全作业知识、作业技能和及时进行知识更新。</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A、考试机构</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B、用人单位</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C、培训机构</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D、发证机关</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13、根据《特种设备作业人员监督管理办法》的规定，持有《特种设备作业人员证》的人员，必须经用人单位的法定代表人（负责人）或者其授权人（      ）后，方可在许可的项目范围内作业。</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A、邀请</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B、解雇（聘）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C、雇（聘）用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D、同意</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14、根据《特种设备生产和充装单位许可规则》（TSG 07-2019）及第1、2号修改单的规定，特种设备许可证书有效期为（      ）年。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A、3</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B、4</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C、5</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D、6</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15、根据《特种设备生产和充装单位许可规则》（TSG 07-2019）及第1、2号修改单的规定，资源条件中的技术人员应当具有（      ）专业教育背景，取得相关专业技术职称并且具有相关工作经验。</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A、机械</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B、理工类</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C、焊接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D、电气</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16、根据《特种设备生产和充装单位许可规则》（TSG 07-2019）及第1、2号修改单的规定，生产和充装单位的场地、厂房、办公场所、仓库（      ）承租。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A、允许</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B、不允许</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D、禁止</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17、根据《特种设备生产和充装单位许可规则》（TSG 07-2019）及第1、2号修改单的规定，住所、制造地址、办公地址、充装地址的名称改变应申请（      ）。</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A、许可变更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B、作废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C、废止</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D、暂停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18、根据《特种设备生产和充装单位许可规则》（TSG 07-2019）及第1、2号修改单的规定，持证单位在其许可证有效期届满后，需要继续从事相应活动的，应当在其许可证有效期届满的6个月以前（并且不超过（      ）个月），向发证机关提出许可证延续申请。</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A、3</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B、6</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C、9</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D、12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19、根据《特种设备生产和充装单位许可规则》（TSG 07-2019）及第1、2号修改单的规定，持证单位应当妥善保管许可证，不得（      ）、倒卖、出租、出借许可证。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A、涂改</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B、变卖</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C、租赁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D、变更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20、根据《特种设备生产和充装单位许可规则》（TSG 07-2019）及第1、2号修改单的规定，持证单位应当妥善保管许可证，不得涂改、（      ）、出租、出借许可证。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A、倒卖</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B、变卖</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C、租赁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D、变更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21、根据《特种设备生产和充装单位许可规则》（TSG 07-2019）及第1、2号修改单的规定，持证单位应当妥善保管许可证，不得涂改、倒卖、（      ）、出借许可证。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A、出租</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B、变卖</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C、租赁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D、变更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22、根据《特种设备生产和充装单位许可规则》（TSG 07-2019）及第1、2号修改单的规定，采取自我声明承诺换证的生产单位，如果发现提交虚假材料，（      ）依法撤销其许可证。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A、发证机关</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B、主管部门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C、监察人员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D、上级部门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B、1</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C、2</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D、3</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A、负责人</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B、特种设备主管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C、特种设备安全管理员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D、特种设备作业人员</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25、根据《特种设备生产单位落实质量安全主体责任监督管理规定》的规定，质量安全总监和质量安全员应当按照岗位职责，协助单位（      ）做好锅炉质量安全管理工作。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A、老板</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B、主要负责人</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C、总经理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D、厂长</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26、根据《特种设备生产单位落实质量安全主体责任监督管理规定》的规定，锅炉生产单位主要负责人应当（      ）质量安全总监和质量安全员依法开展锅炉质量安全管理工作。</w:t>
      </w:r>
      <w:bookmarkStart w:id="0" w:name="_GoBack"/>
      <w:bookmarkEnd w:id="0"/>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A、相信</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B、支持</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C、支持和保障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D、保障</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27、根据《特种设备生产单位落实质量安全主体责任监督管理规定》的规定，锅炉生产单位主要负责人在作出涉及锅炉质量安全的（      ）前，应当充分听取质量安全总监和质量安全员的意见和建议。</w:t>
      </w:r>
    </w:p>
    <w:p>
      <w:r>
        <w:rPr>
          <w:rFonts w:hint="eastAsia" w:ascii="宋体" w:hAnsi="宋体" w:eastAsia="宋体" w:cs="宋体"/>
          <w:color w:val="000000"/>
          <w:kern w:val="0"/>
          <w:sz w:val="24"/>
          <w:szCs w:val="22"/>
          <w:lang w:bidi="ar"/>
        </w:rPr>
        <w:t>A、重大决策</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B、决定</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C、决心</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D、判断</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28、根据《特种设备生产单位落实质量安全主体责任监督管理规定》的规定，质量安全员要每（      ）根据《锅炉质量安全风险管控清单》进行检查，未发现问题，也应当记录，实行零风险报告。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29、根据《特种设备生产单位落实质量安全主体责任监督管理规定》的规定，质量安全总监要每（      ）至少组织一次风险隐患排查，分析研判锅炉质量安全管理情况，研究解决日管控中发现的问题，形成《每周锅炉质量安全排查治理报告》。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A、日</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B、周</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C、月</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D、年</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30、根据《锅炉安全技术规程》（TSG 11-2020）的规定，300MW及以上机组电站锅炉经过（      ）整套连续满负荷试运行，各项安全指 标均达到相关标准。</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A、24</w:t>
      </w:r>
      <w:r>
        <w:rPr>
          <w:rFonts w:hint="eastAsia" w:ascii="宋体" w:hAnsi="宋体" w:eastAsia="宋体" w:cs="宋体"/>
          <w:color w:val="000000"/>
          <w:kern w:val="0"/>
          <w:sz w:val="24"/>
          <w:szCs w:val="22"/>
          <w:lang w:val="en-US" w:eastAsia="zh-CN" w:bidi="ar"/>
        </w:rPr>
        <w:t>h</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B、72</w:t>
      </w:r>
      <w:r>
        <w:rPr>
          <w:rFonts w:hint="eastAsia" w:ascii="宋体" w:hAnsi="宋体" w:eastAsia="宋体" w:cs="宋体"/>
          <w:color w:val="000000"/>
          <w:kern w:val="0"/>
          <w:sz w:val="24"/>
          <w:szCs w:val="22"/>
          <w:lang w:val="en-US" w:eastAsia="zh-CN" w:bidi="ar"/>
        </w:rPr>
        <w:t>h</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C、168</w:t>
      </w:r>
      <w:r>
        <w:rPr>
          <w:rFonts w:hint="eastAsia" w:ascii="宋体" w:hAnsi="宋体" w:eastAsia="宋体" w:cs="宋体"/>
          <w:color w:val="000000"/>
          <w:kern w:val="0"/>
          <w:sz w:val="24"/>
          <w:szCs w:val="22"/>
          <w:lang w:val="en-US" w:eastAsia="zh-CN" w:bidi="ar"/>
        </w:rPr>
        <w:t>h</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D、500</w:t>
      </w:r>
      <w:r>
        <w:rPr>
          <w:rFonts w:hint="eastAsia" w:ascii="宋体" w:hAnsi="宋体" w:eastAsia="宋体" w:cs="宋体"/>
          <w:color w:val="000000"/>
          <w:kern w:val="0"/>
          <w:sz w:val="24"/>
          <w:szCs w:val="22"/>
          <w:lang w:val="en-US" w:eastAsia="zh-CN" w:bidi="ar"/>
        </w:rPr>
        <w:t>h</w:t>
      </w:r>
      <w:r>
        <w:rPr>
          <w:rFonts w:hint="eastAsia" w:ascii="宋体" w:hAnsi="宋体" w:eastAsia="宋体" w:cs="宋体"/>
          <w:color w:val="000000"/>
          <w:kern w:val="0"/>
          <w:sz w:val="24"/>
          <w:szCs w:val="22"/>
          <w:lang w:bidi="ar"/>
        </w:rPr>
        <w:br w:type="textWrapping"/>
      </w: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Arial">
    <w:altName w:val="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-216535</wp:posOffset>
              </wp:positionV>
              <wp:extent cx="1029970" cy="45339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29970" cy="453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7.05pt;height:35.7pt;width:81.1pt;mso-position-horizontal:inside;mso-position-horizontal-relative:margin;z-index:251659264;mso-width-relative:page;mso-height-relative:page;" filled="f" stroked="f" coordsize="21600,21600" o:gfxdata="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sfujG9cAAAAHAQAADwAAAAAAAAABACAAAAA4AAAAZHJzL2Rvd25y&#10;ZXYueG1sUEsBAhQAFAAAAAgAh07iQBkQjO8iAgAAKgQAAA4AAAAAAAAAAQAgAAAAPAEAAGRycy9l&#10;Mm9Eb2MueG1sUEsFBgAAAAAGAAYAWQEAANAFA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ingtan">
    <w15:presenceInfo w15:providerId="None" w15:userId="ping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5856CC"/>
    <w:rsid w:val="002A28D5"/>
    <w:rsid w:val="004B5682"/>
    <w:rsid w:val="00572310"/>
    <w:rsid w:val="005856CC"/>
    <w:rsid w:val="00975A17"/>
    <w:rsid w:val="00CC778C"/>
    <w:rsid w:val="00D55E1D"/>
    <w:rsid w:val="00E9494C"/>
    <w:rsid w:val="0233190E"/>
    <w:rsid w:val="04717E00"/>
    <w:rsid w:val="0E017BAF"/>
    <w:rsid w:val="119678E1"/>
    <w:rsid w:val="254070E7"/>
    <w:rsid w:val="33FF5E3F"/>
    <w:rsid w:val="36B87626"/>
    <w:rsid w:val="37E66942"/>
    <w:rsid w:val="39FA01F5"/>
    <w:rsid w:val="3BEA45D7"/>
    <w:rsid w:val="3C675899"/>
    <w:rsid w:val="4B22433B"/>
    <w:rsid w:val="4BA97CC9"/>
    <w:rsid w:val="4C5864D9"/>
    <w:rsid w:val="4CF262E5"/>
    <w:rsid w:val="4E706752"/>
    <w:rsid w:val="4F4453FF"/>
    <w:rsid w:val="510E1254"/>
    <w:rsid w:val="57092C09"/>
    <w:rsid w:val="5FDFE215"/>
    <w:rsid w:val="5FEA2EDC"/>
    <w:rsid w:val="657EB378"/>
    <w:rsid w:val="6F565BE2"/>
    <w:rsid w:val="72F434FA"/>
    <w:rsid w:val="7B446B7D"/>
    <w:rsid w:val="7B7279D8"/>
    <w:rsid w:val="7BFD7F32"/>
    <w:rsid w:val="7FB729BC"/>
    <w:rsid w:val="FFE22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11699</Words>
  <Characters>12416</Characters>
  <Lines>93</Lines>
  <Paragraphs>26</Paragraphs>
  <TotalTime>8</TotalTime>
  <ScaleCrop>false</ScaleCrop>
  <LinksUpToDate>false</LinksUpToDate>
  <CharactersWithSpaces>12786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2024-01-27T01:32:00Z</dcterms:created>
  <dc:creator>R1218</dc:creator>
  <cp:lastModifiedBy>pingtan</cp:lastModifiedBy>
  <dcterms:modified xsi:type="dcterms:W3CDTF">2024-08-20T16:18:15Z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B9D5850F17CA424B9F66344D6FE5F8DA_13</vt:lpwstr>
  </property>
</Properties>
</file>