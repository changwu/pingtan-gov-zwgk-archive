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1000" w:lineRule="exact"/>
        <w:jc w:val="center"/>
        <w:textAlignment w:val="auto"/>
        <w:rPr>
          <w:ins w:id="18" w:author="林凤君" w:date="2024-07-30T10:37:00Z"/>
          <w:rFonts w:hint="eastAsia" w:ascii="方正小标宋简体" w:hAnsi="方正小标宋简体" w:eastAsia="方正小标宋简体" w:cs="方正小标宋简体"/>
          <w:sz w:val="72"/>
          <w:szCs w:val="72"/>
        </w:rPr>
      </w:pPr>
    </w:p>
    <w:p>
      <w:pPr>
        <w:keepNext w:val="0"/>
        <w:keepLines w:val="0"/>
        <w:pageBreakBefore w:val="0"/>
        <w:widowControl w:val="0"/>
        <w:kinsoku/>
        <w:wordWrap/>
        <w:overflowPunct/>
        <w:topLinePunct w:val="0"/>
        <w:autoSpaceDE/>
        <w:autoSpaceDN/>
        <w:bidi w:val="0"/>
        <w:adjustRightInd/>
        <w:snapToGrid/>
        <w:spacing w:line="1000" w:lineRule="exact"/>
        <w:jc w:val="center"/>
        <w:textAlignment w:val="auto"/>
        <w:rPr>
          <w:ins w:id="19" w:author="林凤君" w:date="2024-07-30T10:37:00Z"/>
          <w:rFonts w:hint="eastAsia" w:ascii="方正小标宋简体" w:hAnsi="方正小标宋简体" w:eastAsia="方正小标宋简体" w:cs="方正小标宋简体"/>
          <w:sz w:val="72"/>
          <w:szCs w:val="72"/>
        </w:rPr>
      </w:pPr>
    </w:p>
    <w:p>
      <w:pPr>
        <w:jc w:val="center"/>
        <w:rPr>
          <w:rFonts w:ascii="方正小标宋简体" w:hAnsi="方正小标宋简体" w:eastAsia="方正小标宋简体" w:cs="方正小标宋简体"/>
          <w:sz w:val="72"/>
          <w:szCs w:val="72"/>
        </w:rPr>
      </w:pPr>
      <w:r>
        <w:rPr>
          <w:rFonts w:hint="eastAsia" w:ascii="方正小标宋简体" w:hAnsi="方正小标宋简体" w:eastAsia="方正小标宋简体" w:cs="方正小标宋简体"/>
          <w:sz w:val="72"/>
          <w:szCs w:val="72"/>
        </w:rPr>
        <w:t>锅炉使用单位</w:t>
      </w:r>
    </w:p>
    <w:p>
      <w:pPr>
        <w:jc w:val="center"/>
        <w:rPr>
          <w:rFonts w:ascii="方正小标宋简体" w:hAnsi="方正小标宋简体" w:eastAsia="方正小标宋简体" w:cs="方正小标宋简体"/>
          <w:sz w:val="72"/>
          <w:szCs w:val="72"/>
        </w:rPr>
      </w:pPr>
      <w:r>
        <w:rPr>
          <w:rFonts w:hint="eastAsia" w:ascii="方正小标宋简体" w:hAnsi="方正小标宋简体" w:eastAsia="方正小标宋简体" w:cs="方正小标宋简体"/>
          <w:sz w:val="72"/>
          <w:szCs w:val="72"/>
        </w:rPr>
        <w:t>安全总监题库</w:t>
      </w: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题库编制组</w:t>
      </w:r>
    </w:p>
    <w:p>
      <w:pPr>
        <w:jc w:val="center"/>
        <w:rPr>
          <w:rFonts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2024年6月20日</w:t>
      </w:r>
    </w:p>
    <w:p>
      <w:pPr>
        <w:jc w:val="center"/>
        <w:rPr>
          <w:rFonts w:ascii="方正小标宋简体" w:hAnsi="方正小标宋简体" w:eastAsia="方正小标宋简体" w:cs="方正小标宋简体"/>
          <w:sz w:val="36"/>
          <w:szCs w:val="36"/>
        </w:rPr>
      </w:pPr>
    </w:p>
    <w:p>
      <w:pPr>
        <w:jc w:val="center"/>
      </w:pPr>
    </w:p>
    <w:p>
      <w:pPr>
        <w:widowControl w:val="0"/>
        <w:overflowPunct w:val="0"/>
        <w:spacing w:line="600" w:lineRule="exact"/>
        <w:jc w:val="left"/>
        <w:textAlignment w:val="center"/>
        <w:rPr>
          <w:ins w:id="21" w:author="林凤君" w:date="2024-07-30T10:43:09Z"/>
          <w:rFonts w:hint="eastAsia" w:ascii="方正小标宋简体" w:hAnsi="方正小标宋简体" w:eastAsia="方正小标宋简体" w:cs="方正小标宋简体"/>
          <w:color w:val="000000"/>
          <w:kern w:val="0"/>
          <w:sz w:val="24"/>
          <w:szCs w:val="22"/>
          <w:lang w:bidi="ar"/>
        </w:rPr>
        <w:sectPr>
          <w:pgSz w:w="11906" w:h="16838"/>
          <w:pgMar w:top="2098" w:right="1531" w:bottom="1984" w:left="1531" w:header="851" w:footer="992" w:gutter="0"/>
          <w:pgNumType w:fmt="decimal"/>
          <w:cols w:space="425" w:num="1"/>
          <w:docGrid w:type="lines" w:linePitch="312" w:charSpace="0"/>
        </w:sectPr>
        <w:pPrChange w:id="20" w:author="林凤君" w:date="2024-07-30T10:39:09Z">
          <w:pPr>
            <w:widowControl/>
            <w:jc w:val="left"/>
            <w:textAlignment w:val="center"/>
          </w:pPr>
        </w:pPrChange>
      </w:pPr>
    </w:p>
    <w:p>
      <w:pPr>
        <w:widowControl w:val="0"/>
        <w:overflowPunct w:val="0"/>
        <w:spacing w:line="600" w:lineRule="exact"/>
        <w:jc w:val="left"/>
        <w:textAlignment w:val="center"/>
        <w:rPr>
          <w:rFonts w:hint="eastAsia" w:ascii="方正小标宋简体" w:hAnsi="方正小标宋简体" w:eastAsia="方正小标宋简体" w:cs="方正小标宋简体"/>
          <w:color w:val="000000"/>
          <w:kern w:val="0"/>
          <w:sz w:val="24"/>
          <w:szCs w:val="22"/>
          <w:lang w:bidi="ar"/>
        </w:rPr>
      </w:pPr>
    </w:p>
    <w:p>
      <w:pPr>
        <w:overflowPunct w:val="0"/>
        <w:spacing w:line="600" w:lineRule="exact"/>
        <w:jc w:val="center"/>
        <w:rPr>
          <w:ins w:id="22" w:author="林凤君" w:date="2024-07-30T10:37:18Z"/>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锅炉安全总监</w:t>
      </w:r>
    </w:p>
    <w:p>
      <w:pPr>
        <w:numPr>
          <w:numId w:val="0"/>
        </w:numPr>
        <w:overflowPunct w:val="0"/>
        <w:spacing w:line="380" w:lineRule="exact"/>
        <w:jc w:val="left"/>
        <w:rPr>
          <w:rFonts w:hint="eastAsia" w:ascii="宋体" w:hAnsi="宋体" w:eastAsia="宋体" w:cs="宋体"/>
          <w:color w:val="000000"/>
          <w:kern w:val="0"/>
          <w:sz w:val="24"/>
          <w:szCs w:val="22"/>
          <w:lang w:bidi="ar"/>
        </w:rPr>
      </w:pPr>
    </w:p>
    <w:p>
      <w:pPr>
        <w:keepNext w:val="0"/>
        <w:keepLines w:val="0"/>
        <w:pageBreakBefore w:val="0"/>
        <w:widowControl w:val="0"/>
        <w:numPr>
          <w:ilvl w:val="0"/>
          <w:numId w:val="1"/>
        </w:numPr>
        <w:kinsoku/>
        <w:wordWrap/>
        <w:overflowPunct w:val="0"/>
        <w:topLinePunct w:val="0"/>
        <w:autoSpaceDE/>
        <w:autoSpaceDN/>
        <w:bidi w:val="0"/>
        <w:adjustRightInd/>
        <w:snapToGrid/>
        <w:spacing w:line="380" w:lineRule="exact"/>
        <w:jc w:val="both"/>
        <w:rPr>
          <w:ins w:id="23" w:author="pingtan" w:date="2024-08-09T09:42:03Z"/>
          <w:rFonts w:ascii="黑体" w:hAnsi="黑体" w:eastAsia="黑体" w:cs="黑体"/>
          <w:sz w:val="32"/>
          <w:szCs w:val="32"/>
        </w:rPr>
      </w:pPr>
      <w:ins w:id="24" w:author="pingtan" w:date="2024-08-09T09:42:03Z">
        <w:r>
          <w:rPr>
            <w:rFonts w:hint="eastAsia" w:ascii="黑体" w:hAnsi="黑体" w:eastAsia="黑体" w:cs="黑体"/>
            <w:sz w:val="32"/>
            <w:szCs w:val="32"/>
          </w:rPr>
          <w:t>判断题</w:t>
        </w:r>
      </w:ins>
    </w:p>
    <w:tbl>
      <w:tblPr>
        <w:tblStyle w:val="5"/>
        <w:tblW w:w="8860" w:type="dxa"/>
        <w:jc w:val="center"/>
        <w:tblLayout w:type="autofit"/>
        <w:tblCellMar>
          <w:top w:w="0" w:type="dxa"/>
          <w:left w:w="108" w:type="dxa"/>
          <w:bottom w:w="0" w:type="dxa"/>
          <w:right w:w="108" w:type="dxa"/>
        </w:tblCellMar>
        <w:tblPrChange w:id="25" w:author="林凤君" w:date="2024-07-30T10:42:19Z">
          <w:tblPr>
            <w:tblStyle w:val="5"/>
            <w:tblW w:w="8306" w:type="dxa"/>
            <w:tblInd w:w="108" w:type="dxa"/>
            <w:tblLayout w:type="autofit"/>
            <w:tblCellMar>
              <w:top w:w="0" w:type="dxa"/>
              <w:left w:w="108" w:type="dxa"/>
              <w:bottom w:w="0" w:type="dxa"/>
              <w:right w:w="108" w:type="dxa"/>
            </w:tblCellMar>
          </w:tblPr>
        </w:tblPrChange>
      </w:tblPr>
      <w:tblGrid>
        <w:gridCol w:w="8860"/>
        <w:tblGridChange w:id="26">
          <w:tblGrid>
            <w:gridCol w:w="8306"/>
          </w:tblGrid>
        </w:tblGridChange>
      </w:tblGrid>
      <w:tr>
        <w:tblPrEx>
          <w:tblCellMar>
            <w:top w:w="0" w:type="dxa"/>
            <w:left w:w="108" w:type="dxa"/>
            <w:bottom w:w="0" w:type="dxa"/>
            <w:right w:w="108" w:type="dxa"/>
          </w:tblCellMar>
          <w:tblPrExChange w:id="27" w:author="林凤君" w:date="2024-07-30T10:42:19Z">
            <w:tblPrEx>
              <w:tblCellMar>
                <w:top w:w="0" w:type="dxa"/>
                <w:left w:w="108" w:type="dxa"/>
                <w:bottom w:w="0" w:type="dxa"/>
                <w:right w:w="108" w:type="dxa"/>
              </w:tblCellMar>
            </w:tblPrEx>
          </w:tblPrExChange>
        </w:tblPrEx>
        <w:trPr>
          <w:trHeight w:val="90" w:hRule="atLeast"/>
          <w:jc w:val="center"/>
        </w:trPr>
        <w:tc>
          <w:tcPr>
            <w:tcW w:w="8761" w:type="dxa"/>
            <w:tcBorders>
              <w:top w:val="nil"/>
              <w:left w:val="nil"/>
              <w:bottom w:val="nil"/>
              <w:right w:val="nil"/>
            </w:tcBorders>
            <w:shd w:val="clear" w:color="auto" w:fill="auto"/>
            <w:noWrap/>
            <w:vAlign w:val="bottom"/>
            <w:tcPrChange w:id="28" w:author="林凤君" w:date="2024-07-30T10:42:19Z">
              <w:tcPr>
                <w:tcW w:w="8306" w:type="dxa"/>
                <w:tcBorders>
                  <w:top w:val="nil"/>
                  <w:left w:val="nil"/>
                  <w:bottom w:val="nil"/>
                  <w:right w:val="nil"/>
                </w:tcBorders>
                <w:shd w:val="clear" w:color="auto" w:fill="auto"/>
                <w:noWrap/>
                <w:vAlign w:val="bottom"/>
              </w:tcPr>
            </w:tcPrChange>
          </w:tcPr>
          <w:p>
            <w:pPr>
              <w:widowControl w:val="0"/>
              <w:numPr>
                <w:ilvl w:val="-1"/>
                <w:numId w:val="0"/>
              </w:numPr>
              <w:overflowPunct w:val="0"/>
              <w:spacing w:line="380" w:lineRule="exact"/>
              <w:jc w:val="left"/>
              <w:rPr>
                <w:rFonts w:hint="eastAsia" w:ascii="宋体" w:hAnsi="宋体" w:eastAsia="宋体" w:cs="宋体"/>
                <w:color w:val="000000"/>
                <w:kern w:val="0"/>
                <w:sz w:val="24"/>
                <w:szCs w:val="22"/>
                <w:lang w:bidi="ar"/>
              </w:rPr>
            </w:pPr>
            <w:ins w:id="29" w:author="pingtan" w:date="2024-08-09T09:42:10Z">
              <w:r>
                <w:rPr>
                  <w:rFonts w:hint="eastAsia" w:ascii="宋体" w:hAnsi="宋体" w:eastAsia="宋体" w:cs="宋体"/>
                  <w:color w:val="000000"/>
                  <w:kern w:val="0"/>
                  <w:sz w:val="24"/>
                  <w:szCs w:val="22"/>
                  <w:lang w:val="en-US" w:eastAsia="zh-CN" w:bidi="ar"/>
                </w:rPr>
                <w:t>1</w:t>
              </w:r>
            </w:ins>
            <w:ins w:id="30" w:author="pingtan" w:date="2024-08-09T09:42:12Z">
              <w:r>
                <w:rPr>
                  <w:rFonts w:hint="eastAsia" w:ascii="宋体" w:hAnsi="宋体" w:eastAsia="宋体" w:cs="宋体"/>
                  <w:color w:val="000000"/>
                  <w:kern w:val="0"/>
                  <w:sz w:val="24"/>
                  <w:szCs w:val="22"/>
                  <w:lang w:val="en-US" w:eastAsia="zh-CN" w:bidi="ar"/>
                </w:rPr>
                <w:t>、</w:t>
              </w:r>
            </w:ins>
            <w:r>
              <w:rPr>
                <w:rFonts w:hint="eastAsia" w:ascii="宋体" w:hAnsi="宋体" w:eastAsia="宋体" w:cs="宋体"/>
                <w:color w:val="000000"/>
                <w:kern w:val="0"/>
                <w:sz w:val="24"/>
                <w:szCs w:val="22"/>
                <w:lang w:bidi="ar"/>
              </w:rPr>
              <w:t>根据《锅炉安全技术规程》（TSG 11-2020）的规定，锅炉内部</w:t>
            </w:r>
            <w:r>
              <w:rPr>
                <w:rFonts w:hint="eastAsia" w:ascii="宋体" w:hAnsi="宋体" w:eastAsia="宋体" w:cs="宋体"/>
                <w:color w:val="000000"/>
                <w:kern w:val="0"/>
                <w:sz w:val="24"/>
                <w:szCs w:val="22"/>
                <w:lang w:val="en-US" w:eastAsia="zh-CN" w:bidi="ar"/>
              </w:rPr>
              <w:t>检验</w:t>
            </w:r>
            <w:r>
              <w:rPr>
                <w:rFonts w:hint="eastAsia" w:ascii="宋体" w:hAnsi="宋体" w:eastAsia="宋体" w:cs="宋体"/>
                <w:color w:val="000000"/>
                <w:kern w:val="0"/>
                <w:sz w:val="24"/>
                <w:szCs w:val="22"/>
                <w:lang w:bidi="ar"/>
              </w:rPr>
              <w:t>需要停炉状态下进行。（      ）</w:t>
            </w:r>
          </w:p>
          <w:p>
            <w:pPr>
              <w:widowControl w:val="0"/>
              <w:numPr>
                <w:ilvl w:val="-1"/>
                <w:numId w:val="0"/>
              </w:numPr>
              <w:overflowPunct w:val="0"/>
              <w:spacing w:line="380" w:lineRule="exact"/>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正确</w:t>
            </w:r>
          </w:p>
          <w:p>
            <w:pPr>
              <w:widowControl w:val="0"/>
              <w:numPr>
                <w:ilvl w:val="-1"/>
                <w:numId w:val="0"/>
              </w:numPr>
              <w:overflowPunct w:val="0"/>
              <w:spacing w:line="380" w:lineRule="exact"/>
              <w:ind w:left="0" w:leftChars="0" w:firstLine="0" w:firstLineChars="0"/>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错误</w:t>
            </w:r>
          </w:p>
          <w:p>
            <w:pPr>
              <w:widowControl w:val="0"/>
              <w:numPr>
                <w:ilvl w:val="-1"/>
                <w:numId w:val="0"/>
              </w:numPr>
              <w:overflowPunct w:val="0"/>
              <w:spacing w:line="380" w:lineRule="exact"/>
              <w:ind w:left="0" w:leftChars="0" w:firstLine="0" w:firstLineChars="0"/>
              <w:jc w:val="left"/>
              <w:rPr>
                <w:rFonts w:hint="eastAsia" w:ascii="宋体" w:hAnsi="宋体" w:eastAsia="宋体" w:cs="宋体"/>
                <w:color w:val="000000"/>
                <w:kern w:val="0"/>
                <w:sz w:val="24"/>
                <w:szCs w:val="22"/>
                <w:lang w:bidi="ar"/>
              </w:rPr>
            </w:pPr>
            <w:ins w:id="31" w:author="pingtan" w:date="2024-08-09T09:42:14Z">
              <w:r>
                <w:rPr>
                  <w:rFonts w:hint="eastAsia" w:ascii="宋体" w:hAnsi="宋体" w:eastAsia="宋体" w:cs="宋体"/>
                  <w:color w:val="000000"/>
                  <w:kern w:val="0"/>
                  <w:sz w:val="24"/>
                  <w:szCs w:val="22"/>
                  <w:lang w:val="en-US" w:eastAsia="zh-CN" w:bidi="ar"/>
                </w:rPr>
                <w:t>2</w:t>
              </w:r>
            </w:ins>
            <w:ins w:id="32" w:author="pingtan" w:date="2024-08-09T09:42:15Z">
              <w:r>
                <w:rPr>
                  <w:rFonts w:hint="eastAsia" w:ascii="宋体" w:hAnsi="宋体" w:eastAsia="宋体" w:cs="宋体"/>
                  <w:color w:val="000000"/>
                  <w:kern w:val="0"/>
                  <w:sz w:val="24"/>
                  <w:szCs w:val="22"/>
                  <w:lang w:val="en-US" w:eastAsia="zh-CN" w:bidi="ar"/>
                </w:rPr>
                <w:t>、</w:t>
              </w:r>
            </w:ins>
            <w:r>
              <w:rPr>
                <w:rFonts w:hint="eastAsia" w:ascii="宋体" w:hAnsi="宋体" w:eastAsia="宋体" w:cs="宋体"/>
                <w:color w:val="000000"/>
                <w:kern w:val="0"/>
                <w:sz w:val="24"/>
                <w:szCs w:val="22"/>
                <w:lang w:bidi="ar"/>
              </w:rPr>
              <w:t>根据《锅炉安全技术规程》（TSG 11-2020）的规定，因结构原因无法进行锅炉内部检验时，应该每3年进行一次水压试验。（      ）</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A、正确</w:t>
            </w:r>
          </w:p>
          <w:p>
            <w:pPr>
              <w:widowControl w:val="0"/>
              <w:numPr>
                <w:ilvl w:val="-1"/>
                <w:numId w:val="0"/>
              </w:numPr>
              <w:overflowPunct w:val="0"/>
              <w:spacing w:line="380" w:lineRule="exact"/>
              <w:ind w:leftChars="0"/>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错误</w:t>
            </w:r>
          </w:p>
          <w:p>
            <w:pPr>
              <w:widowControl w:val="0"/>
              <w:numPr>
                <w:numId w:val="0"/>
              </w:numPr>
              <w:overflowPunct w:val="0"/>
              <w:spacing w:line="380" w:lineRule="exact"/>
              <w:jc w:val="left"/>
              <w:rPr>
                <w:rFonts w:hint="eastAsia" w:ascii="宋体" w:hAnsi="宋体" w:eastAsia="宋体" w:cs="宋体"/>
                <w:color w:val="000000"/>
                <w:kern w:val="0"/>
                <w:sz w:val="24"/>
                <w:szCs w:val="22"/>
                <w:lang w:bidi="ar"/>
              </w:rPr>
              <w:pPrChange w:id="33" w:author="pingtan" w:date="2024-08-09T09:41:42Z">
                <w:pPr>
                  <w:widowControl w:val="0"/>
                  <w:overflowPunct w:val="0"/>
                  <w:spacing w:line="380" w:lineRule="exact"/>
                  <w:jc w:val="left"/>
                </w:pPr>
              </w:pPrChange>
            </w:pPr>
            <w:r>
              <w:rPr>
                <w:rFonts w:hint="eastAsia" w:ascii="宋体" w:hAnsi="宋体" w:eastAsia="宋体" w:cs="宋体"/>
                <w:color w:val="000000"/>
                <w:kern w:val="0"/>
                <w:sz w:val="24"/>
                <w:szCs w:val="22"/>
                <w:lang w:bidi="ar"/>
              </w:rPr>
              <w:t>3、根据《锅炉安全技术规程》（TSG 11-2020）的规定，移装锅炉时不需要进行内部检验。（      ）</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A、正确</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B、错误</w:t>
            </w:r>
          </w:p>
          <w:p>
            <w:pPr>
              <w:widowControl w:val="0"/>
              <w:numPr>
                <w:numId w:val="0"/>
              </w:numPr>
              <w:overflowPunct w:val="0"/>
              <w:spacing w:line="380" w:lineRule="exact"/>
              <w:jc w:val="left"/>
              <w:rPr>
                <w:rFonts w:hint="eastAsia" w:ascii="宋体" w:hAnsi="宋体" w:eastAsia="宋体" w:cs="宋体"/>
                <w:color w:val="000000"/>
                <w:kern w:val="0"/>
                <w:sz w:val="24"/>
                <w:szCs w:val="22"/>
                <w:lang w:bidi="ar"/>
              </w:rPr>
              <w:pPrChange w:id="34" w:author="pingtan" w:date="2024-08-09T09:41:42Z">
                <w:pPr>
                  <w:widowControl w:val="0"/>
                  <w:overflowPunct w:val="0"/>
                  <w:spacing w:line="380" w:lineRule="exact"/>
                  <w:jc w:val="left"/>
                </w:pPr>
              </w:pPrChange>
            </w:pPr>
            <w:r>
              <w:rPr>
                <w:rFonts w:hint="eastAsia" w:ascii="宋体" w:hAnsi="宋体" w:eastAsia="宋体" w:cs="宋体"/>
                <w:color w:val="000000"/>
                <w:kern w:val="0"/>
                <w:sz w:val="24"/>
                <w:szCs w:val="22"/>
                <w:lang w:bidi="ar"/>
              </w:rPr>
              <w:t>4、根据《锅炉安全技术规程》（TSG 11-2020）的规定，锅炉安全技术档案包括锅炉日常使用状况记录和定期自行检查记录。（      ）</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A、正确</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B、错误</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5、根据《锅炉安全技术规程》（TSG 11-2020）的规定，蒸汽锅炉安全阀排汽管应当直通安全地点，并且有足够的流通截面积，保证排汽畅通。（      ）</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A、正确</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B、错误</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6、根据《特种设备安全监督检查办法》的规定，特种设备未取得许可生产、国家明令淘汰、已经报废或者达到报废条件，继续使用的，属于严重事故隐患。（      ）</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A、正确</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B、错误</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7、根据《特种设备安全监督检查办法》的规定，特种设备未经监督检验或者经检验、检测不合格，继续使用的，属于严重事故隐患。（      ）</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A、正确</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B、错误</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8、根据《特种设备事故报告和调查处理规定》的规定，特种设备事故，是指列入特种设备目录的特种设备因其本体原因及其安全装置或者附件损坏、失效，或者特种设备相关人员违反特种设备法律法规规章、安全技术规范造成的事故。（      ）</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A、正确</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B、错误</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9、根据《特种设备事故报告和调查处理规定》的规定，特种设备发生事故后，事故现场有关人员应当立即向事故发生单位负责人报告；事故发生单位的负责人接到报告后，应当于1小时内向事故发生地的县级以上市场监督管理部门和有关部门报告。（      ）</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A、正确</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B、错误</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10、根据《中华人民共和国特种设备安全法》的规定，特种设备存在严重事故隐患，无改造、修理价值，或者达到安全技术规范规定的其他报废条件的，特种设备使用单位应当依法履行报废义务。（      ）</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A、正确</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B、错误</w:t>
            </w:r>
          </w:p>
          <w:p>
            <w:pPr>
              <w:widowControl w:val="0"/>
              <w:numPr>
                <w:numId w:val="0"/>
              </w:numPr>
              <w:overflowPunct w:val="0"/>
              <w:spacing w:line="380" w:lineRule="exact"/>
              <w:jc w:val="left"/>
              <w:rPr>
                <w:rFonts w:hint="eastAsia" w:ascii="宋体" w:hAnsi="宋体" w:eastAsia="宋体" w:cs="宋体"/>
                <w:color w:val="000000"/>
                <w:kern w:val="0"/>
                <w:sz w:val="24"/>
                <w:szCs w:val="22"/>
                <w:lang w:bidi="ar"/>
              </w:rPr>
              <w:pPrChange w:id="35" w:author="pingtan" w:date="2024-08-09T09:41:42Z">
                <w:pPr>
                  <w:widowControl w:val="0"/>
                  <w:overflowPunct w:val="0"/>
                  <w:spacing w:line="380" w:lineRule="exact"/>
                  <w:jc w:val="left"/>
                </w:pPr>
              </w:pPrChange>
            </w:pPr>
            <w:r>
              <w:rPr>
                <w:rFonts w:hint="eastAsia" w:ascii="宋体" w:hAnsi="宋体" w:eastAsia="宋体" w:cs="宋体"/>
                <w:color w:val="000000"/>
                <w:kern w:val="0"/>
                <w:sz w:val="24"/>
                <w:szCs w:val="22"/>
                <w:lang w:bidi="ar"/>
              </w:rPr>
              <w:t>11、根据《特种设备安全监察条例》的规定，特种设备使用单位应当建立特种设备安全技术档案。（      ）</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A、正确</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B、错误</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12、根据《特种设备使用管理规则》的规定，使用单位如有正当理由，可拒绝接受特种设备安全监管部门依法实施的监督检查。（      ）</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A、正确</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B、错误</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13、根据《特种设备使用管理规则》的规定，使用电站锅炉或者石化与化工成套装置的使用单位应设置特种设备安全管理机构。（      ）</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A、正确</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B、错误</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14、根据《特种设备作业人员监督管理办法》的规定，作业人员未能参加用人单位培训的，可以选择专业培训机构进行培训。（      ）</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A、正确</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B、错误</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15、根据《特种设备作业人员监督管理办法》的规定，申请人隐瞒有关情况或者提供虚假材料申请特种设备作业人员证的，不予受理或者不予批准发证，并在1年内不得再次申请特种设备作业人员证。（      ）</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A、正确</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B、错误</w:t>
            </w:r>
          </w:p>
          <w:p>
            <w:pPr>
              <w:widowControl w:val="0"/>
              <w:numPr>
                <w:numId w:val="0"/>
              </w:numPr>
              <w:overflowPunct w:val="0"/>
              <w:spacing w:line="380" w:lineRule="exact"/>
              <w:jc w:val="left"/>
              <w:rPr>
                <w:rFonts w:hint="eastAsia" w:ascii="宋体" w:hAnsi="宋体" w:eastAsia="宋体" w:cs="宋体"/>
                <w:color w:val="000000"/>
                <w:kern w:val="0"/>
                <w:sz w:val="24"/>
                <w:szCs w:val="22"/>
                <w:lang w:bidi="ar"/>
              </w:rPr>
              <w:pPrChange w:id="36" w:author="pingtan" w:date="2024-08-09T09:41:42Z">
                <w:pPr>
                  <w:widowControl w:val="0"/>
                  <w:overflowPunct w:val="0"/>
                  <w:spacing w:line="380" w:lineRule="exact"/>
                  <w:jc w:val="left"/>
                </w:pPr>
              </w:pPrChange>
            </w:pPr>
            <w:r>
              <w:rPr>
                <w:rFonts w:hint="eastAsia" w:ascii="宋体" w:hAnsi="宋体" w:eastAsia="宋体" w:cs="宋体"/>
                <w:color w:val="000000"/>
                <w:kern w:val="0"/>
                <w:sz w:val="24"/>
                <w:szCs w:val="22"/>
                <w:lang w:bidi="ar"/>
              </w:rPr>
              <w:t>16、根据《高耗能特种设备节能监督管理办法》的规定，高耗能特种设备，是指在使用过程中能源消耗量或者转换量大，并具有较大节能空间的锅炉、换热压力容器等特种设备。（      ）</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A、正确</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B、错误</w:t>
            </w:r>
          </w:p>
          <w:p>
            <w:pPr>
              <w:widowControl w:val="0"/>
              <w:numPr>
                <w:numId w:val="0"/>
              </w:numPr>
              <w:overflowPunct w:val="0"/>
              <w:spacing w:line="380" w:lineRule="exact"/>
              <w:jc w:val="left"/>
              <w:rPr>
                <w:rFonts w:hint="eastAsia" w:ascii="宋体" w:hAnsi="宋体" w:eastAsia="宋体" w:cs="宋体"/>
                <w:color w:val="000000"/>
                <w:kern w:val="0"/>
                <w:sz w:val="24"/>
                <w:szCs w:val="22"/>
                <w:lang w:bidi="ar"/>
              </w:rPr>
              <w:pPrChange w:id="37" w:author="pingtan" w:date="2024-08-09T09:41:42Z">
                <w:pPr>
                  <w:widowControl w:val="0"/>
                  <w:overflowPunct w:val="0"/>
                  <w:spacing w:line="380" w:lineRule="exact"/>
                  <w:jc w:val="left"/>
                </w:pPr>
              </w:pPrChange>
            </w:pPr>
            <w:r>
              <w:rPr>
                <w:rFonts w:hint="eastAsia" w:ascii="宋体" w:hAnsi="宋体" w:eastAsia="宋体" w:cs="宋体"/>
                <w:color w:val="000000"/>
                <w:kern w:val="0"/>
                <w:sz w:val="24"/>
                <w:szCs w:val="22"/>
                <w:lang w:bidi="ar"/>
              </w:rPr>
              <w:t>17、根据《高耗能特种设备节能监督管理办法》的规定，锅炉属于高耗能特种设备。（      ）</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A、正确</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B、错误</w:t>
            </w:r>
          </w:p>
          <w:p>
            <w:pPr>
              <w:widowControl w:val="0"/>
              <w:numPr>
                <w:numId w:val="0"/>
              </w:numPr>
              <w:overflowPunct w:val="0"/>
              <w:spacing w:line="380" w:lineRule="exact"/>
              <w:jc w:val="left"/>
              <w:rPr>
                <w:rFonts w:hint="eastAsia" w:ascii="宋体" w:hAnsi="宋体" w:eastAsia="宋体" w:cs="宋体"/>
                <w:color w:val="000000"/>
                <w:kern w:val="0"/>
                <w:sz w:val="24"/>
                <w:szCs w:val="22"/>
                <w:lang w:bidi="ar"/>
              </w:rPr>
              <w:pPrChange w:id="38" w:author="pingtan" w:date="2024-08-09T09:41:42Z">
                <w:pPr>
                  <w:widowControl w:val="0"/>
                  <w:overflowPunct w:val="0"/>
                  <w:spacing w:line="380" w:lineRule="exact"/>
                  <w:jc w:val="left"/>
                </w:pPr>
              </w:pPrChange>
            </w:pPr>
            <w:r>
              <w:rPr>
                <w:rFonts w:hint="eastAsia" w:ascii="宋体" w:hAnsi="宋体" w:eastAsia="宋体" w:cs="宋体"/>
                <w:color w:val="000000"/>
                <w:kern w:val="0"/>
                <w:sz w:val="24"/>
                <w:szCs w:val="22"/>
                <w:lang w:bidi="ar"/>
              </w:rPr>
              <w:t>18、根据《特种设备使用单位落实使用安全主体责任监督管理规定》的规定，锅炉使用单位主要负责人对本单位锅炉使用安全全面负责。（      ）</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A、正确</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B、错误</w:t>
            </w:r>
          </w:p>
          <w:p>
            <w:pPr>
              <w:widowControl w:val="0"/>
              <w:numPr>
                <w:numId w:val="0"/>
              </w:numPr>
              <w:overflowPunct w:val="0"/>
              <w:spacing w:line="380" w:lineRule="exact"/>
              <w:jc w:val="left"/>
              <w:rPr>
                <w:rFonts w:hint="eastAsia" w:ascii="宋体" w:hAnsi="宋体" w:eastAsia="宋体" w:cs="宋体"/>
                <w:color w:val="000000"/>
                <w:kern w:val="0"/>
                <w:sz w:val="24"/>
                <w:szCs w:val="22"/>
                <w:lang w:bidi="ar"/>
              </w:rPr>
              <w:pPrChange w:id="39" w:author="pingtan" w:date="2024-08-09T09:41:42Z">
                <w:pPr>
                  <w:widowControl w:val="0"/>
                  <w:overflowPunct w:val="0"/>
                  <w:spacing w:line="380" w:lineRule="exact"/>
                  <w:jc w:val="left"/>
                </w:pPr>
              </w:pPrChange>
            </w:pPr>
            <w:r>
              <w:rPr>
                <w:rFonts w:hint="eastAsia" w:ascii="宋体" w:hAnsi="宋体" w:eastAsia="宋体" w:cs="宋体"/>
                <w:color w:val="000000"/>
                <w:kern w:val="0"/>
                <w:sz w:val="24"/>
                <w:szCs w:val="22"/>
                <w:lang w:bidi="ar"/>
              </w:rPr>
              <w:t>19、根据《特种设备使用单位落实使用安全主体责任监督管理规定》的规定，锅炉安全总监要每周至少组织一次风险隐患排查，分析研判锅炉使用安全管理情况，研究解决日管控中发现的问题，形成每周锅炉安全排查治理报告。（      ）</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A、正确</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B、错误</w:t>
            </w:r>
          </w:p>
          <w:p>
            <w:pPr>
              <w:widowControl w:val="0"/>
              <w:numPr>
                <w:numId w:val="0"/>
              </w:numPr>
              <w:overflowPunct w:val="0"/>
              <w:spacing w:line="380" w:lineRule="exact"/>
              <w:jc w:val="left"/>
              <w:rPr>
                <w:rFonts w:hint="eastAsia" w:ascii="宋体" w:hAnsi="宋体" w:eastAsia="宋体" w:cs="宋体"/>
                <w:color w:val="000000"/>
                <w:kern w:val="0"/>
                <w:sz w:val="24"/>
                <w:szCs w:val="22"/>
                <w:lang w:bidi="ar"/>
              </w:rPr>
              <w:pPrChange w:id="40" w:author="pingtan" w:date="2024-08-09T09:41:42Z">
                <w:pPr>
                  <w:widowControl w:val="0"/>
                  <w:overflowPunct w:val="0"/>
                  <w:spacing w:line="380" w:lineRule="exact"/>
                  <w:jc w:val="left"/>
                </w:pPr>
              </w:pPrChange>
            </w:pPr>
            <w:r>
              <w:rPr>
                <w:rFonts w:hint="eastAsia" w:ascii="宋体" w:hAnsi="宋体" w:eastAsia="宋体" w:cs="宋体"/>
                <w:color w:val="000000"/>
                <w:kern w:val="0"/>
                <w:sz w:val="24"/>
                <w:szCs w:val="22"/>
                <w:lang w:bidi="ar"/>
              </w:rPr>
              <w:t>20、根据《锅炉安全技术规程》（TSG 11-2020）的规定，电站锅炉整套启动时，炉膛安全监控系统应当经过调试，并且投入运行。（      ）</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A、正确</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B、错误</w:t>
            </w:r>
            <w:r>
              <w:rPr>
                <w:rFonts w:hint="eastAsia" w:ascii="宋体" w:hAnsi="宋体" w:eastAsia="宋体" w:cs="宋体"/>
                <w:color w:val="000000"/>
                <w:kern w:val="0"/>
                <w:sz w:val="24"/>
                <w:szCs w:val="22"/>
                <w:lang w:bidi="ar"/>
              </w:rPr>
              <w:br w:type="textWrapp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41" w:author="林凤君" w:date="2024-07-30T10:42:52Z">
            <w:tblPrEx>
              <w:tblCellMar>
                <w:top w:w="0" w:type="dxa"/>
                <w:left w:w="108" w:type="dxa"/>
                <w:bottom w:w="0" w:type="dxa"/>
                <w:right w:w="108" w:type="dxa"/>
              </w:tblCellMar>
            </w:tblPrEx>
          </w:tblPrExChange>
        </w:tblPrEx>
        <w:trPr>
          <w:trHeight w:val="12711" w:hRule="atLeast"/>
          <w:jc w:val="center"/>
        </w:trPr>
        <w:tc>
          <w:tcPr>
            <w:tcW w:w="8860" w:type="dxa"/>
            <w:shd w:val="clear" w:color="auto" w:fill="auto"/>
            <w:noWrap/>
            <w:vAlign w:val="bottom"/>
            <w:tcPrChange w:id="42" w:author="林凤君" w:date="2024-07-30T10:42:52Z">
              <w:tcPr>
                <w:tcW w:w="8306" w:type="dxa"/>
                <w:shd w:val="clear" w:color="auto" w:fill="auto"/>
                <w:noWrap/>
                <w:vAlign w:val="bottom"/>
              </w:tcPr>
            </w:tcPrChange>
          </w:tcPr>
          <w:p>
            <w:pPr>
              <w:keepNext w:val="0"/>
              <w:keepLines w:val="0"/>
              <w:pageBreakBefore w:val="0"/>
              <w:widowControl w:val="0"/>
              <w:numPr>
                <w:ilvl w:val="0"/>
                <w:numId w:val="1"/>
              </w:numPr>
              <w:kinsoku/>
              <w:wordWrap/>
              <w:overflowPunct w:val="0"/>
              <w:topLinePunct w:val="0"/>
              <w:autoSpaceDE/>
              <w:autoSpaceDN/>
              <w:bidi w:val="0"/>
              <w:adjustRightInd/>
              <w:snapToGrid/>
              <w:spacing w:line="380" w:lineRule="exact"/>
              <w:jc w:val="both"/>
              <w:rPr>
                <w:ins w:id="43" w:author="pingtan" w:date="2024-08-09T09:57:39Z"/>
                <w:rFonts w:ascii="黑体" w:hAnsi="黑体" w:eastAsia="黑体" w:cs="黑体"/>
                <w:sz w:val="32"/>
                <w:szCs w:val="32"/>
              </w:rPr>
            </w:pPr>
            <w:ins w:id="44" w:author="pingtan" w:date="2024-08-09T09:57:39Z">
              <w:r>
                <w:rPr>
                  <w:rFonts w:hint="eastAsia" w:ascii="黑体" w:hAnsi="黑体" w:eastAsia="黑体" w:cs="黑体"/>
                  <w:sz w:val="32"/>
                  <w:szCs w:val="32"/>
                </w:rPr>
                <w:t>选择题</w:t>
              </w:r>
            </w:ins>
          </w:p>
          <w:p>
            <w:pPr>
              <w:widowControl w:val="0"/>
              <w:numPr>
                <w:ilvl w:val="-1"/>
                <w:numId w:val="0"/>
              </w:numPr>
              <w:overflowPunct w:val="0"/>
              <w:spacing w:line="380" w:lineRule="exact"/>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1、根据《锅炉安全技术规程》（TSG 11-2020）的规定，锅炉外部检验每年进行（      ）次。</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A、4</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B、3</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C、2</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D、1</w:t>
            </w:r>
          </w:p>
          <w:p>
            <w:pPr>
              <w:widowControl w:val="0"/>
              <w:numPr>
                <w:ilvl w:val="-1"/>
                <w:numId w:val="0"/>
              </w:numPr>
              <w:overflowPunct w:val="0"/>
              <w:spacing w:line="380" w:lineRule="exact"/>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2、根据《锅炉安全技术规程》（TSG 11-2020）的规定，锅炉使用单位应在锅炉下次检验日期前（      ）向具有相应资质的检验机构提出检验要求。</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A、1周</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B、半个月</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C、1个月</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D、2个月</w:t>
            </w:r>
          </w:p>
          <w:p>
            <w:pPr>
              <w:widowControl w:val="0"/>
              <w:numPr>
                <w:ilvl w:val="-1"/>
                <w:numId w:val="0"/>
              </w:numPr>
              <w:overflowPunct w:val="0"/>
              <w:spacing w:line="380" w:lineRule="exact"/>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3、根据《锅炉安全技术规程》（TSG 11-2020）的规定，每月对所使用的锅炉至少进行（      ）次月度检查，并且记录检查情况。</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A、1</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B、2</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C、3</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D、4</w:t>
            </w:r>
          </w:p>
          <w:p>
            <w:pPr>
              <w:widowControl w:val="0"/>
              <w:numPr>
                <w:ilvl w:val="-1"/>
                <w:numId w:val="0"/>
              </w:numPr>
              <w:overflowPunct w:val="0"/>
              <w:spacing w:line="380" w:lineRule="exact"/>
              <w:jc w:val="left"/>
              <w:rPr>
                <w:ins w:id="45" w:author="pingtan" w:date="2024-08-09T09:19:18Z"/>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4、根据《锅炉安全技术规程》（TSG 11-2020）的规定，（      ）级及以下全自动锅炉可以不设跟班锅炉作业人员，但是应当建立定期巡回检查制度。</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A、A</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B、B</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C、C</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D、D</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5、根据《锅炉安全技术规程》（TSG 11-2020）的规定，在用锅炉的安全阀（      ）至少校验1次。</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A、每月</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B、每3月</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C、每半年</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D、每年</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6、根据《特种设备安全监督检查办法》的规定，特种设备未取得许可生产、国家明令淘汰、已经报废或者达到报废条件，继续使用的，属于（      ）。</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A、一般问题</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B、严重事故隐患</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C、民事犯罪</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D、刑事犯罪</w:t>
            </w:r>
          </w:p>
          <w:p>
            <w:pPr>
              <w:widowControl w:val="0"/>
              <w:numPr>
                <w:ilvl w:val="-1"/>
                <w:numId w:val="0"/>
              </w:numPr>
              <w:overflowPunct w:val="0"/>
              <w:spacing w:line="380" w:lineRule="exact"/>
              <w:jc w:val="left"/>
              <w:rPr>
                <w:ins w:id="46" w:author="pingtan" w:date="2024-08-09T09:19:27Z"/>
                <w:rFonts w:hint="eastAsia" w:ascii="宋体" w:hAnsi="宋体" w:eastAsia="宋体" w:cs="宋体"/>
                <w:color w:val="000000"/>
                <w:kern w:val="0"/>
                <w:sz w:val="24"/>
                <w:szCs w:val="22"/>
                <w:lang w:bidi="ar"/>
              </w:rPr>
            </w:pPr>
            <w:ins w:id="47" w:author="pingtan" w:date="2024-08-09T09:57:55Z">
              <w:r>
                <w:rPr>
                  <w:rFonts w:hint="eastAsia" w:ascii="宋体" w:hAnsi="宋体" w:eastAsia="宋体" w:cs="宋体"/>
                  <w:color w:val="000000"/>
                  <w:kern w:val="0"/>
                  <w:sz w:val="24"/>
                  <w:szCs w:val="22"/>
                  <w:lang w:val="en-US" w:eastAsia="zh-CN" w:bidi="ar"/>
                </w:rPr>
                <w:t>7、</w:t>
              </w:r>
            </w:ins>
            <w:r>
              <w:rPr>
                <w:rFonts w:hint="eastAsia" w:ascii="宋体" w:hAnsi="宋体" w:eastAsia="宋体" w:cs="宋体"/>
                <w:color w:val="000000"/>
                <w:kern w:val="0"/>
                <w:sz w:val="24"/>
                <w:szCs w:val="22"/>
                <w:lang w:bidi="ar"/>
              </w:rPr>
              <w:t>根据《特种设备安全监督检查办法》的规定，特种设备发生过事故或者有明显故障，未对其进行全面检查、消除事故隐患，继续使用的，属于（      ）。</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A、一般问题</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B、严重事故隐患</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C、民事犯罪</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D、刑事犯罪</w:t>
            </w:r>
          </w:p>
          <w:p>
            <w:pPr>
              <w:widowControl w:val="0"/>
              <w:numPr>
                <w:ilvl w:val="-1"/>
                <w:numId w:val="0"/>
              </w:numPr>
              <w:overflowPunct w:val="0"/>
              <w:spacing w:line="380" w:lineRule="exact"/>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8、根据《特种设备安全监督检查办法》的规定，特种设备未经监督检验或者经检验、检测不合格，继续使用的，属于（      ）。</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A、一般问题</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B、严重事故隐患</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C、民事犯罪</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D、刑事犯罪</w:t>
            </w:r>
          </w:p>
          <w:p>
            <w:pPr>
              <w:widowControl w:val="0"/>
              <w:numPr>
                <w:ilvl w:val="-1"/>
                <w:numId w:val="0"/>
              </w:numPr>
              <w:overflowPunct w:val="0"/>
              <w:spacing w:line="380" w:lineRule="exact"/>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9、根据《特种设备安全监督检查办法》的规定，特种设备安全附件、安全保护装置缺失或者失灵，继续使用的，属于（      ）。</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A、一般问题</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B、严重事故隐患</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C、民事犯罪</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D、刑事犯罪</w:t>
            </w:r>
          </w:p>
          <w:p>
            <w:pPr>
              <w:widowControl w:val="0"/>
              <w:numPr>
                <w:ilvl w:val="-1"/>
                <w:numId w:val="0"/>
              </w:numPr>
              <w:overflowPunct w:val="0"/>
              <w:spacing w:line="380" w:lineRule="exact"/>
              <w:jc w:val="left"/>
              <w:rPr>
                <w:ins w:id="48" w:author="pingtan" w:date="2024-08-09T09:19:54Z"/>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10、根据《特种设备事故报告和调查处理导则》（TSG 03-2015）的规定，特种设备发生事故后，事故发生单位应当按照规定启动应急预案，采取措施组织抢救，防止事故扩大，减少人员伤亡和财产损失，履行保护事故现场和有关证据的义务；事故发生单位的负责人接到事故报告后，应当于（      ）小时内向事故发生地特种设备安全监管部门和有关部门报告。</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A、半</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B、1</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C、2</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D、3</w:t>
            </w:r>
          </w:p>
          <w:p>
            <w:pPr>
              <w:widowControl w:val="0"/>
              <w:numPr>
                <w:ilvl w:val="-1"/>
                <w:numId w:val="0"/>
              </w:numPr>
              <w:overflowPunct w:val="0"/>
              <w:spacing w:line="380" w:lineRule="exact"/>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11、根据《特种设备事故报告和调查处理导则》（TSG 03-2015）的规定，特种设备发生事故后，事故发生单位应当按照规定启动应急预案，采取措施组织抢救，防止事故扩大，减少人员伤亡和财产损失，履行保护事故现场和有关证据的义务；事故发生单位的（      ）接到事故报告后，应当于1小时内向事故发生地特种设备安全监管部门和有关部门报告。</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A、负责人</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B、特种设备主管</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C、特种设备安全管理员</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D、特种设备作业人员</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12、根据《中华人民共和国特种设备安全法》的规定，特种设备进行改造、修理，按照规定需要变更使用登记的，应当办理（      ），方可继续使用。</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A、变更登记</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B、报废</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C、停用</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D、重新登记</w:t>
            </w:r>
          </w:p>
          <w:p>
            <w:pPr>
              <w:widowControl w:val="0"/>
              <w:numPr>
                <w:ilvl w:val="-1"/>
                <w:numId w:val="0"/>
              </w:numPr>
              <w:overflowPunct w:val="0"/>
              <w:spacing w:line="380" w:lineRule="exact"/>
              <w:jc w:val="left"/>
              <w:rPr>
                <w:rFonts w:hint="eastAsia" w:ascii="宋体" w:hAnsi="宋体" w:eastAsia="宋体" w:cs="宋体"/>
                <w:color w:val="000000"/>
                <w:kern w:val="0"/>
                <w:sz w:val="24"/>
                <w:szCs w:val="22"/>
                <w:lang w:bidi="ar"/>
              </w:rPr>
            </w:pPr>
            <w:ins w:id="49" w:author="pingtan" w:date="2024-08-09T09:20:20Z">
              <w:r>
                <w:rPr>
                  <w:rFonts w:hint="eastAsia" w:ascii="宋体" w:hAnsi="宋体" w:eastAsia="宋体" w:cs="宋体"/>
                  <w:color w:val="000000"/>
                  <w:kern w:val="0"/>
                  <w:sz w:val="24"/>
                  <w:szCs w:val="22"/>
                  <w:lang w:val="en-US" w:eastAsia="zh-CN" w:bidi="ar"/>
                </w:rPr>
                <w:t>1</w:t>
              </w:r>
            </w:ins>
            <w:r>
              <w:rPr>
                <w:rFonts w:hint="eastAsia" w:ascii="宋体" w:hAnsi="宋体" w:eastAsia="宋体" w:cs="宋体"/>
                <w:color w:val="000000"/>
                <w:kern w:val="0"/>
                <w:sz w:val="24"/>
                <w:szCs w:val="22"/>
                <w:lang w:bidi="ar"/>
              </w:rPr>
              <w:t>3、根据《特种设备安全监察条例》的规定，特种设备使用单位应当使用符合（      ）要求的特种设备。</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A、安全技术规范</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B、使用单位</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C、检查人员</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D、上级部门</w:t>
            </w:r>
          </w:p>
          <w:p>
            <w:pPr>
              <w:widowControl w:val="0"/>
              <w:numPr>
                <w:ilvl w:val="-1"/>
                <w:numId w:val="0"/>
              </w:numPr>
              <w:overflowPunct w:val="0"/>
              <w:spacing w:line="380" w:lineRule="exact"/>
              <w:jc w:val="left"/>
              <w:rPr>
                <w:ins w:id="50" w:author="pingtan" w:date="2024-08-09T09:20:42Z"/>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14、根据《特种设备安全监察条例》的规定，特种设备不符合能效指标的，特种设备使用单位应当采取相应措施进行（      ）。</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A、修理</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B、改造</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C、整改</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D、报废</w:t>
            </w:r>
          </w:p>
          <w:p>
            <w:pPr>
              <w:widowControl w:val="0"/>
              <w:numPr>
                <w:ilvl w:val="-1"/>
                <w:numId w:val="0"/>
              </w:numPr>
              <w:overflowPunct w:val="0"/>
              <w:spacing w:line="380" w:lineRule="exact"/>
              <w:jc w:val="left"/>
              <w:rPr>
                <w:ins w:id="51" w:author="pingtan" w:date="2024-08-09T09:20:59Z"/>
                <w:rFonts w:hint="eastAsia" w:ascii="宋体" w:hAnsi="宋体" w:eastAsia="宋体" w:cs="宋体"/>
                <w:color w:val="000000"/>
                <w:kern w:val="0"/>
                <w:sz w:val="24"/>
                <w:szCs w:val="22"/>
                <w:lang w:bidi="ar"/>
              </w:rPr>
            </w:pPr>
            <w:ins w:id="52" w:author="pingtan" w:date="2024-08-09T09:58:06Z">
              <w:r>
                <w:rPr>
                  <w:rFonts w:hint="eastAsia" w:ascii="宋体" w:hAnsi="宋体" w:eastAsia="宋体" w:cs="宋体"/>
                  <w:color w:val="000000"/>
                  <w:kern w:val="0"/>
                  <w:sz w:val="24"/>
                  <w:szCs w:val="22"/>
                  <w:lang w:val="en-US" w:eastAsia="zh-CN" w:bidi="ar"/>
                </w:rPr>
                <w:t>15</w:t>
              </w:r>
            </w:ins>
            <w:ins w:id="53" w:author="pingtan" w:date="2024-08-09T09:58:07Z">
              <w:r>
                <w:rPr>
                  <w:rFonts w:hint="eastAsia" w:ascii="宋体" w:hAnsi="宋体" w:eastAsia="宋体" w:cs="宋体"/>
                  <w:color w:val="000000"/>
                  <w:kern w:val="0"/>
                  <w:sz w:val="24"/>
                  <w:szCs w:val="22"/>
                  <w:lang w:val="en-US" w:eastAsia="zh-CN" w:bidi="ar"/>
                </w:rPr>
                <w:t>、</w:t>
              </w:r>
            </w:ins>
            <w:bookmarkStart w:id="0" w:name="_GoBack"/>
            <w:bookmarkEnd w:id="0"/>
            <w:r>
              <w:rPr>
                <w:rFonts w:hint="eastAsia" w:ascii="宋体" w:hAnsi="宋体" w:eastAsia="宋体" w:cs="宋体"/>
                <w:color w:val="000000"/>
                <w:kern w:val="0"/>
                <w:sz w:val="24"/>
                <w:szCs w:val="22"/>
                <w:lang w:bidi="ar"/>
              </w:rPr>
              <w:t>根据《特种设备使用管理规则》的规定，主要负责人是指特种设备使用单位的实际最高管理者，对其单位所使用的特种设备安全节能负总责，每（      ）至少组织召开一次安全调度会议。</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A、日</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B、周</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C、月</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D、季度</w:t>
            </w:r>
          </w:p>
          <w:p>
            <w:pPr>
              <w:widowControl w:val="0"/>
              <w:numPr>
                <w:ilvl w:val="-1"/>
                <w:numId w:val="0"/>
              </w:numPr>
              <w:overflowPunct w:val="0"/>
              <w:spacing w:line="380" w:lineRule="exact"/>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16、根据《特种设备使用管理规则》的规定，按照特种设备使用管理规则要求设置安全管理机构的使用单位安全管理负责人，（      ）取得相应的特种设备安全管理人员资格证书。</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A、可</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B、应当</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C、视情况</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D、根据需要</w:t>
            </w:r>
          </w:p>
          <w:p>
            <w:pPr>
              <w:widowControl w:val="0"/>
              <w:numPr>
                <w:ilvl w:val="-1"/>
                <w:numId w:val="0"/>
              </w:numPr>
              <w:overflowPunct w:val="0"/>
              <w:spacing w:line="380" w:lineRule="exact"/>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17、根据《特种设备使用管理规则》的规定，高耗能特种设备使用单位应当配备（      ）管理人员，负责宣传贯彻特种设备节能的法律法规。</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A、安全</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B、技术</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C、经费</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D、节能</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18、根据《特种设备作业人员监督管理办法》的规定，第二条</w:t>
            </w:r>
            <w:r>
              <w:rPr>
                <w:rFonts w:hint="eastAsia" w:ascii="宋体" w:hAnsi="宋体" w:eastAsia="宋体" w:cs="宋体"/>
                <w:color w:val="000000"/>
                <w:kern w:val="0"/>
                <w:sz w:val="24"/>
                <w:szCs w:val="22"/>
                <w:lang w:val="en-US" w:eastAsia="zh-CN" w:bidi="ar"/>
              </w:rPr>
              <w:t xml:space="preserve"> </w:t>
            </w:r>
            <w:r>
              <w:rPr>
                <w:rFonts w:hint="eastAsia" w:ascii="宋体" w:hAnsi="宋体" w:eastAsia="宋体" w:cs="宋体"/>
                <w:color w:val="000000"/>
                <w:kern w:val="0"/>
                <w:sz w:val="24"/>
                <w:szCs w:val="22"/>
                <w:lang w:bidi="ar"/>
              </w:rPr>
              <w:t>锅炉、压力容器（含气瓶）、压力管道、电梯、起重机械、客运索道、大型游乐设施、场（厂）内专用机动车辆等特种设备的作业人员及其相关管理人员统称特种设备（      ）人员。</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A、作业</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B、操作</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C、管理</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D、控制</w:t>
            </w:r>
          </w:p>
          <w:p>
            <w:pPr>
              <w:widowControl w:val="0"/>
              <w:numPr>
                <w:ilvl w:val="-1"/>
                <w:numId w:val="0"/>
              </w:numPr>
              <w:overflowPunct w:val="0"/>
              <w:spacing w:line="380" w:lineRule="exact"/>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19、根据《特种设备作业人员监督管理办法》的规定，（      ）应当对作业人员进行安全教育和培训，保证特种设备作业人员具备必要的特种设备安全作业知识、作业技能和及时进行知识更新。</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A、考试机构</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B、用人单位</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C、培训机构</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D、发证机关</w:t>
            </w:r>
            <w:r>
              <w:rPr>
                <w:rFonts w:hint="eastAsia" w:ascii="宋体" w:hAnsi="宋体" w:eastAsia="宋体" w:cs="宋体"/>
                <w:color w:val="000000"/>
                <w:kern w:val="0"/>
                <w:sz w:val="24"/>
                <w:szCs w:val="22"/>
                <w:lang w:bidi="ar"/>
              </w:rPr>
              <w:br w:type="textWrapping"/>
            </w:r>
          </w:p>
          <w:p>
            <w:pPr>
              <w:widowControl w:val="0"/>
              <w:numPr>
                <w:ilvl w:val="-1"/>
                <w:numId w:val="0"/>
              </w:numPr>
              <w:overflowPunct w:val="0"/>
              <w:spacing w:line="380" w:lineRule="exact"/>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20、根据《高耗能特种设备节能监督管理办法》的规定，（      ）属于高耗能特种设备。</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A、电梯</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B、锅炉</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C、压力管道</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D、气瓶</w:t>
            </w:r>
          </w:p>
          <w:p>
            <w:pPr>
              <w:widowControl w:val="0"/>
              <w:numPr>
                <w:ilvl w:val="-1"/>
                <w:numId w:val="0"/>
              </w:numPr>
              <w:overflowPunct w:val="0"/>
              <w:spacing w:line="380" w:lineRule="exact"/>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21、根据《高耗能特种设备节能监督管理办法》的规定，（      ）特种设备使用单位应当开展节能教育和培训，提高作业人员的节能意识和操作水平，确保特种设备安全、经济运行。</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A、高耗能</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B、压力管道</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C、电梯</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D、起重机械</w:t>
            </w:r>
          </w:p>
          <w:p>
            <w:pPr>
              <w:widowControl w:val="0"/>
              <w:numPr>
                <w:ilvl w:val="-1"/>
                <w:numId w:val="0"/>
              </w:numPr>
              <w:overflowPunct w:val="0"/>
              <w:spacing w:line="380" w:lineRule="exact"/>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22、根据《特种设备使用单位落实使用安全主体责任监督管理规定》的规定，锅炉使用单位应当根据本单位锅炉的数量、用途、使用环境等情况，配备锅炉安全总监和足够数量的锅炉安全员，并（      ）明确负责的锅炉安全员。</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A、视情况</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B、自行</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C、逐台</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D、立即</w:t>
            </w:r>
          </w:p>
          <w:p>
            <w:pPr>
              <w:widowControl w:val="0"/>
              <w:numPr>
                <w:ilvl w:val="-1"/>
                <w:numId w:val="0"/>
              </w:numPr>
              <w:overflowPunct w:val="0"/>
              <w:spacing w:line="380" w:lineRule="exact"/>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23、根据《特种设备使用单位落实使用安全主体责任监督管理规定》的规定，锅炉使用单位应当建立基于锅炉（      ）防控的动态管理机制，结合本单位实际，落实自查要求，制定锅炉安全风险管控清单，建立健全日管控、周排查、月调度工作制度和机制。</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A、安全隐患</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B、风险隐患</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C、安全风险</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D、安全管理</w:t>
            </w:r>
          </w:p>
          <w:p>
            <w:pPr>
              <w:widowControl w:val="0"/>
              <w:numPr>
                <w:ilvl w:val="-1"/>
                <w:numId w:val="0"/>
              </w:numPr>
              <w:overflowPunct w:val="0"/>
              <w:spacing w:line="380" w:lineRule="exact"/>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24、根据《特种设备使用单位落实使用安全主体责任监督管理规定》的规定，锅炉安全总监要每（      ）至少组织一次风险隐患排查，分析研判锅炉使用安全管理情况，研究解决日管控中发现的问题，形成每周锅炉安全排查治理报告。</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A、日</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B、周</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C、月</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D、年</w:t>
            </w:r>
          </w:p>
          <w:p>
            <w:pPr>
              <w:widowControl w:val="0"/>
              <w:numPr>
                <w:ilvl w:val="-1"/>
                <w:numId w:val="0"/>
              </w:numPr>
              <w:overflowPunct w:val="0"/>
              <w:spacing w:line="380" w:lineRule="exact"/>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25、根据《特种设备使用单位落实使用安全主体责任监督管理规定》的规定，锅炉使用单位主要负责人要每（      ）至少听取一次锅炉安全总监管理工作情况汇报，对当月锅炉安全日常管理、风险隐患排查治理等情况进行总结，对下个月重点工作作出调度安排，形成每月锅炉安全调度会议纪要。</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A、日</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B、周</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C、月</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D、年</w:t>
            </w:r>
          </w:p>
          <w:p>
            <w:pPr>
              <w:widowControl w:val="0"/>
              <w:numPr>
                <w:ilvl w:val="-1"/>
                <w:numId w:val="0"/>
              </w:numPr>
              <w:overflowPunct w:val="0"/>
              <w:spacing w:line="380" w:lineRule="exact"/>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26、根据《特种设备使用单位落实使用安全主体责任监督管理规定》的规定，锅炉使用单位及其主要负责人无正当理由未采纳锅炉安全总监和锅炉安全员依照本规定第五条提出的意见或者建议的，应当认为锅炉安全总监和锅炉安全员已经（      ），不予处罚。</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A、开展工作</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B、努力工作</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C、依法履职尽责</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D、尽心尽力</w:t>
            </w:r>
          </w:p>
          <w:p>
            <w:pPr>
              <w:widowControl w:val="0"/>
              <w:numPr>
                <w:ilvl w:val="-1"/>
                <w:numId w:val="0"/>
              </w:numPr>
              <w:overflowPunct w:val="0"/>
              <w:spacing w:line="380" w:lineRule="exact"/>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27、根据《锅炉安全技术规程》（TSG 11-2020）的规定，电站锅炉整套启动时，以下（      ）热工设备和保护装置应当经过调试，并且投入运行。</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A、数据采集系统</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B、有关辅机的子功能组和联锁</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C、全部远程操作系统</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D、以上都是</w:t>
            </w:r>
          </w:p>
          <w:p>
            <w:pPr>
              <w:widowControl w:val="0"/>
              <w:numPr>
                <w:ilvl w:val="-1"/>
                <w:numId w:val="0"/>
              </w:numPr>
              <w:overflowPunct w:val="0"/>
              <w:spacing w:line="380" w:lineRule="exact"/>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28、根据《锅炉安全技术规程》（TSG 11-2020）的规定，300MW及以上机组电站锅炉经过（      ）整套连续满负荷试运行，各项安全指 标均达到相关标准。</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A、24</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B、72</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C、168</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D、500</w:t>
            </w:r>
          </w:p>
          <w:p>
            <w:pPr>
              <w:widowControl w:val="0"/>
              <w:numPr>
                <w:ilvl w:val="-1"/>
                <w:numId w:val="0"/>
              </w:numPr>
              <w:overflowPunct w:val="0"/>
              <w:spacing w:line="380" w:lineRule="exact"/>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29、根据《锅炉安全技术规程》（TSG 11-2020）的规定，锅炉安装单位在总体验收合格后（      ）技术资料可不移交给使用单位存入锅炉安全技术档案。</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A、主蒸汽管道</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B、排污管道</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C、主给水管道</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D、再热蒸汽管道</w:t>
            </w:r>
          </w:p>
          <w:p>
            <w:pPr>
              <w:widowControl w:val="0"/>
              <w:numPr>
                <w:ilvl w:val="-1"/>
                <w:numId w:val="0"/>
              </w:numPr>
              <w:overflowPunct w:val="0"/>
              <w:spacing w:line="380" w:lineRule="exact"/>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30、根据《锅炉安全技术规程》（TSG 11-2020）的规定，电站锅炉使用单位应当加强燃料管理，燃料入炉前应当进行（      ），根据分析结果进行燃烧控制与调整。</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A、能效测试</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B、燃烧试验</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C、脱硫脱硝</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D、燃料分析</w:t>
            </w:r>
            <w:r>
              <w:rPr>
                <w:rFonts w:hint="eastAsia" w:ascii="宋体" w:hAnsi="宋体" w:eastAsia="宋体" w:cs="宋体"/>
                <w:color w:val="000000"/>
                <w:kern w:val="0"/>
                <w:sz w:val="24"/>
                <w:szCs w:val="22"/>
                <w:lang w:bidi="ar"/>
              </w:rPr>
              <w:br w:type="textWrapping"/>
            </w:r>
          </w:p>
        </w:tc>
      </w:tr>
    </w:tbl>
    <w:p>
      <w:pPr>
        <w:spacing w:line="20" w:lineRule="exact"/>
      </w:pPr>
    </w:p>
    <w:sectPr>
      <w:footerReference r:id="rId3" w:type="default"/>
      <w:pgSz w:w="11906" w:h="16838"/>
      <w:pgMar w:top="2098" w:right="1531" w:bottom="1984" w:left="1531"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方正小标宋简体">
    <w:panose1 w:val="02000000000000000000"/>
    <w:charset w:val="86"/>
    <w:family w:val="auto"/>
    <w:pitch w:val="default"/>
    <w:sig w:usb0="A00002BF" w:usb1="184F6CFA" w:usb2="00000012" w:usb3="00000000" w:csb0="00040001" w:csb1="00000000"/>
  </w:font>
  <w:font w:name="等线">
    <w:altName w:val="汉仪中圆B5"/>
    <w:panose1 w:val="02010600030101010101"/>
    <w:charset w:val="86"/>
    <w:family w:val="auto"/>
    <w:pitch w:val="default"/>
    <w:sig w:usb0="00000000" w:usb1="00000000" w:usb2="00000016" w:usb3="00000000" w:csb0="0004000F"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汉仪中圆B5">
    <w:panose1 w:val="02010600000101010101"/>
    <w:charset w:val="88"/>
    <w:family w:val="auto"/>
    <w:pitch w:val="default"/>
    <w:sig w:usb0="00000001" w:usb1="080E0800" w:usb2="00000002" w:usb3="00000000" w:csb0="00100000" w:csb1="00000000"/>
  </w:font>
  <w:font w:name="方正宋体S-超大字符集">
    <w:panose1 w:val="02000000000000000000"/>
    <w:charset w:val="86"/>
    <w:family w:val="auto"/>
    <w:pitch w:val="default"/>
    <w:sig w:usb0="00000001" w:usb1="08000000" w:usb2="00000000" w:usb3="00000000" w:csb0="00040000" w:csb1="00000000"/>
  </w:font>
  <w:font w:name="Nimbus Roman No9 L">
    <w:panose1 w:val="00000000000000000000"/>
    <w:charset w:val="00"/>
    <w:family w:val="auto"/>
    <w:pitch w:val="default"/>
    <w:sig w:usb0="00000000" w:usb1="00000000" w:usb2="00000000" w:usb3="00000000" w:csb0="00000000" w:csb1="00000000"/>
  </w:font>
  <w:font w:name="Arial">
    <w:altName w:val="Nimbus Roman No9 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inside</wp:align>
              </wp:positionH>
              <wp:positionV relativeFrom="paragraph">
                <wp:posOffset>-186690</wp:posOffset>
              </wp:positionV>
              <wp:extent cx="991870" cy="423545"/>
              <wp:effectExtent l="0" t="0" r="0" b="0"/>
              <wp:wrapNone/>
              <wp:docPr id="2" name="文本框 2"/>
              <wp:cNvGraphicFramePr/>
              <a:graphic xmlns:a="http://schemas.openxmlformats.org/drawingml/2006/main">
                <a:graphicData uri="http://schemas.microsoft.com/office/word/2010/wordprocessingShape">
                  <wps:wsp>
                    <wps:cNvSpPr txBox="true"/>
                    <wps:spPr>
                      <a:xfrm>
                        <a:off x="0" y="0"/>
                        <a:ext cx="991870" cy="4235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ind w:firstLine="280" w:firstLineChars="100"/>
                            <w:rPr>
                              <w:rFonts w:hint="default" w:asciiTheme="majorEastAsia" w:hAnsiTheme="majorEastAsia" w:eastAsiaTheme="majorEastAsia" w:cstheme="majorEastAsia"/>
                              <w:sz w:val="28"/>
                              <w:szCs w:val="28"/>
                            </w:rPr>
                          </w:pPr>
                          <w:ins w:id="0" w:author="林凤君" w:date="2024-07-30T10:43:18Z">
                            <w:r>
                              <w:rPr>
                                <w:rFonts w:hint="eastAsia" w:asciiTheme="majorEastAsia" w:hAnsiTheme="majorEastAsia" w:eastAsiaTheme="majorEastAsia" w:cstheme="majorEastAsia"/>
                                <w:sz w:val="28"/>
                                <w:szCs w:val="28"/>
                              </w:rPr>
                              <w:t xml:space="preserve">— </w:t>
                            </w:r>
                          </w:ins>
                          <w:ins w:id="1" w:author="林凤君" w:date="2024-07-30T10:43:18Z">
                            <w:r>
                              <w:rPr>
                                <w:rFonts w:hint="eastAsia" w:asciiTheme="majorEastAsia" w:hAnsiTheme="majorEastAsia" w:eastAsiaTheme="majorEastAsia" w:cstheme="majorEastAsia"/>
                                <w:sz w:val="28"/>
                                <w:szCs w:val="28"/>
                              </w:rPr>
                              <w:fldChar w:fldCharType="begin"/>
                            </w:r>
                          </w:ins>
                          <w:ins w:id="2" w:author="林凤君" w:date="2024-07-30T10:43:18Z">
                            <w:r>
                              <w:rPr>
                                <w:rFonts w:hint="eastAsia" w:asciiTheme="majorEastAsia" w:hAnsiTheme="majorEastAsia" w:eastAsiaTheme="majorEastAsia" w:cstheme="majorEastAsia"/>
                                <w:sz w:val="28"/>
                                <w:szCs w:val="28"/>
                              </w:rPr>
                              <w:instrText xml:space="preserve"> PAGE  \* MERGEFORMAT </w:instrText>
                            </w:r>
                          </w:ins>
                          <w:ins w:id="3" w:author="林凤君" w:date="2024-07-30T10:43:18Z">
                            <w:r>
                              <w:rPr>
                                <w:rFonts w:hint="eastAsia" w:asciiTheme="majorEastAsia" w:hAnsiTheme="majorEastAsia" w:eastAsiaTheme="majorEastAsia" w:cstheme="majorEastAsia"/>
                                <w:sz w:val="28"/>
                                <w:szCs w:val="28"/>
                              </w:rPr>
                              <w:fldChar w:fldCharType="separate"/>
                            </w:r>
                          </w:ins>
                          <w:ins w:id="4" w:author="林凤君" w:date="2024-07-30T10:43:18Z">
                            <w:r>
                              <w:rPr>
                                <w:rFonts w:hint="eastAsia" w:asciiTheme="majorEastAsia" w:hAnsiTheme="majorEastAsia" w:eastAsiaTheme="majorEastAsia" w:cstheme="majorEastAsia"/>
                                <w:sz w:val="28"/>
                                <w:szCs w:val="28"/>
                              </w:rPr>
                              <w:t>1</w:t>
                            </w:r>
                          </w:ins>
                          <w:ins w:id="5" w:author="林凤君" w:date="2024-07-30T10:43:18Z">
                            <w:r>
                              <w:rPr>
                                <w:rFonts w:hint="eastAsia" w:asciiTheme="majorEastAsia" w:hAnsiTheme="majorEastAsia" w:eastAsiaTheme="majorEastAsia" w:cstheme="majorEastAsia"/>
                                <w:sz w:val="28"/>
                                <w:szCs w:val="28"/>
                              </w:rPr>
                              <w:fldChar w:fldCharType="end"/>
                            </w:r>
                          </w:ins>
                          <w:ins w:id="6" w:author="林凤君" w:date="2024-07-30T10:43:18Z">
                            <w:r>
                              <w:rPr>
                                <w:rFonts w:hint="eastAsia" w:asciiTheme="majorEastAsia" w:hAnsiTheme="majorEastAsia" w:eastAsiaTheme="majorEastAsia" w:cstheme="majorEastAsia"/>
                                <w:sz w:val="28"/>
                                <w:szCs w:val="28"/>
                              </w:rPr>
                              <w:t xml:space="preserve"> —</w:t>
                            </w:r>
                          </w:ins>
                          <w:ins w:id="7" w:author="林凤君" w:date="2024-07-30T10:43:29Z">
                            <w:r>
                              <w:rPr>
                                <w:rFonts w:hint="eastAsia" w:asciiTheme="majorEastAsia" w:hAnsiTheme="majorEastAsia" w:eastAsiaTheme="majorEastAsia" w:cstheme="majorEastAsia"/>
                                <w:sz w:val="28"/>
                                <w:szCs w:val="28"/>
                                <w:lang w:val="en-US" w:eastAsia="zh-CN"/>
                              </w:rPr>
                              <w:t xml:space="preserve"> </w:t>
                            </w:r>
                          </w:ins>
                          <w:ins w:id="8" w:author="林凤君" w:date="2024-07-30T10:43:30Z">
                            <w:r>
                              <w:rPr>
                                <w:rFonts w:hint="eastAsia" w:asciiTheme="majorEastAsia" w:hAnsiTheme="majorEastAsia" w:eastAsiaTheme="majorEastAsia" w:cstheme="majorEastAsia"/>
                                <w:sz w:val="28"/>
                                <w:szCs w:val="28"/>
                                <w:lang w:val="en-US" w:eastAsia="zh-CN"/>
                              </w:rPr>
                              <w:t xml:space="preserve"> </w:t>
                            </w:r>
                          </w:ins>
                        </w:p>
                      </w:txbxContent>
                    </wps:txbx>
                    <wps:bodyPr rot="0" spcFirstLastPara="0" vertOverflow="overflow" horzOverflow="overflow" vert="horz" wrap="square" lIns="0" tIns="0" rIns="0" bIns="0" numCol="1" spcCol="0" rtlCol="0" fromWordArt="false" anchor="t" anchorCtr="false" forceAA="false" upright="false" compatLnSpc="true">
                      <a:noAutofit/>
                    </wps:bodyPr>
                  </wps:wsp>
                </a:graphicData>
              </a:graphic>
            </wp:anchor>
          </w:drawing>
        </mc:Choice>
        <mc:Fallback>
          <w:pict>
            <v:shape id="_x0000_s1026" o:spid="_x0000_s1026" o:spt="202" type="#_x0000_t202" style="position:absolute;left:0pt;margin-top:-14.7pt;height:33.35pt;width:78.1pt;mso-position-horizontal:inside;mso-position-horizontal-relative:margin;z-index:251659264;mso-width-relative:page;mso-height-relative:page;" filled="f" stroked="f" coordsize="21600,21600" o:gfxdata="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BYAAABk&#10;cnMvUEsBAhQAFAAAAAgAh07iQJf50arXAAAABwEAAA8AAAAAAAAAAQAgAAAAOAAAAGRycy9kb3du&#10;cmV2LnhtbFBLAQIUABQAAAAIAIdO4kBuOn3gIwIAACkEAAAOAAAAAAAAAAEAIAAAADwBAABkcnMv&#10;ZTJvRG9jLnhtbFBLBQYAAAAABgAGAFkBAADRBQAAAAA=&#10;">
              <v:fill on="f" focussize="0,0"/>
              <v:stroke on="f" weight="0.5pt"/>
              <v:imagedata o:title=""/>
              <o:lock v:ext="edit" aspectratio="f"/>
              <v:textbox inset="0mm,0mm,0mm,0mm">
                <w:txbxContent>
                  <w:p>
                    <w:pPr>
                      <w:pStyle w:val="3"/>
                      <w:ind w:firstLine="280" w:firstLineChars="100"/>
                      <w:rPr>
                        <w:rFonts w:hint="default" w:asciiTheme="majorEastAsia" w:hAnsiTheme="majorEastAsia" w:eastAsiaTheme="majorEastAsia" w:cstheme="majorEastAsia"/>
                        <w:sz w:val="28"/>
                        <w:szCs w:val="28"/>
                      </w:rPr>
                    </w:pPr>
                    <w:ins w:id="9" w:author="林凤君" w:date="2024-07-30T10:43:18Z">
                      <w:r>
                        <w:rPr>
                          <w:rFonts w:hint="eastAsia" w:asciiTheme="majorEastAsia" w:hAnsiTheme="majorEastAsia" w:eastAsiaTheme="majorEastAsia" w:cstheme="majorEastAsia"/>
                          <w:sz w:val="28"/>
                          <w:szCs w:val="28"/>
                        </w:rPr>
                        <w:t xml:space="preserve">— </w:t>
                      </w:r>
                    </w:ins>
                    <w:ins w:id="10" w:author="林凤君" w:date="2024-07-30T10:43:18Z">
                      <w:r>
                        <w:rPr>
                          <w:rFonts w:hint="eastAsia" w:asciiTheme="majorEastAsia" w:hAnsiTheme="majorEastAsia" w:eastAsiaTheme="majorEastAsia" w:cstheme="majorEastAsia"/>
                          <w:sz w:val="28"/>
                          <w:szCs w:val="28"/>
                        </w:rPr>
                        <w:fldChar w:fldCharType="begin"/>
                      </w:r>
                    </w:ins>
                    <w:ins w:id="11" w:author="林凤君" w:date="2024-07-30T10:43:18Z">
                      <w:r>
                        <w:rPr>
                          <w:rFonts w:hint="eastAsia" w:asciiTheme="majorEastAsia" w:hAnsiTheme="majorEastAsia" w:eastAsiaTheme="majorEastAsia" w:cstheme="majorEastAsia"/>
                          <w:sz w:val="28"/>
                          <w:szCs w:val="28"/>
                        </w:rPr>
                        <w:instrText xml:space="preserve"> PAGE  \* MERGEFORMAT </w:instrText>
                      </w:r>
                    </w:ins>
                    <w:ins w:id="12" w:author="林凤君" w:date="2024-07-30T10:43:18Z">
                      <w:r>
                        <w:rPr>
                          <w:rFonts w:hint="eastAsia" w:asciiTheme="majorEastAsia" w:hAnsiTheme="majorEastAsia" w:eastAsiaTheme="majorEastAsia" w:cstheme="majorEastAsia"/>
                          <w:sz w:val="28"/>
                          <w:szCs w:val="28"/>
                        </w:rPr>
                        <w:fldChar w:fldCharType="separate"/>
                      </w:r>
                    </w:ins>
                    <w:ins w:id="13" w:author="林凤君" w:date="2024-07-30T10:43:18Z">
                      <w:r>
                        <w:rPr>
                          <w:rFonts w:hint="eastAsia" w:asciiTheme="majorEastAsia" w:hAnsiTheme="majorEastAsia" w:eastAsiaTheme="majorEastAsia" w:cstheme="majorEastAsia"/>
                          <w:sz w:val="28"/>
                          <w:szCs w:val="28"/>
                        </w:rPr>
                        <w:t>1</w:t>
                      </w:r>
                    </w:ins>
                    <w:ins w:id="14" w:author="林凤君" w:date="2024-07-30T10:43:18Z">
                      <w:r>
                        <w:rPr>
                          <w:rFonts w:hint="eastAsia" w:asciiTheme="majorEastAsia" w:hAnsiTheme="majorEastAsia" w:eastAsiaTheme="majorEastAsia" w:cstheme="majorEastAsia"/>
                          <w:sz w:val="28"/>
                          <w:szCs w:val="28"/>
                        </w:rPr>
                        <w:fldChar w:fldCharType="end"/>
                      </w:r>
                    </w:ins>
                    <w:ins w:id="15" w:author="林凤君" w:date="2024-07-30T10:43:18Z">
                      <w:r>
                        <w:rPr>
                          <w:rFonts w:hint="eastAsia" w:asciiTheme="majorEastAsia" w:hAnsiTheme="majorEastAsia" w:eastAsiaTheme="majorEastAsia" w:cstheme="majorEastAsia"/>
                          <w:sz w:val="28"/>
                          <w:szCs w:val="28"/>
                        </w:rPr>
                        <w:t xml:space="preserve"> —</w:t>
                      </w:r>
                    </w:ins>
                    <w:ins w:id="16" w:author="林凤君" w:date="2024-07-30T10:43:29Z">
                      <w:r>
                        <w:rPr>
                          <w:rFonts w:hint="eastAsia" w:asciiTheme="majorEastAsia" w:hAnsiTheme="majorEastAsia" w:eastAsiaTheme="majorEastAsia" w:cstheme="majorEastAsia"/>
                          <w:sz w:val="28"/>
                          <w:szCs w:val="28"/>
                          <w:lang w:val="en-US" w:eastAsia="zh-CN"/>
                        </w:rPr>
                        <w:t xml:space="preserve"> </w:t>
                      </w:r>
                    </w:ins>
                    <w:ins w:id="17" w:author="林凤君" w:date="2024-07-30T10:43:30Z">
                      <w:r>
                        <w:rPr>
                          <w:rFonts w:hint="eastAsia" w:asciiTheme="majorEastAsia" w:hAnsiTheme="majorEastAsia" w:eastAsiaTheme="majorEastAsia" w:cstheme="majorEastAsia"/>
                          <w:sz w:val="28"/>
                          <w:szCs w:val="28"/>
                          <w:lang w:val="en-US" w:eastAsia="zh-CN"/>
                        </w:rPr>
                        <w:t xml:space="preserve"> </w:t>
                      </w:r>
                    </w:ins>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C50AAB"/>
    <w:multiLevelType w:val="singleLevel"/>
    <w:tmpl w:val="FEC50AAB"/>
    <w:lvl w:ilvl="0" w:tentative="0">
      <w:start w:val="1"/>
      <w:numFmt w:val="chineseCounting"/>
      <w:suff w:val="nothing"/>
      <w:lvlText w:val="%1、"/>
      <w:lvlJc w:val="left"/>
      <w:rPr>
        <w:rFonts w:hint="eastAsia"/>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林凤君">
    <w15:presenceInfo w15:providerId="None" w15:userId="林凤君"/>
  </w15:person>
  <w15:person w15:author="pingtan">
    <w15:presenceInfo w15:providerId="None" w15:userId="pingt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true"/>
  <w:bordersDoNotSurroundFooter w:val="true"/>
  <w:trackRevisions w:val="true"/>
  <w:documentProtection w:enforcement="0"/>
  <w:defaultTabStop w:val="420"/>
  <w:drawingGridVerticalSpacing w:val="156"/>
  <w:noPunctuationKerning w:val="true"/>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FiZDIzMjBhYjY3YjcwYmIxYWI1NjM4YzVmYjEyMDMifQ=="/>
  </w:docVars>
  <w:rsids>
    <w:rsidRoot w:val="006F00A1"/>
    <w:rsid w:val="00267022"/>
    <w:rsid w:val="00562372"/>
    <w:rsid w:val="00572310"/>
    <w:rsid w:val="00661550"/>
    <w:rsid w:val="006F00A1"/>
    <w:rsid w:val="00763A2E"/>
    <w:rsid w:val="007651B7"/>
    <w:rsid w:val="00791071"/>
    <w:rsid w:val="02816716"/>
    <w:rsid w:val="03337F26"/>
    <w:rsid w:val="04194A97"/>
    <w:rsid w:val="25F80F5A"/>
    <w:rsid w:val="28EA03D6"/>
    <w:rsid w:val="2ADD51DA"/>
    <w:rsid w:val="38DF595B"/>
    <w:rsid w:val="39FA01F5"/>
    <w:rsid w:val="406C550C"/>
    <w:rsid w:val="40BA08D6"/>
    <w:rsid w:val="45C34131"/>
    <w:rsid w:val="4C5864D9"/>
    <w:rsid w:val="56D424EB"/>
    <w:rsid w:val="67E4235D"/>
    <w:rsid w:val="696F2C1A"/>
    <w:rsid w:val="6D54359A"/>
    <w:rsid w:val="6F8C75A6"/>
    <w:rsid w:val="723143F0"/>
    <w:rsid w:val="72D36533"/>
    <w:rsid w:val="794D7A89"/>
    <w:rsid w:val="7BFBD449"/>
    <w:rsid w:val="ED5FBF9D"/>
    <w:rsid w:val="F8FF81E7"/>
    <w:rsid w:val="FF8B0D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false"/>
        </a:gradFill>
        <a:gradFill>
          <a:gsLst>
            <a:gs pos="0">
              <a:schemeClr val="phClr">
                <a:hueOff val="-2520000"/>
              </a:schemeClr>
            </a:gs>
            <a:gs pos="100000">
              <a:schemeClr val="phClr"/>
            </a:gs>
          </a:gsLst>
          <a:lin ang="2700000" scaled="false"/>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true"/>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11006</Words>
  <Characters>11409</Characters>
  <Lines>86</Lines>
  <Paragraphs>24</Paragraphs>
  <TotalTime>1</TotalTime>
  <ScaleCrop>false</ScaleCrop>
  <LinksUpToDate>false</LinksUpToDate>
  <CharactersWithSpaces>11823</CharactersWithSpaces>
  <Application>WPS Office_11.8.2.10229_F1E327BC-269C-435d-A152-05C5408002CA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2024-01-26T09:32:00Z</dcterms:created>
  <dc:creator>R1218</dc:creator>
  <cp:lastModifiedBy>pingtan</cp:lastModifiedBy>
  <dcterms:modified xsi:type="dcterms:W3CDTF">2024-08-09T09:58:21Z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y fmtid="{D5CDD505-2E9C-101B-9397-08002B2CF9AE}" pid="3" name="ICV">
    <vt:lpwstr>62A4C2FCC4FD4F8093D252E174233AE8_13</vt:lpwstr>
  </property>
</Properties>
</file>